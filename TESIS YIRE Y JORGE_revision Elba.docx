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1C0B7B" w14:textId="77777777" w:rsidR="00DF374F" w:rsidRPr="009B1AD7" w:rsidRDefault="00DF374F" w:rsidP="005C4AAA">
      <w:pPr>
        <w:jc w:val="center"/>
        <w:rPr>
          <w:rFonts w:cs="Arial"/>
          <w:sz w:val="28"/>
          <w:szCs w:val="24"/>
        </w:rPr>
      </w:pPr>
      <w:r w:rsidRPr="009B1AD7">
        <w:rPr>
          <w:rFonts w:cs="Arial"/>
          <w:sz w:val="28"/>
          <w:szCs w:val="24"/>
        </w:rPr>
        <w:t xml:space="preserve">UNIVERSIDAD TECNOLÓGICA DE PANAMÁ </w:t>
      </w:r>
    </w:p>
    <w:p w14:paraId="0FF13A43" w14:textId="77777777" w:rsidR="00DF374F" w:rsidRDefault="00DF374F" w:rsidP="005C4AAA">
      <w:pPr>
        <w:jc w:val="center"/>
        <w:rPr>
          <w:rFonts w:cs="Arial"/>
          <w:sz w:val="28"/>
          <w:szCs w:val="24"/>
        </w:rPr>
      </w:pPr>
      <w:r w:rsidRPr="009B1AD7">
        <w:rPr>
          <w:rFonts w:cs="Arial"/>
          <w:sz w:val="28"/>
          <w:szCs w:val="24"/>
        </w:rPr>
        <w:t xml:space="preserve">FACULTAD DE INGENIERÍA DE SISTEMAS COMPUTACIONALES </w:t>
      </w:r>
    </w:p>
    <w:p w14:paraId="3454E83E" w14:textId="77777777" w:rsidR="005C4AAA" w:rsidRPr="009B1AD7" w:rsidRDefault="005C4AAA" w:rsidP="005C4AAA">
      <w:pPr>
        <w:jc w:val="center"/>
        <w:rPr>
          <w:rFonts w:cs="Arial"/>
          <w:sz w:val="28"/>
          <w:szCs w:val="24"/>
        </w:rPr>
      </w:pPr>
    </w:p>
    <w:p w14:paraId="385E6C70" w14:textId="77777777" w:rsidR="00DF374F" w:rsidRPr="009B1AD7" w:rsidRDefault="00256CD0" w:rsidP="00493711">
      <w:pPr>
        <w:jc w:val="center"/>
        <w:rPr>
          <w:rFonts w:cs="Arial"/>
          <w:sz w:val="28"/>
          <w:szCs w:val="24"/>
        </w:rPr>
      </w:pPr>
      <w:r w:rsidRPr="009B1AD7">
        <w:rPr>
          <w:rFonts w:cs="Arial"/>
          <w:sz w:val="28"/>
          <w:szCs w:val="24"/>
        </w:rPr>
        <w:t xml:space="preserve">GESTOR DE </w:t>
      </w:r>
      <w:r w:rsidR="00CC2F0A">
        <w:rPr>
          <w:rFonts w:cs="Arial"/>
          <w:sz w:val="28"/>
          <w:szCs w:val="24"/>
        </w:rPr>
        <w:t>TEMAS PROPUESTOS PARA</w:t>
      </w:r>
      <w:r w:rsidRPr="009B1AD7">
        <w:rPr>
          <w:rFonts w:cs="Arial"/>
          <w:sz w:val="28"/>
          <w:szCs w:val="24"/>
        </w:rPr>
        <w:t xml:space="preserve"> TRABAJOS DE GRADUACIÓN</w:t>
      </w:r>
    </w:p>
    <w:p w14:paraId="1972DD55" w14:textId="77777777" w:rsidR="00DF374F" w:rsidRPr="009B1AD7" w:rsidRDefault="00DF374F" w:rsidP="00DF374F">
      <w:pPr>
        <w:jc w:val="center"/>
        <w:rPr>
          <w:rFonts w:cs="Arial"/>
          <w:sz w:val="28"/>
          <w:szCs w:val="24"/>
        </w:rPr>
      </w:pPr>
    </w:p>
    <w:p w14:paraId="66A1B4C8" w14:textId="77777777" w:rsidR="00DF374F" w:rsidRPr="009B1AD7" w:rsidRDefault="00DF374F" w:rsidP="00DF374F">
      <w:pPr>
        <w:jc w:val="center"/>
        <w:rPr>
          <w:rFonts w:cs="Arial"/>
          <w:sz w:val="28"/>
          <w:szCs w:val="24"/>
        </w:rPr>
      </w:pPr>
      <w:r w:rsidRPr="009B1AD7">
        <w:rPr>
          <w:rFonts w:cs="Arial"/>
          <w:sz w:val="28"/>
          <w:szCs w:val="24"/>
        </w:rPr>
        <w:t xml:space="preserve">ASESOR </w:t>
      </w:r>
    </w:p>
    <w:p w14:paraId="64A1519E" w14:textId="77777777" w:rsidR="00DF374F" w:rsidRPr="009B1AD7" w:rsidRDefault="00DF374F" w:rsidP="00DF374F">
      <w:pPr>
        <w:jc w:val="center"/>
        <w:rPr>
          <w:rFonts w:cs="Arial"/>
          <w:sz w:val="28"/>
          <w:szCs w:val="24"/>
        </w:rPr>
      </w:pPr>
      <w:r w:rsidRPr="009B1AD7">
        <w:rPr>
          <w:rFonts w:cs="Arial"/>
          <w:sz w:val="28"/>
          <w:szCs w:val="24"/>
        </w:rPr>
        <w:t>ELBA DEL CARMEN VALDERRAMA BAHAMONDEZ</w:t>
      </w:r>
    </w:p>
    <w:p w14:paraId="1BC508FF" w14:textId="77777777" w:rsidR="00DF374F" w:rsidRPr="009B1AD7" w:rsidRDefault="00DF374F" w:rsidP="00DF374F">
      <w:pPr>
        <w:jc w:val="center"/>
        <w:rPr>
          <w:rFonts w:cs="Arial"/>
          <w:sz w:val="28"/>
          <w:szCs w:val="24"/>
        </w:rPr>
      </w:pPr>
    </w:p>
    <w:p w14:paraId="70F6D602" w14:textId="77777777" w:rsidR="00DF374F" w:rsidRPr="009B1AD7" w:rsidRDefault="00DF374F" w:rsidP="00DF374F">
      <w:pPr>
        <w:jc w:val="center"/>
        <w:rPr>
          <w:rFonts w:cs="Arial"/>
          <w:sz w:val="28"/>
          <w:szCs w:val="24"/>
        </w:rPr>
      </w:pPr>
      <w:r w:rsidRPr="009B1AD7">
        <w:rPr>
          <w:rFonts w:cs="Arial"/>
          <w:sz w:val="28"/>
          <w:szCs w:val="24"/>
        </w:rPr>
        <w:t xml:space="preserve">INTEGRANTES </w:t>
      </w:r>
    </w:p>
    <w:p w14:paraId="487CED7B" w14:textId="77777777" w:rsidR="00DF374F" w:rsidRDefault="00DF374F" w:rsidP="00DF374F">
      <w:pPr>
        <w:jc w:val="center"/>
        <w:rPr>
          <w:rFonts w:cs="Arial"/>
          <w:sz w:val="28"/>
          <w:szCs w:val="24"/>
        </w:rPr>
      </w:pPr>
      <w:r w:rsidRPr="009B1AD7">
        <w:rPr>
          <w:rFonts w:cs="Arial"/>
          <w:sz w:val="28"/>
          <w:szCs w:val="24"/>
        </w:rPr>
        <w:t>JORGE ASIEL GIRÓN COLONA</w:t>
      </w:r>
    </w:p>
    <w:p w14:paraId="7BAF711B" w14:textId="77777777" w:rsidR="0047072C" w:rsidRPr="009B1AD7" w:rsidRDefault="0047072C" w:rsidP="00DF374F">
      <w:pPr>
        <w:jc w:val="center"/>
        <w:rPr>
          <w:rFonts w:cs="Arial"/>
          <w:sz w:val="28"/>
          <w:szCs w:val="24"/>
        </w:rPr>
      </w:pPr>
      <w:r>
        <w:rPr>
          <w:rFonts w:cs="Arial"/>
          <w:sz w:val="28"/>
          <w:szCs w:val="24"/>
        </w:rPr>
        <w:t>8-855-449</w:t>
      </w:r>
    </w:p>
    <w:p w14:paraId="14930874" w14:textId="77777777" w:rsidR="00DF374F" w:rsidRDefault="00D16D0A" w:rsidP="0047072C">
      <w:pPr>
        <w:jc w:val="center"/>
        <w:rPr>
          <w:rFonts w:cs="Arial"/>
          <w:sz w:val="28"/>
          <w:szCs w:val="24"/>
        </w:rPr>
      </w:pPr>
      <w:r w:rsidRPr="009B1AD7">
        <w:rPr>
          <w:rFonts w:cs="Arial"/>
          <w:sz w:val="28"/>
          <w:szCs w:val="24"/>
        </w:rPr>
        <w:t>YIRELKI JIMÉNEZ RODRÍGUE</w:t>
      </w:r>
      <w:r w:rsidR="0047072C">
        <w:rPr>
          <w:rFonts w:cs="Arial"/>
          <w:sz w:val="28"/>
          <w:szCs w:val="24"/>
        </w:rPr>
        <w:t>Z</w:t>
      </w:r>
    </w:p>
    <w:p w14:paraId="67B8167E" w14:textId="77777777" w:rsidR="00FA72A8" w:rsidRDefault="00FA72A8" w:rsidP="0047072C">
      <w:pPr>
        <w:jc w:val="center"/>
        <w:rPr>
          <w:rFonts w:cs="Arial"/>
          <w:sz w:val="28"/>
          <w:szCs w:val="24"/>
        </w:rPr>
      </w:pPr>
      <w:r>
        <w:rPr>
          <w:rFonts w:cs="Arial"/>
          <w:sz w:val="28"/>
          <w:szCs w:val="24"/>
        </w:rPr>
        <w:t>8-901-1029</w:t>
      </w:r>
    </w:p>
    <w:p w14:paraId="1C43BD23" w14:textId="77777777" w:rsidR="00DF374F" w:rsidRPr="009B1AD7" w:rsidRDefault="00DF374F" w:rsidP="00FA72A8">
      <w:pPr>
        <w:rPr>
          <w:rFonts w:cs="Arial"/>
          <w:sz w:val="28"/>
          <w:szCs w:val="24"/>
        </w:rPr>
      </w:pPr>
    </w:p>
    <w:p w14:paraId="6DBBA7A0" w14:textId="77777777" w:rsidR="00DF374F" w:rsidRPr="009B1AD7" w:rsidRDefault="00DF374F" w:rsidP="005C4AAA">
      <w:pPr>
        <w:jc w:val="center"/>
        <w:rPr>
          <w:rFonts w:cs="Arial"/>
          <w:sz w:val="28"/>
          <w:szCs w:val="24"/>
        </w:rPr>
      </w:pPr>
      <w:r w:rsidRPr="009B1AD7">
        <w:rPr>
          <w:rFonts w:cs="Arial"/>
          <w:sz w:val="28"/>
          <w:szCs w:val="24"/>
        </w:rPr>
        <w:t xml:space="preserve">TRABAJO DE GRADUACIÓN PARA OPTAR AL TÍTULO DE </w:t>
      </w:r>
    </w:p>
    <w:p w14:paraId="531AA301" w14:textId="77777777" w:rsidR="005C4AAA" w:rsidRPr="009B1AD7" w:rsidRDefault="00DF374F" w:rsidP="005C4AAA">
      <w:pPr>
        <w:jc w:val="center"/>
        <w:rPr>
          <w:rFonts w:cs="Arial"/>
          <w:sz w:val="28"/>
          <w:szCs w:val="24"/>
        </w:rPr>
      </w:pPr>
      <w:r w:rsidRPr="009B1AD7">
        <w:rPr>
          <w:rFonts w:cs="Arial"/>
          <w:sz w:val="28"/>
          <w:szCs w:val="24"/>
        </w:rPr>
        <w:t>LICENCIADO EN DESARROLLO DE SOFTWARE</w:t>
      </w:r>
    </w:p>
    <w:p w14:paraId="3FEC3D32" w14:textId="77777777" w:rsidR="006F38B2" w:rsidRDefault="00DF374F" w:rsidP="006F38B2">
      <w:pPr>
        <w:jc w:val="center"/>
        <w:rPr>
          <w:rFonts w:cs="Arial"/>
          <w:sz w:val="28"/>
          <w:szCs w:val="24"/>
        </w:rPr>
      </w:pPr>
      <w:r w:rsidRPr="009B1AD7">
        <w:rPr>
          <w:rFonts w:cs="Arial"/>
          <w:sz w:val="28"/>
          <w:szCs w:val="24"/>
        </w:rPr>
        <w:t>AÑO</w:t>
      </w:r>
    </w:p>
    <w:p w14:paraId="64F48D37" w14:textId="77777777" w:rsidR="00D16D0A" w:rsidRPr="00FA72A8" w:rsidRDefault="00E24B8F" w:rsidP="00FA72A8">
      <w:pPr>
        <w:jc w:val="center"/>
        <w:rPr>
          <w:rFonts w:cs="Arial"/>
          <w:sz w:val="28"/>
          <w:szCs w:val="24"/>
        </w:rPr>
      </w:pPr>
      <w:r>
        <w:rPr>
          <w:rFonts w:cs="Arial"/>
          <w:sz w:val="28"/>
          <w:szCs w:val="24"/>
        </w:rPr>
        <w:t>2020</w:t>
      </w:r>
    </w:p>
    <w:p w14:paraId="14DA5FF5" w14:textId="77777777" w:rsidR="006F38B2" w:rsidRPr="009B1AD7" w:rsidRDefault="00B349C9" w:rsidP="001E557B">
      <w:pPr>
        <w:pStyle w:val="Heading1"/>
        <w:rPr>
          <w:rFonts w:cs="Arial"/>
          <w:sz w:val="24"/>
          <w:szCs w:val="24"/>
        </w:rPr>
      </w:pPr>
      <w:bookmarkStart w:id="0" w:name="_Toc52322035"/>
      <w:r w:rsidRPr="00473C94">
        <w:rPr>
          <w:rFonts w:cs="Arial"/>
          <w:sz w:val="24"/>
          <w:szCs w:val="24"/>
          <w:highlight w:val="yellow"/>
        </w:rPr>
        <w:lastRenderedPageBreak/>
        <w:t>AGRADECIMIENTO</w:t>
      </w:r>
      <w:bookmarkEnd w:id="0"/>
    </w:p>
    <w:p w14:paraId="189FFFD7" w14:textId="77777777" w:rsidR="00DF374F" w:rsidRPr="009B1AD7" w:rsidRDefault="00DF374F" w:rsidP="00DF374F">
      <w:pPr>
        <w:jc w:val="center"/>
        <w:rPr>
          <w:rFonts w:cs="Arial"/>
          <w:szCs w:val="24"/>
        </w:rPr>
      </w:pPr>
    </w:p>
    <w:p w14:paraId="4D2699AC" w14:textId="77777777" w:rsidR="00DF374F" w:rsidRPr="009B1AD7" w:rsidRDefault="00DF374F" w:rsidP="00DF374F">
      <w:pPr>
        <w:jc w:val="center"/>
        <w:rPr>
          <w:rFonts w:cs="Arial"/>
          <w:szCs w:val="24"/>
        </w:rPr>
      </w:pPr>
    </w:p>
    <w:p w14:paraId="5CE228A9" w14:textId="77777777" w:rsidR="00A50361" w:rsidRPr="009B1AD7" w:rsidRDefault="00A50361" w:rsidP="00DF374F">
      <w:pPr>
        <w:jc w:val="center"/>
        <w:rPr>
          <w:rFonts w:cs="Arial"/>
          <w:szCs w:val="24"/>
        </w:rPr>
      </w:pPr>
    </w:p>
    <w:p w14:paraId="6B3EB8AE" w14:textId="77777777" w:rsidR="00A50361" w:rsidRPr="009B1AD7" w:rsidRDefault="00A50361" w:rsidP="00DF374F">
      <w:pPr>
        <w:jc w:val="center"/>
        <w:rPr>
          <w:rFonts w:cs="Arial"/>
          <w:szCs w:val="24"/>
        </w:rPr>
      </w:pPr>
    </w:p>
    <w:p w14:paraId="603FCA85" w14:textId="77777777" w:rsidR="00A50361" w:rsidRPr="009B1AD7" w:rsidRDefault="00A50361" w:rsidP="00DF374F">
      <w:pPr>
        <w:jc w:val="center"/>
        <w:rPr>
          <w:rFonts w:cs="Arial"/>
          <w:szCs w:val="24"/>
        </w:rPr>
      </w:pPr>
    </w:p>
    <w:p w14:paraId="0A492BF5" w14:textId="77777777" w:rsidR="00A50361" w:rsidRPr="009B1AD7" w:rsidRDefault="00A50361" w:rsidP="00DF374F">
      <w:pPr>
        <w:jc w:val="center"/>
        <w:rPr>
          <w:rFonts w:cs="Arial"/>
          <w:szCs w:val="24"/>
        </w:rPr>
      </w:pPr>
    </w:p>
    <w:p w14:paraId="34280F1A" w14:textId="77777777" w:rsidR="00A50361" w:rsidRPr="009B1AD7" w:rsidRDefault="00A50361" w:rsidP="00DF374F">
      <w:pPr>
        <w:jc w:val="center"/>
        <w:rPr>
          <w:rFonts w:cs="Arial"/>
          <w:szCs w:val="24"/>
        </w:rPr>
      </w:pPr>
    </w:p>
    <w:p w14:paraId="7FD81BA7" w14:textId="77777777" w:rsidR="00A50361" w:rsidRPr="009B1AD7" w:rsidRDefault="00A50361" w:rsidP="00DF374F">
      <w:pPr>
        <w:jc w:val="center"/>
        <w:rPr>
          <w:rFonts w:cs="Arial"/>
          <w:szCs w:val="24"/>
        </w:rPr>
      </w:pPr>
    </w:p>
    <w:p w14:paraId="20A9D340" w14:textId="77777777" w:rsidR="00A50361" w:rsidRPr="009B1AD7" w:rsidRDefault="00A50361" w:rsidP="00DF374F">
      <w:pPr>
        <w:jc w:val="center"/>
        <w:rPr>
          <w:rFonts w:cs="Arial"/>
          <w:szCs w:val="24"/>
        </w:rPr>
      </w:pPr>
    </w:p>
    <w:p w14:paraId="2E1A0236" w14:textId="77777777" w:rsidR="00193C4B" w:rsidRPr="009B1AD7" w:rsidRDefault="00193C4B">
      <w:pPr>
        <w:rPr>
          <w:rFonts w:cs="Arial"/>
          <w:szCs w:val="24"/>
        </w:rPr>
      </w:pPr>
      <w:r w:rsidRPr="009B1AD7">
        <w:rPr>
          <w:rFonts w:cs="Arial"/>
          <w:szCs w:val="24"/>
        </w:rPr>
        <w:br w:type="page"/>
      </w:r>
    </w:p>
    <w:p w14:paraId="36D3A1CB" w14:textId="77777777" w:rsidR="00256CD0" w:rsidRPr="009B1AD7" w:rsidRDefault="00625D3B" w:rsidP="001E557B">
      <w:pPr>
        <w:pStyle w:val="Heading1"/>
        <w:rPr>
          <w:rFonts w:cs="Arial"/>
          <w:sz w:val="24"/>
          <w:szCs w:val="24"/>
        </w:rPr>
      </w:pPr>
      <w:bookmarkStart w:id="1" w:name="_Toc52322036"/>
      <w:r w:rsidRPr="009B1AD7">
        <w:rPr>
          <w:rFonts w:cs="Arial"/>
          <w:sz w:val="24"/>
          <w:szCs w:val="24"/>
        </w:rPr>
        <w:lastRenderedPageBreak/>
        <w:t>I</w:t>
      </w:r>
      <w:r w:rsidR="00256CD0" w:rsidRPr="009B1AD7">
        <w:rPr>
          <w:rFonts w:cs="Arial"/>
          <w:sz w:val="24"/>
          <w:szCs w:val="24"/>
        </w:rPr>
        <w:t>NDICE GENERAL</w:t>
      </w:r>
      <w:bookmarkEnd w:id="1"/>
      <w:r w:rsidR="00256CD0" w:rsidRPr="009B1AD7">
        <w:rPr>
          <w:rFonts w:cs="Arial"/>
          <w:sz w:val="24"/>
          <w:szCs w:val="24"/>
        </w:rPr>
        <w:t xml:space="preserve"> </w:t>
      </w:r>
    </w:p>
    <w:sdt>
      <w:sdtPr>
        <w:rPr>
          <w:rFonts w:eastAsiaTheme="minorHAnsi" w:cs="Arial"/>
          <w:bCs/>
          <w:szCs w:val="24"/>
          <w:lang w:val="es-PA"/>
        </w:rPr>
        <w:id w:val="99492351"/>
        <w:docPartObj>
          <w:docPartGallery w:val="Table of Contents"/>
          <w:docPartUnique/>
        </w:docPartObj>
      </w:sdtPr>
      <w:sdtEndPr>
        <w:rPr>
          <w:bCs w:val="0"/>
        </w:rPr>
      </w:sdtEndPr>
      <w:sdtContent>
        <w:p w14:paraId="5428EBD7" w14:textId="01BC9850" w:rsidR="005523E3" w:rsidRDefault="00183C3C">
          <w:pPr>
            <w:pStyle w:val="TOC1"/>
            <w:tabs>
              <w:tab w:val="right" w:leader="dot" w:pos="8828"/>
            </w:tabs>
            <w:rPr>
              <w:rFonts w:asciiTheme="minorHAnsi" w:hAnsiTheme="minorHAnsi"/>
              <w:noProof/>
              <w:sz w:val="22"/>
              <w:lang w:val="es-PA" w:eastAsia="es-PA"/>
            </w:rPr>
          </w:pPr>
          <w:r w:rsidRPr="009B1AD7">
            <w:rPr>
              <w:rFonts w:cs="Arial"/>
              <w:szCs w:val="24"/>
            </w:rPr>
            <w:fldChar w:fldCharType="begin"/>
          </w:r>
          <w:r w:rsidR="00256CD0" w:rsidRPr="009B1AD7">
            <w:rPr>
              <w:rFonts w:cs="Arial"/>
              <w:szCs w:val="24"/>
            </w:rPr>
            <w:instrText xml:space="preserve"> TOC \o "1-3" \h \z \u </w:instrText>
          </w:r>
          <w:r w:rsidRPr="009B1AD7">
            <w:rPr>
              <w:rFonts w:cs="Arial"/>
              <w:szCs w:val="24"/>
            </w:rPr>
            <w:fldChar w:fldCharType="separate"/>
          </w:r>
          <w:hyperlink w:anchor="_Toc52322035" w:history="1">
            <w:r w:rsidR="005523E3" w:rsidRPr="006D12AA">
              <w:rPr>
                <w:rStyle w:val="Hyperlink"/>
                <w:rFonts w:cs="Arial"/>
                <w:noProof/>
                <w:highlight w:val="yellow"/>
              </w:rPr>
              <w:t>AGRADECIMIENTO</w:t>
            </w:r>
            <w:r w:rsidR="005523E3">
              <w:rPr>
                <w:noProof/>
                <w:webHidden/>
              </w:rPr>
              <w:tab/>
            </w:r>
            <w:r w:rsidR="005523E3">
              <w:rPr>
                <w:noProof/>
                <w:webHidden/>
              </w:rPr>
              <w:fldChar w:fldCharType="begin"/>
            </w:r>
            <w:r w:rsidR="005523E3">
              <w:rPr>
                <w:noProof/>
                <w:webHidden/>
              </w:rPr>
              <w:instrText xml:space="preserve"> PAGEREF _Toc52322035 \h </w:instrText>
            </w:r>
            <w:r w:rsidR="005523E3">
              <w:rPr>
                <w:noProof/>
                <w:webHidden/>
              </w:rPr>
            </w:r>
            <w:r w:rsidR="005523E3">
              <w:rPr>
                <w:noProof/>
                <w:webHidden/>
              </w:rPr>
              <w:fldChar w:fldCharType="separate"/>
            </w:r>
            <w:r w:rsidR="005523E3">
              <w:rPr>
                <w:noProof/>
                <w:webHidden/>
              </w:rPr>
              <w:t>2</w:t>
            </w:r>
            <w:r w:rsidR="005523E3">
              <w:rPr>
                <w:noProof/>
                <w:webHidden/>
              </w:rPr>
              <w:fldChar w:fldCharType="end"/>
            </w:r>
          </w:hyperlink>
        </w:p>
        <w:p w14:paraId="40EC68DA" w14:textId="75096524" w:rsidR="005523E3" w:rsidRDefault="00262711">
          <w:pPr>
            <w:pStyle w:val="TOC1"/>
            <w:tabs>
              <w:tab w:val="right" w:leader="dot" w:pos="8828"/>
            </w:tabs>
            <w:rPr>
              <w:rFonts w:asciiTheme="minorHAnsi" w:hAnsiTheme="minorHAnsi"/>
              <w:noProof/>
              <w:sz w:val="22"/>
              <w:lang w:val="es-PA" w:eastAsia="es-PA"/>
            </w:rPr>
          </w:pPr>
          <w:hyperlink w:anchor="_Toc52322036" w:history="1">
            <w:r w:rsidR="005523E3" w:rsidRPr="006D12AA">
              <w:rPr>
                <w:rStyle w:val="Hyperlink"/>
                <w:rFonts w:cs="Arial"/>
                <w:noProof/>
              </w:rPr>
              <w:t>INDICE GENERAL</w:t>
            </w:r>
            <w:r w:rsidR="005523E3">
              <w:rPr>
                <w:noProof/>
                <w:webHidden/>
              </w:rPr>
              <w:tab/>
            </w:r>
            <w:r w:rsidR="005523E3">
              <w:rPr>
                <w:noProof/>
                <w:webHidden/>
              </w:rPr>
              <w:fldChar w:fldCharType="begin"/>
            </w:r>
            <w:r w:rsidR="005523E3">
              <w:rPr>
                <w:noProof/>
                <w:webHidden/>
              </w:rPr>
              <w:instrText xml:space="preserve"> PAGEREF _Toc52322036 \h </w:instrText>
            </w:r>
            <w:r w:rsidR="005523E3">
              <w:rPr>
                <w:noProof/>
                <w:webHidden/>
              </w:rPr>
            </w:r>
            <w:r w:rsidR="005523E3">
              <w:rPr>
                <w:noProof/>
                <w:webHidden/>
              </w:rPr>
              <w:fldChar w:fldCharType="separate"/>
            </w:r>
            <w:r w:rsidR="005523E3">
              <w:rPr>
                <w:noProof/>
                <w:webHidden/>
              </w:rPr>
              <w:t>3</w:t>
            </w:r>
            <w:r w:rsidR="005523E3">
              <w:rPr>
                <w:noProof/>
                <w:webHidden/>
              </w:rPr>
              <w:fldChar w:fldCharType="end"/>
            </w:r>
          </w:hyperlink>
        </w:p>
        <w:p w14:paraId="487F538E" w14:textId="51360B6C" w:rsidR="005523E3" w:rsidRDefault="00262711">
          <w:pPr>
            <w:pStyle w:val="TOC1"/>
            <w:tabs>
              <w:tab w:val="right" w:leader="dot" w:pos="8828"/>
            </w:tabs>
            <w:rPr>
              <w:rFonts w:asciiTheme="minorHAnsi" w:hAnsiTheme="minorHAnsi"/>
              <w:noProof/>
              <w:sz w:val="22"/>
              <w:lang w:val="es-PA" w:eastAsia="es-PA"/>
            </w:rPr>
          </w:pPr>
          <w:hyperlink w:anchor="_Toc52322037" w:history="1">
            <w:r w:rsidR="005523E3" w:rsidRPr="006D12AA">
              <w:rPr>
                <w:rStyle w:val="Hyperlink"/>
                <w:noProof/>
              </w:rPr>
              <w:t>ÍNDICE DE IMÁGENES</w:t>
            </w:r>
            <w:r w:rsidR="005523E3">
              <w:rPr>
                <w:noProof/>
                <w:webHidden/>
              </w:rPr>
              <w:tab/>
            </w:r>
            <w:r w:rsidR="005523E3">
              <w:rPr>
                <w:noProof/>
                <w:webHidden/>
              </w:rPr>
              <w:fldChar w:fldCharType="begin"/>
            </w:r>
            <w:r w:rsidR="005523E3">
              <w:rPr>
                <w:noProof/>
                <w:webHidden/>
              </w:rPr>
              <w:instrText xml:space="preserve"> PAGEREF _Toc52322037 \h </w:instrText>
            </w:r>
            <w:r w:rsidR="005523E3">
              <w:rPr>
                <w:noProof/>
                <w:webHidden/>
              </w:rPr>
            </w:r>
            <w:r w:rsidR="005523E3">
              <w:rPr>
                <w:noProof/>
                <w:webHidden/>
              </w:rPr>
              <w:fldChar w:fldCharType="separate"/>
            </w:r>
            <w:r w:rsidR="005523E3">
              <w:rPr>
                <w:noProof/>
                <w:webHidden/>
              </w:rPr>
              <w:t>11</w:t>
            </w:r>
            <w:r w:rsidR="005523E3">
              <w:rPr>
                <w:noProof/>
                <w:webHidden/>
              </w:rPr>
              <w:fldChar w:fldCharType="end"/>
            </w:r>
          </w:hyperlink>
        </w:p>
        <w:p w14:paraId="57B538B0" w14:textId="1489A4A1" w:rsidR="005523E3" w:rsidRDefault="00262711">
          <w:pPr>
            <w:pStyle w:val="TOC1"/>
            <w:tabs>
              <w:tab w:val="right" w:leader="dot" w:pos="8828"/>
            </w:tabs>
            <w:rPr>
              <w:rFonts w:asciiTheme="minorHAnsi" w:hAnsiTheme="minorHAnsi"/>
              <w:noProof/>
              <w:sz w:val="22"/>
              <w:lang w:val="es-PA" w:eastAsia="es-PA"/>
            </w:rPr>
          </w:pPr>
          <w:hyperlink w:anchor="_Toc52322038" w:history="1">
            <w:r w:rsidR="005523E3" w:rsidRPr="006D12AA">
              <w:rPr>
                <w:rStyle w:val="Hyperlink"/>
                <w:noProof/>
              </w:rPr>
              <w:t>ÍNDICE DE TABLAS</w:t>
            </w:r>
            <w:r w:rsidR="005523E3">
              <w:rPr>
                <w:noProof/>
                <w:webHidden/>
              </w:rPr>
              <w:tab/>
            </w:r>
            <w:r w:rsidR="005523E3">
              <w:rPr>
                <w:noProof/>
                <w:webHidden/>
              </w:rPr>
              <w:fldChar w:fldCharType="begin"/>
            </w:r>
            <w:r w:rsidR="005523E3">
              <w:rPr>
                <w:noProof/>
                <w:webHidden/>
              </w:rPr>
              <w:instrText xml:space="preserve"> PAGEREF _Toc52322038 \h </w:instrText>
            </w:r>
            <w:r w:rsidR="005523E3">
              <w:rPr>
                <w:noProof/>
                <w:webHidden/>
              </w:rPr>
            </w:r>
            <w:r w:rsidR="005523E3">
              <w:rPr>
                <w:noProof/>
                <w:webHidden/>
              </w:rPr>
              <w:fldChar w:fldCharType="separate"/>
            </w:r>
            <w:r w:rsidR="005523E3">
              <w:rPr>
                <w:noProof/>
                <w:webHidden/>
              </w:rPr>
              <w:t>13</w:t>
            </w:r>
            <w:r w:rsidR="005523E3">
              <w:rPr>
                <w:noProof/>
                <w:webHidden/>
              </w:rPr>
              <w:fldChar w:fldCharType="end"/>
            </w:r>
          </w:hyperlink>
        </w:p>
        <w:p w14:paraId="5E4CAA6D" w14:textId="224CD55B" w:rsidR="005523E3" w:rsidRDefault="00262711">
          <w:pPr>
            <w:pStyle w:val="TOC1"/>
            <w:tabs>
              <w:tab w:val="right" w:leader="dot" w:pos="8828"/>
            </w:tabs>
            <w:rPr>
              <w:rFonts w:asciiTheme="minorHAnsi" w:hAnsiTheme="minorHAnsi"/>
              <w:noProof/>
              <w:sz w:val="22"/>
              <w:lang w:val="es-PA" w:eastAsia="es-PA"/>
            </w:rPr>
          </w:pPr>
          <w:hyperlink w:anchor="_Toc52322039" w:history="1">
            <w:r w:rsidR="005523E3" w:rsidRPr="006D12AA">
              <w:rPr>
                <w:rStyle w:val="Hyperlink"/>
                <w:noProof/>
              </w:rPr>
              <w:t>ÍNDICE DE CÓDIGOS</w:t>
            </w:r>
            <w:r w:rsidR="005523E3">
              <w:rPr>
                <w:noProof/>
                <w:webHidden/>
              </w:rPr>
              <w:tab/>
            </w:r>
            <w:r w:rsidR="005523E3">
              <w:rPr>
                <w:noProof/>
                <w:webHidden/>
              </w:rPr>
              <w:fldChar w:fldCharType="begin"/>
            </w:r>
            <w:r w:rsidR="005523E3">
              <w:rPr>
                <w:noProof/>
                <w:webHidden/>
              </w:rPr>
              <w:instrText xml:space="preserve"> PAGEREF _Toc52322039 \h </w:instrText>
            </w:r>
            <w:r w:rsidR="005523E3">
              <w:rPr>
                <w:noProof/>
                <w:webHidden/>
              </w:rPr>
            </w:r>
            <w:r w:rsidR="005523E3">
              <w:rPr>
                <w:noProof/>
                <w:webHidden/>
              </w:rPr>
              <w:fldChar w:fldCharType="separate"/>
            </w:r>
            <w:r w:rsidR="005523E3">
              <w:rPr>
                <w:noProof/>
                <w:webHidden/>
              </w:rPr>
              <w:t>14</w:t>
            </w:r>
            <w:r w:rsidR="005523E3">
              <w:rPr>
                <w:noProof/>
                <w:webHidden/>
              </w:rPr>
              <w:fldChar w:fldCharType="end"/>
            </w:r>
          </w:hyperlink>
        </w:p>
        <w:p w14:paraId="3E33066B" w14:textId="34BF0475" w:rsidR="005523E3" w:rsidRDefault="00262711">
          <w:pPr>
            <w:pStyle w:val="TOC1"/>
            <w:tabs>
              <w:tab w:val="right" w:leader="dot" w:pos="8828"/>
            </w:tabs>
            <w:rPr>
              <w:rFonts w:asciiTheme="minorHAnsi" w:hAnsiTheme="minorHAnsi"/>
              <w:noProof/>
              <w:sz w:val="22"/>
              <w:lang w:val="es-PA" w:eastAsia="es-PA"/>
            </w:rPr>
          </w:pPr>
          <w:hyperlink w:anchor="_Toc52322040" w:history="1">
            <w:r w:rsidR="005523E3" w:rsidRPr="006D12AA">
              <w:rPr>
                <w:rStyle w:val="Hyperlink"/>
                <w:noProof/>
              </w:rPr>
              <w:t>ÍNDICE DE GRÁFICAS</w:t>
            </w:r>
            <w:r w:rsidR="005523E3">
              <w:rPr>
                <w:noProof/>
                <w:webHidden/>
              </w:rPr>
              <w:tab/>
            </w:r>
            <w:r w:rsidR="005523E3">
              <w:rPr>
                <w:noProof/>
                <w:webHidden/>
              </w:rPr>
              <w:fldChar w:fldCharType="begin"/>
            </w:r>
            <w:r w:rsidR="005523E3">
              <w:rPr>
                <w:noProof/>
                <w:webHidden/>
              </w:rPr>
              <w:instrText xml:space="preserve"> PAGEREF _Toc52322040 \h </w:instrText>
            </w:r>
            <w:r w:rsidR="005523E3">
              <w:rPr>
                <w:noProof/>
                <w:webHidden/>
              </w:rPr>
            </w:r>
            <w:r w:rsidR="005523E3">
              <w:rPr>
                <w:noProof/>
                <w:webHidden/>
              </w:rPr>
              <w:fldChar w:fldCharType="separate"/>
            </w:r>
            <w:r w:rsidR="005523E3">
              <w:rPr>
                <w:noProof/>
                <w:webHidden/>
              </w:rPr>
              <w:t>16</w:t>
            </w:r>
            <w:r w:rsidR="005523E3">
              <w:rPr>
                <w:noProof/>
                <w:webHidden/>
              </w:rPr>
              <w:fldChar w:fldCharType="end"/>
            </w:r>
          </w:hyperlink>
        </w:p>
        <w:p w14:paraId="468A0326" w14:textId="7BA9D134" w:rsidR="005523E3" w:rsidRDefault="00262711">
          <w:pPr>
            <w:pStyle w:val="TOC1"/>
            <w:tabs>
              <w:tab w:val="right" w:leader="dot" w:pos="8828"/>
            </w:tabs>
            <w:rPr>
              <w:rFonts w:asciiTheme="minorHAnsi" w:hAnsiTheme="minorHAnsi"/>
              <w:noProof/>
              <w:sz w:val="22"/>
              <w:lang w:val="es-PA" w:eastAsia="es-PA"/>
            </w:rPr>
          </w:pPr>
          <w:hyperlink w:anchor="_Toc52322041" w:history="1">
            <w:r w:rsidR="005523E3" w:rsidRPr="006D12AA">
              <w:rPr>
                <w:rStyle w:val="Hyperlink"/>
                <w:rFonts w:cs="Arial"/>
                <w:noProof/>
              </w:rPr>
              <w:t>RESUMEN</w:t>
            </w:r>
            <w:r w:rsidR="005523E3">
              <w:rPr>
                <w:noProof/>
                <w:webHidden/>
              </w:rPr>
              <w:tab/>
            </w:r>
            <w:r w:rsidR="005523E3">
              <w:rPr>
                <w:noProof/>
                <w:webHidden/>
              </w:rPr>
              <w:fldChar w:fldCharType="begin"/>
            </w:r>
            <w:r w:rsidR="005523E3">
              <w:rPr>
                <w:noProof/>
                <w:webHidden/>
              </w:rPr>
              <w:instrText xml:space="preserve"> PAGEREF _Toc52322041 \h </w:instrText>
            </w:r>
            <w:r w:rsidR="005523E3">
              <w:rPr>
                <w:noProof/>
                <w:webHidden/>
              </w:rPr>
            </w:r>
            <w:r w:rsidR="005523E3">
              <w:rPr>
                <w:noProof/>
                <w:webHidden/>
              </w:rPr>
              <w:fldChar w:fldCharType="separate"/>
            </w:r>
            <w:r w:rsidR="005523E3">
              <w:rPr>
                <w:noProof/>
                <w:webHidden/>
              </w:rPr>
              <w:t>17</w:t>
            </w:r>
            <w:r w:rsidR="005523E3">
              <w:rPr>
                <w:noProof/>
                <w:webHidden/>
              </w:rPr>
              <w:fldChar w:fldCharType="end"/>
            </w:r>
          </w:hyperlink>
        </w:p>
        <w:p w14:paraId="37A79F33" w14:textId="3F4CDF95" w:rsidR="005523E3" w:rsidRDefault="00262711">
          <w:pPr>
            <w:pStyle w:val="TOC1"/>
            <w:tabs>
              <w:tab w:val="left" w:pos="440"/>
              <w:tab w:val="right" w:leader="dot" w:pos="8828"/>
            </w:tabs>
            <w:rPr>
              <w:rFonts w:asciiTheme="minorHAnsi" w:hAnsiTheme="minorHAnsi"/>
              <w:noProof/>
              <w:sz w:val="22"/>
              <w:lang w:val="es-PA" w:eastAsia="es-PA"/>
            </w:rPr>
          </w:pPr>
          <w:hyperlink w:anchor="_Toc52322042" w:history="1">
            <w:r w:rsidR="005523E3" w:rsidRPr="006D12AA">
              <w:rPr>
                <w:rStyle w:val="Hyperlink"/>
                <w:rFonts w:cs="Arial"/>
                <w:noProof/>
              </w:rPr>
              <w:t>I</w:t>
            </w:r>
            <w:r w:rsidR="005523E3">
              <w:rPr>
                <w:rFonts w:asciiTheme="minorHAnsi" w:hAnsiTheme="minorHAnsi"/>
                <w:noProof/>
                <w:sz w:val="22"/>
                <w:lang w:val="es-PA" w:eastAsia="es-PA"/>
              </w:rPr>
              <w:tab/>
            </w:r>
            <w:r w:rsidR="005523E3" w:rsidRPr="006D12AA">
              <w:rPr>
                <w:rStyle w:val="Hyperlink"/>
                <w:rFonts w:cs="Arial"/>
                <w:noProof/>
              </w:rPr>
              <w:t>INTRODUCCION</w:t>
            </w:r>
            <w:r w:rsidR="005523E3">
              <w:rPr>
                <w:noProof/>
                <w:webHidden/>
              </w:rPr>
              <w:tab/>
            </w:r>
            <w:r w:rsidR="005523E3">
              <w:rPr>
                <w:noProof/>
                <w:webHidden/>
              </w:rPr>
              <w:fldChar w:fldCharType="begin"/>
            </w:r>
            <w:r w:rsidR="005523E3">
              <w:rPr>
                <w:noProof/>
                <w:webHidden/>
              </w:rPr>
              <w:instrText xml:space="preserve"> PAGEREF _Toc52322042 \h </w:instrText>
            </w:r>
            <w:r w:rsidR="005523E3">
              <w:rPr>
                <w:noProof/>
                <w:webHidden/>
              </w:rPr>
            </w:r>
            <w:r w:rsidR="005523E3">
              <w:rPr>
                <w:noProof/>
                <w:webHidden/>
              </w:rPr>
              <w:fldChar w:fldCharType="separate"/>
            </w:r>
            <w:r w:rsidR="005523E3">
              <w:rPr>
                <w:noProof/>
                <w:webHidden/>
              </w:rPr>
              <w:t>18</w:t>
            </w:r>
            <w:r w:rsidR="005523E3">
              <w:rPr>
                <w:noProof/>
                <w:webHidden/>
              </w:rPr>
              <w:fldChar w:fldCharType="end"/>
            </w:r>
          </w:hyperlink>
        </w:p>
        <w:p w14:paraId="34932B90" w14:textId="57933E60" w:rsidR="005523E3" w:rsidRDefault="00262711">
          <w:pPr>
            <w:pStyle w:val="TOC2"/>
            <w:tabs>
              <w:tab w:val="left" w:pos="880"/>
              <w:tab w:val="right" w:leader="dot" w:pos="8828"/>
            </w:tabs>
            <w:rPr>
              <w:rFonts w:asciiTheme="minorHAnsi" w:hAnsiTheme="minorHAnsi"/>
              <w:noProof/>
              <w:sz w:val="22"/>
              <w:lang w:val="es-PA" w:eastAsia="es-PA"/>
            </w:rPr>
          </w:pPr>
          <w:hyperlink w:anchor="_Toc52322043" w:history="1">
            <w:r w:rsidR="005523E3" w:rsidRPr="006D12AA">
              <w:rPr>
                <w:rStyle w:val="Hyperlink"/>
                <w:rFonts w:cs="Arial"/>
                <w:noProof/>
              </w:rPr>
              <w:t>1.1.</w:t>
            </w:r>
            <w:r w:rsidR="005523E3">
              <w:rPr>
                <w:rFonts w:asciiTheme="minorHAnsi" w:hAnsiTheme="minorHAnsi"/>
                <w:noProof/>
                <w:sz w:val="22"/>
                <w:lang w:val="es-PA" w:eastAsia="es-PA"/>
              </w:rPr>
              <w:tab/>
            </w:r>
            <w:r w:rsidR="005523E3" w:rsidRPr="006D12AA">
              <w:rPr>
                <w:rStyle w:val="Hyperlink"/>
                <w:rFonts w:cs="Arial"/>
                <w:noProof/>
              </w:rPr>
              <w:t>DESCRIPCIÓN DEL PROBLEMA</w:t>
            </w:r>
            <w:r w:rsidR="005523E3">
              <w:rPr>
                <w:noProof/>
                <w:webHidden/>
              </w:rPr>
              <w:tab/>
            </w:r>
            <w:r w:rsidR="005523E3">
              <w:rPr>
                <w:noProof/>
                <w:webHidden/>
              </w:rPr>
              <w:fldChar w:fldCharType="begin"/>
            </w:r>
            <w:r w:rsidR="005523E3">
              <w:rPr>
                <w:noProof/>
                <w:webHidden/>
              </w:rPr>
              <w:instrText xml:space="preserve"> PAGEREF _Toc52322043 \h </w:instrText>
            </w:r>
            <w:r w:rsidR="005523E3">
              <w:rPr>
                <w:noProof/>
                <w:webHidden/>
              </w:rPr>
            </w:r>
            <w:r w:rsidR="005523E3">
              <w:rPr>
                <w:noProof/>
                <w:webHidden/>
              </w:rPr>
              <w:fldChar w:fldCharType="separate"/>
            </w:r>
            <w:r w:rsidR="005523E3">
              <w:rPr>
                <w:noProof/>
                <w:webHidden/>
              </w:rPr>
              <w:t>20</w:t>
            </w:r>
            <w:r w:rsidR="005523E3">
              <w:rPr>
                <w:noProof/>
                <w:webHidden/>
              </w:rPr>
              <w:fldChar w:fldCharType="end"/>
            </w:r>
          </w:hyperlink>
        </w:p>
        <w:p w14:paraId="0CFB0A75" w14:textId="0B707FF3" w:rsidR="005523E3" w:rsidRDefault="00262711">
          <w:pPr>
            <w:pStyle w:val="TOC2"/>
            <w:tabs>
              <w:tab w:val="left" w:pos="880"/>
              <w:tab w:val="right" w:leader="dot" w:pos="8828"/>
            </w:tabs>
            <w:rPr>
              <w:rFonts w:asciiTheme="minorHAnsi" w:hAnsiTheme="minorHAnsi"/>
              <w:noProof/>
              <w:sz w:val="22"/>
              <w:lang w:val="es-PA" w:eastAsia="es-PA"/>
            </w:rPr>
          </w:pPr>
          <w:hyperlink w:anchor="_Toc52322044" w:history="1">
            <w:r w:rsidR="005523E3" w:rsidRPr="006D12AA">
              <w:rPr>
                <w:rStyle w:val="Hyperlink"/>
                <w:rFonts w:cs="Arial"/>
                <w:noProof/>
              </w:rPr>
              <w:t>1.2.</w:t>
            </w:r>
            <w:r w:rsidR="005523E3">
              <w:rPr>
                <w:rFonts w:asciiTheme="minorHAnsi" w:hAnsiTheme="minorHAnsi"/>
                <w:noProof/>
                <w:sz w:val="22"/>
                <w:lang w:val="es-PA" w:eastAsia="es-PA"/>
              </w:rPr>
              <w:tab/>
            </w:r>
            <w:r w:rsidR="005523E3" w:rsidRPr="006D12AA">
              <w:rPr>
                <w:rStyle w:val="Hyperlink"/>
                <w:rFonts w:cs="Arial"/>
                <w:noProof/>
              </w:rPr>
              <w:t>JUSTIFICACIÓN</w:t>
            </w:r>
            <w:r w:rsidR="005523E3">
              <w:rPr>
                <w:noProof/>
                <w:webHidden/>
              </w:rPr>
              <w:tab/>
            </w:r>
            <w:r w:rsidR="005523E3">
              <w:rPr>
                <w:noProof/>
                <w:webHidden/>
              </w:rPr>
              <w:fldChar w:fldCharType="begin"/>
            </w:r>
            <w:r w:rsidR="005523E3">
              <w:rPr>
                <w:noProof/>
                <w:webHidden/>
              </w:rPr>
              <w:instrText xml:space="preserve"> PAGEREF _Toc52322044 \h </w:instrText>
            </w:r>
            <w:r w:rsidR="005523E3">
              <w:rPr>
                <w:noProof/>
                <w:webHidden/>
              </w:rPr>
            </w:r>
            <w:r w:rsidR="005523E3">
              <w:rPr>
                <w:noProof/>
                <w:webHidden/>
              </w:rPr>
              <w:fldChar w:fldCharType="separate"/>
            </w:r>
            <w:r w:rsidR="005523E3">
              <w:rPr>
                <w:noProof/>
                <w:webHidden/>
              </w:rPr>
              <w:t>20</w:t>
            </w:r>
            <w:r w:rsidR="005523E3">
              <w:rPr>
                <w:noProof/>
                <w:webHidden/>
              </w:rPr>
              <w:fldChar w:fldCharType="end"/>
            </w:r>
          </w:hyperlink>
        </w:p>
        <w:p w14:paraId="15CCE780" w14:textId="268C5DDB" w:rsidR="005523E3" w:rsidRDefault="00262711">
          <w:pPr>
            <w:pStyle w:val="TOC2"/>
            <w:tabs>
              <w:tab w:val="left" w:pos="880"/>
              <w:tab w:val="right" w:leader="dot" w:pos="8828"/>
            </w:tabs>
            <w:rPr>
              <w:rFonts w:asciiTheme="minorHAnsi" w:hAnsiTheme="minorHAnsi"/>
              <w:noProof/>
              <w:sz w:val="22"/>
              <w:lang w:val="es-PA" w:eastAsia="es-PA"/>
            </w:rPr>
          </w:pPr>
          <w:hyperlink w:anchor="_Toc52322045" w:history="1">
            <w:r w:rsidR="005523E3" w:rsidRPr="006D12AA">
              <w:rPr>
                <w:rStyle w:val="Hyperlink"/>
                <w:rFonts w:cs="Arial"/>
                <w:noProof/>
              </w:rPr>
              <w:t>1.3.</w:t>
            </w:r>
            <w:r w:rsidR="005523E3">
              <w:rPr>
                <w:rFonts w:asciiTheme="minorHAnsi" w:hAnsiTheme="minorHAnsi"/>
                <w:noProof/>
                <w:sz w:val="22"/>
                <w:lang w:val="es-PA" w:eastAsia="es-PA"/>
              </w:rPr>
              <w:tab/>
            </w:r>
            <w:r w:rsidR="005523E3" w:rsidRPr="006D12AA">
              <w:rPr>
                <w:rStyle w:val="Hyperlink"/>
                <w:rFonts w:cs="Arial"/>
                <w:noProof/>
              </w:rPr>
              <w:t>OBJETIVO GENERAL</w:t>
            </w:r>
            <w:r w:rsidR="005523E3">
              <w:rPr>
                <w:noProof/>
                <w:webHidden/>
              </w:rPr>
              <w:tab/>
            </w:r>
            <w:r w:rsidR="005523E3">
              <w:rPr>
                <w:noProof/>
                <w:webHidden/>
              </w:rPr>
              <w:fldChar w:fldCharType="begin"/>
            </w:r>
            <w:r w:rsidR="005523E3">
              <w:rPr>
                <w:noProof/>
                <w:webHidden/>
              </w:rPr>
              <w:instrText xml:space="preserve"> PAGEREF _Toc52322045 \h </w:instrText>
            </w:r>
            <w:r w:rsidR="005523E3">
              <w:rPr>
                <w:noProof/>
                <w:webHidden/>
              </w:rPr>
            </w:r>
            <w:r w:rsidR="005523E3">
              <w:rPr>
                <w:noProof/>
                <w:webHidden/>
              </w:rPr>
              <w:fldChar w:fldCharType="separate"/>
            </w:r>
            <w:r w:rsidR="005523E3">
              <w:rPr>
                <w:noProof/>
                <w:webHidden/>
              </w:rPr>
              <w:t>20</w:t>
            </w:r>
            <w:r w:rsidR="005523E3">
              <w:rPr>
                <w:noProof/>
                <w:webHidden/>
              </w:rPr>
              <w:fldChar w:fldCharType="end"/>
            </w:r>
          </w:hyperlink>
        </w:p>
        <w:p w14:paraId="70D9C76E" w14:textId="6838D119" w:rsidR="005523E3" w:rsidRDefault="00262711">
          <w:pPr>
            <w:pStyle w:val="TOC2"/>
            <w:tabs>
              <w:tab w:val="left" w:pos="880"/>
              <w:tab w:val="right" w:leader="dot" w:pos="8828"/>
            </w:tabs>
            <w:rPr>
              <w:rFonts w:asciiTheme="minorHAnsi" w:hAnsiTheme="minorHAnsi"/>
              <w:noProof/>
              <w:sz w:val="22"/>
              <w:lang w:val="es-PA" w:eastAsia="es-PA"/>
            </w:rPr>
          </w:pPr>
          <w:hyperlink w:anchor="_Toc52322046" w:history="1">
            <w:r w:rsidR="005523E3" w:rsidRPr="006D12AA">
              <w:rPr>
                <w:rStyle w:val="Hyperlink"/>
                <w:rFonts w:cs="Arial"/>
                <w:noProof/>
              </w:rPr>
              <w:t>1.4.</w:t>
            </w:r>
            <w:r w:rsidR="005523E3">
              <w:rPr>
                <w:rFonts w:asciiTheme="minorHAnsi" w:hAnsiTheme="minorHAnsi"/>
                <w:noProof/>
                <w:sz w:val="22"/>
                <w:lang w:val="es-PA" w:eastAsia="es-PA"/>
              </w:rPr>
              <w:tab/>
            </w:r>
            <w:r w:rsidR="005523E3" w:rsidRPr="006D12AA">
              <w:rPr>
                <w:rStyle w:val="Hyperlink"/>
                <w:rFonts w:cs="Arial"/>
                <w:noProof/>
              </w:rPr>
              <w:t>OBJETIVOS ESPECIFICOS</w:t>
            </w:r>
            <w:r w:rsidR="005523E3">
              <w:rPr>
                <w:noProof/>
                <w:webHidden/>
              </w:rPr>
              <w:tab/>
            </w:r>
            <w:r w:rsidR="005523E3">
              <w:rPr>
                <w:noProof/>
                <w:webHidden/>
              </w:rPr>
              <w:fldChar w:fldCharType="begin"/>
            </w:r>
            <w:r w:rsidR="005523E3">
              <w:rPr>
                <w:noProof/>
                <w:webHidden/>
              </w:rPr>
              <w:instrText xml:space="preserve"> PAGEREF _Toc52322046 \h </w:instrText>
            </w:r>
            <w:r w:rsidR="005523E3">
              <w:rPr>
                <w:noProof/>
                <w:webHidden/>
              </w:rPr>
            </w:r>
            <w:r w:rsidR="005523E3">
              <w:rPr>
                <w:noProof/>
                <w:webHidden/>
              </w:rPr>
              <w:fldChar w:fldCharType="separate"/>
            </w:r>
            <w:r w:rsidR="005523E3">
              <w:rPr>
                <w:noProof/>
                <w:webHidden/>
              </w:rPr>
              <w:t>21</w:t>
            </w:r>
            <w:r w:rsidR="005523E3">
              <w:rPr>
                <w:noProof/>
                <w:webHidden/>
              </w:rPr>
              <w:fldChar w:fldCharType="end"/>
            </w:r>
          </w:hyperlink>
        </w:p>
        <w:p w14:paraId="6DC4AE0F" w14:textId="7414178F" w:rsidR="005523E3" w:rsidRDefault="00262711">
          <w:pPr>
            <w:pStyle w:val="TOC2"/>
            <w:tabs>
              <w:tab w:val="left" w:pos="880"/>
              <w:tab w:val="right" w:leader="dot" w:pos="8828"/>
            </w:tabs>
            <w:rPr>
              <w:rFonts w:asciiTheme="minorHAnsi" w:hAnsiTheme="minorHAnsi"/>
              <w:noProof/>
              <w:sz w:val="22"/>
              <w:lang w:val="es-PA" w:eastAsia="es-PA"/>
            </w:rPr>
          </w:pPr>
          <w:hyperlink w:anchor="_Toc52322047" w:history="1">
            <w:r w:rsidR="005523E3" w:rsidRPr="006D12AA">
              <w:rPr>
                <w:rStyle w:val="Hyperlink"/>
                <w:rFonts w:cs="Arial"/>
                <w:noProof/>
              </w:rPr>
              <w:t>1.5.</w:t>
            </w:r>
            <w:r w:rsidR="005523E3">
              <w:rPr>
                <w:rFonts w:asciiTheme="minorHAnsi" w:hAnsiTheme="minorHAnsi"/>
                <w:noProof/>
                <w:sz w:val="22"/>
                <w:lang w:val="es-PA" w:eastAsia="es-PA"/>
              </w:rPr>
              <w:tab/>
            </w:r>
            <w:r w:rsidR="005523E3" w:rsidRPr="006D12AA">
              <w:rPr>
                <w:rStyle w:val="Hyperlink"/>
                <w:rFonts w:cs="Arial"/>
                <w:noProof/>
              </w:rPr>
              <w:t>METODOLOGÍA DE DESARROLLO</w:t>
            </w:r>
            <w:r w:rsidR="005523E3">
              <w:rPr>
                <w:noProof/>
                <w:webHidden/>
              </w:rPr>
              <w:tab/>
            </w:r>
            <w:r w:rsidR="005523E3">
              <w:rPr>
                <w:noProof/>
                <w:webHidden/>
              </w:rPr>
              <w:fldChar w:fldCharType="begin"/>
            </w:r>
            <w:r w:rsidR="005523E3">
              <w:rPr>
                <w:noProof/>
                <w:webHidden/>
              </w:rPr>
              <w:instrText xml:space="preserve"> PAGEREF _Toc52322047 \h </w:instrText>
            </w:r>
            <w:r w:rsidR="005523E3">
              <w:rPr>
                <w:noProof/>
                <w:webHidden/>
              </w:rPr>
            </w:r>
            <w:r w:rsidR="005523E3">
              <w:rPr>
                <w:noProof/>
                <w:webHidden/>
              </w:rPr>
              <w:fldChar w:fldCharType="separate"/>
            </w:r>
            <w:r w:rsidR="005523E3">
              <w:rPr>
                <w:noProof/>
                <w:webHidden/>
              </w:rPr>
              <w:t>21</w:t>
            </w:r>
            <w:r w:rsidR="005523E3">
              <w:rPr>
                <w:noProof/>
                <w:webHidden/>
              </w:rPr>
              <w:fldChar w:fldCharType="end"/>
            </w:r>
          </w:hyperlink>
        </w:p>
        <w:p w14:paraId="2D567341" w14:textId="27D1231D" w:rsidR="005523E3" w:rsidRDefault="00262711">
          <w:pPr>
            <w:pStyle w:val="TOC2"/>
            <w:tabs>
              <w:tab w:val="left" w:pos="1100"/>
              <w:tab w:val="right" w:leader="dot" w:pos="8828"/>
            </w:tabs>
            <w:rPr>
              <w:rFonts w:asciiTheme="minorHAnsi" w:hAnsiTheme="minorHAnsi"/>
              <w:noProof/>
              <w:sz w:val="22"/>
              <w:lang w:val="es-PA" w:eastAsia="es-PA"/>
            </w:rPr>
          </w:pPr>
          <w:hyperlink w:anchor="_Toc52322048" w:history="1">
            <w:r w:rsidR="005523E3" w:rsidRPr="006D12AA">
              <w:rPr>
                <w:rStyle w:val="Hyperlink"/>
                <w:rFonts w:cs="Arial"/>
                <w:noProof/>
              </w:rPr>
              <w:t>1.5.1.</w:t>
            </w:r>
            <w:r w:rsidR="005523E3">
              <w:rPr>
                <w:rFonts w:asciiTheme="minorHAnsi" w:hAnsiTheme="minorHAnsi"/>
                <w:noProof/>
                <w:sz w:val="22"/>
                <w:lang w:val="es-PA" w:eastAsia="es-PA"/>
              </w:rPr>
              <w:tab/>
            </w:r>
            <w:r w:rsidR="005523E3" w:rsidRPr="006D12AA">
              <w:rPr>
                <w:rStyle w:val="Hyperlink"/>
                <w:rFonts w:cs="Arial"/>
                <w:noProof/>
              </w:rPr>
              <w:t>DESARROLLO ITERATIVO</w:t>
            </w:r>
            <w:r w:rsidR="005523E3">
              <w:rPr>
                <w:noProof/>
                <w:webHidden/>
              </w:rPr>
              <w:tab/>
            </w:r>
            <w:r w:rsidR="005523E3">
              <w:rPr>
                <w:noProof/>
                <w:webHidden/>
              </w:rPr>
              <w:fldChar w:fldCharType="begin"/>
            </w:r>
            <w:r w:rsidR="005523E3">
              <w:rPr>
                <w:noProof/>
                <w:webHidden/>
              </w:rPr>
              <w:instrText xml:space="preserve"> PAGEREF _Toc52322048 \h </w:instrText>
            </w:r>
            <w:r w:rsidR="005523E3">
              <w:rPr>
                <w:noProof/>
                <w:webHidden/>
              </w:rPr>
            </w:r>
            <w:r w:rsidR="005523E3">
              <w:rPr>
                <w:noProof/>
                <w:webHidden/>
              </w:rPr>
              <w:fldChar w:fldCharType="separate"/>
            </w:r>
            <w:r w:rsidR="005523E3">
              <w:rPr>
                <w:noProof/>
                <w:webHidden/>
              </w:rPr>
              <w:t>22</w:t>
            </w:r>
            <w:r w:rsidR="005523E3">
              <w:rPr>
                <w:noProof/>
                <w:webHidden/>
              </w:rPr>
              <w:fldChar w:fldCharType="end"/>
            </w:r>
          </w:hyperlink>
        </w:p>
        <w:p w14:paraId="68905D8D" w14:textId="1959AA2E" w:rsidR="005523E3" w:rsidRDefault="00262711">
          <w:pPr>
            <w:pStyle w:val="TOC2"/>
            <w:tabs>
              <w:tab w:val="left" w:pos="1100"/>
              <w:tab w:val="right" w:leader="dot" w:pos="8828"/>
            </w:tabs>
            <w:rPr>
              <w:rFonts w:asciiTheme="minorHAnsi" w:hAnsiTheme="minorHAnsi"/>
              <w:noProof/>
              <w:sz w:val="22"/>
              <w:lang w:val="es-PA" w:eastAsia="es-PA"/>
            </w:rPr>
          </w:pPr>
          <w:hyperlink w:anchor="_Toc52322049" w:history="1">
            <w:r w:rsidR="005523E3" w:rsidRPr="006D12AA">
              <w:rPr>
                <w:rStyle w:val="Hyperlink"/>
                <w:rFonts w:cs="Arial"/>
                <w:noProof/>
              </w:rPr>
              <w:t>1.5.2.</w:t>
            </w:r>
            <w:r w:rsidR="005523E3">
              <w:rPr>
                <w:rFonts w:asciiTheme="minorHAnsi" w:hAnsiTheme="minorHAnsi"/>
                <w:noProof/>
                <w:sz w:val="22"/>
                <w:lang w:val="es-PA" w:eastAsia="es-PA"/>
              </w:rPr>
              <w:tab/>
            </w:r>
            <w:r w:rsidR="005523E3" w:rsidRPr="006D12AA">
              <w:rPr>
                <w:rStyle w:val="Hyperlink"/>
                <w:rFonts w:cs="Arial"/>
                <w:noProof/>
              </w:rPr>
              <w:t>VENTAJAS</w:t>
            </w:r>
            <w:r w:rsidR="005523E3">
              <w:rPr>
                <w:noProof/>
                <w:webHidden/>
              </w:rPr>
              <w:tab/>
            </w:r>
            <w:r w:rsidR="005523E3">
              <w:rPr>
                <w:noProof/>
                <w:webHidden/>
              </w:rPr>
              <w:fldChar w:fldCharType="begin"/>
            </w:r>
            <w:r w:rsidR="005523E3">
              <w:rPr>
                <w:noProof/>
                <w:webHidden/>
              </w:rPr>
              <w:instrText xml:space="preserve"> PAGEREF _Toc52322049 \h </w:instrText>
            </w:r>
            <w:r w:rsidR="005523E3">
              <w:rPr>
                <w:noProof/>
                <w:webHidden/>
              </w:rPr>
            </w:r>
            <w:r w:rsidR="005523E3">
              <w:rPr>
                <w:noProof/>
                <w:webHidden/>
              </w:rPr>
              <w:fldChar w:fldCharType="separate"/>
            </w:r>
            <w:r w:rsidR="005523E3">
              <w:rPr>
                <w:noProof/>
                <w:webHidden/>
              </w:rPr>
              <w:t>22</w:t>
            </w:r>
            <w:r w:rsidR="005523E3">
              <w:rPr>
                <w:noProof/>
                <w:webHidden/>
              </w:rPr>
              <w:fldChar w:fldCharType="end"/>
            </w:r>
          </w:hyperlink>
        </w:p>
        <w:p w14:paraId="0561DB5E" w14:textId="4F332872" w:rsidR="005523E3" w:rsidRDefault="00262711">
          <w:pPr>
            <w:pStyle w:val="TOC2"/>
            <w:tabs>
              <w:tab w:val="left" w:pos="1100"/>
              <w:tab w:val="right" w:leader="dot" w:pos="8828"/>
            </w:tabs>
            <w:rPr>
              <w:rFonts w:asciiTheme="minorHAnsi" w:hAnsiTheme="minorHAnsi"/>
              <w:noProof/>
              <w:sz w:val="22"/>
              <w:lang w:val="es-PA" w:eastAsia="es-PA"/>
            </w:rPr>
          </w:pPr>
          <w:hyperlink w:anchor="_Toc52322050" w:history="1">
            <w:r w:rsidR="005523E3" w:rsidRPr="006D12AA">
              <w:rPr>
                <w:rStyle w:val="Hyperlink"/>
                <w:noProof/>
              </w:rPr>
              <w:t>1.5.3.</w:t>
            </w:r>
            <w:r w:rsidR="005523E3">
              <w:rPr>
                <w:rFonts w:asciiTheme="minorHAnsi" w:hAnsiTheme="minorHAnsi"/>
                <w:noProof/>
                <w:sz w:val="22"/>
                <w:lang w:val="es-PA" w:eastAsia="es-PA"/>
              </w:rPr>
              <w:tab/>
            </w:r>
            <w:r w:rsidR="005523E3" w:rsidRPr="006D12AA">
              <w:rPr>
                <w:rStyle w:val="Hyperlink"/>
                <w:noProof/>
              </w:rPr>
              <w:t>DESVENTAJAS</w:t>
            </w:r>
            <w:r w:rsidR="005523E3">
              <w:rPr>
                <w:noProof/>
                <w:webHidden/>
              </w:rPr>
              <w:tab/>
            </w:r>
            <w:r w:rsidR="005523E3">
              <w:rPr>
                <w:noProof/>
                <w:webHidden/>
              </w:rPr>
              <w:fldChar w:fldCharType="begin"/>
            </w:r>
            <w:r w:rsidR="005523E3">
              <w:rPr>
                <w:noProof/>
                <w:webHidden/>
              </w:rPr>
              <w:instrText xml:space="preserve"> PAGEREF _Toc52322050 \h </w:instrText>
            </w:r>
            <w:r w:rsidR="005523E3">
              <w:rPr>
                <w:noProof/>
                <w:webHidden/>
              </w:rPr>
            </w:r>
            <w:r w:rsidR="005523E3">
              <w:rPr>
                <w:noProof/>
                <w:webHidden/>
              </w:rPr>
              <w:fldChar w:fldCharType="separate"/>
            </w:r>
            <w:r w:rsidR="005523E3">
              <w:rPr>
                <w:noProof/>
                <w:webHidden/>
              </w:rPr>
              <w:t>22</w:t>
            </w:r>
            <w:r w:rsidR="005523E3">
              <w:rPr>
                <w:noProof/>
                <w:webHidden/>
              </w:rPr>
              <w:fldChar w:fldCharType="end"/>
            </w:r>
          </w:hyperlink>
        </w:p>
        <w:p w14:paraId="16296344" w14:textId="5A7E3B5C" w:rsidR="005523E3" w:rsidRDefault="00262711">
          <w:pPr>
            <w:pStyle w:val="TOC2"/>
            <w:tabs>
              <w:tab w:val="left" w:pos="880"/>
              <w:tab w:val="right" w:leader="dot" w:pos="8828"/>
            </w:tabs>
            <w:rPr>
              <w:rFonts w:asciiTheme="minorHAnsi" w:hAnsiTheme="minorHAnsi"/>
              <w:noProof/>
              <w:sz w:val="22"/>
              <w:lang w:val="es-PA" w:eastAsia="es-PA"/>
            </w:rPr>
          </w:pPr>
          <w:hyperlink w:anchor="_Toc52322051" w:history="1">
            <w:r w:rsidR="005523E3" w:rsidRPr="006D12AA">
              <w:rPr>
                <w:rStyle w:val="Hyperlink"/>
                <w:rFonts w:cs="Arial"/>
                <w:noProof/>
              </w:rPr>
              <w:t>1.6.</w:t>
            </w:r>
            <w:r w:rsidR="005523E3">
              <w:rPr>
                <w:rFonts w:asciiTheme="minorHAnsi" w:hAnsiTheme="minorHAnsi"/>
                <w:noProof/>
                <w:sz w:val="22"/>
                <w:lang w:val="es-PA" w:eastAsia="es-PA"/>
              </w:rPr>
              <w:tab/>
            </w:r>
            <w:r w:rsidR="005523E3" w:rsidRPr="006D12AA">
              <w:rPr>
                <w:rStyle w:val="Hyperlink"/>
                <w:rFonts w:cs="Arial"/>
                <w:noProof/>
              </w:rPr>
              <w:t>LÍMITES Y ALCANCES</w:t>
            </w:r>
            <w:r w:rsidR="005523E3">
              <w:rPr>
                <w:noProof/>
                <w:webHidden/>
              </w:rPr>
              <w:tab/>
            </w:r>
            <w:r w:rsidR="005523E3">
              <w:rPr>
                <w:noProof/>
                <w:webHidden/>
              </w:rPr>
              <w:fldChar w:fldCharType="begin"/>
            </w:r>
            <w:r w:rsidR="005523E3">
              <w:rPr>
                <w:noProof/>
                <w:webHidden/>
              </w:rPr>
              <w:instrText xml:space="preserve"> PAGEREF _Toc52322051 \h </w:instrText>
            </w:r>
            <w:r w:rsidR="005523E3">
              <w:rPr>
                <w:noProof/>
                <w:webHidden/>
              </w:rPr>
            </w:r>
            <w:r w:rsidR="005523E3">
              <w:rPr>
                <w:noProof/>
                <w:webHidden/>
              </w:rPr>
              <w:fldChar w:fldCharType="separate"/>
            </w:r>
            <w:r w:rsidR="005523E3">
              <w:rPr>
                <w:noProof/>
                <w:webHidden/>
              </w:rPr>
              <w:t>23</w:t>
            </w:r>
            <w:r w:rsidR="005523E3">
              <w:rPr>
                <w:noProof/>
                <w:webHidden/>
              </w:rPr>
              <w:fldChar w:fldCharType="end"/>
            </w:r>
          </w:hyperlink>
        </w:p>
        <w:p w14:paraId="4CD1F16F" w14:textId="3E44B7F9" w:rsidR="005523E3" w:rsidRDefault="00262711">
          <w:pPr>
            <w:pStyle w:val="TOC2"/>
            <w:tabs>
              <w:tab w:val="left" w:pos="1100"/>
              <w:tab w:val="right" w:leader="dot" w:pos="8828"/>
            </w:tabs>
            <w:rPr>
              <w:rFonts w:asciiTheme="minorHAnsi" w:hAnsiTheme="minorHAnsi"/>
              <w:noProof/>
              <w:sz w:val="22"/>
              <w:lang w:val="es-PA" w:eastAsia="es-PA"/>
            </w:rPr>
          </w:pPr>
          <w:hyperlink w:anchor="_Toc52322052" w:history="1">
            <w:r w:rsidR="005523E3" w:rsidRPr="006D12AA">
              <w:rPr>
                <w:rStyle w:val="Hyperlink"/>
                <w:rFonts w:cs="Arial"/>
                <w:noProof/>
              </w:rPr>
              <w:t>1.6.1.</w:t>
            </w:r>
            <w:r w:rsidR="005523E3">
              <w:rPr>
                <w:rFonts w:asciiTheme="minorHAnsi" w:hAnsiTheme="minorHAnsi"/>
                <w:noProof/>
                <w:sz w:val="22"/>
                <w:lang w:val="es-PA" w:eastAsia="es-PA"/>
              </w:rPr>
              <w:tab/>
            </w:r>
            <w:r w:rsidR="005523E3" w:rsidRPr="006D12AA">
              <w:rPr>
                <w:rStyle w:val="Hyperlink"/>
                <w:rFonts w:cs="Arial"/>
                <w:noProof/>
              </w:rPr>
              <w:t>LÍMITES</w:t>
            </w:r>
            <w:r w:rsidR="005523E3">
              <w:rPr>
                <w:noProof/>
                <w:webHidden/>
              </w:rPr>
              <w:tab/>
            </w:r>
            <w:r w:rsidR="005523E3">
              <w:rPr>
                <w:noProof/>
                <w:webHidden/>
              </w:rPr>
              <w:fldChar w:fldCharType="begin"/>
            </w:r>
            <w:r w:rsidR="005523E3">
              <w:rPr>
                <w:noProof/>
                <w:webHidden/>
              </w:rPr>
              <w:instrText xml:space="preserve"> PAGEREF _Toc52322052 \h </w:instrText>
            </w:r>
            <w:r w:rsidR="005523E3">
              <w:rPr>
                <w:noProof/>
                <w:webHidden/>
              </w:rPr>
            </w:r>
            <w:r w:rsidR="005523E3">
              <w:rPr>
                <w:noProof/>
                <w:webHidden/>
              </w:rPr>
              <w:fldChar w:fldCharType="separate"/>
            </w:r>
            <w:r w:rsidR="005523E3">
              <w:rPr>
                <w:noProof/>
                <w:webHidden/>
              </w:rPr>
              <w:t>23</w:t>
            </w:r>
            <w:r w:rsidR="005523E3">
              <w:rPr>
                <w:noProof/>
                <w:webHidden/>
              </w:rPr>
              <w:fldChar w:fldCharType="end"/>
            </w:r>
          </w:hyperlink>
        </w:p>
        <w:p w14:paraId="2D27FEF9" w14:textId="370D9561" w:rsidR="005523E3" w:rsidRDefault="00262711">
          <w:pPr>
            <w:pStyle w:val="TOC2"/>
            <w:tabs>
              <w:tab w:val="left" w:pos="1100"/>
              <w:tab w:val="right" w:leader="dot" w:pos="8828"/>
            </w:tabs>
            <w:rPr>
              <w:rFonts w:asciiTheme="minorHAnsi" w:hAnsiTheme="minorHAnsi"/>
              <w:noProof/>
              <w:sz w:val="22"/>
              <w:lang w:val="es-PA" w:eastAsia="es-PA"/>
            </w:rPr>
          </w:pPr>
          <w:hyperlink w:anchor="_Toc52322053" w:history="1">
            <w:r w:rsidR="005523E3" w:rsidRPr="006D12AA">
              <w:rPr>
                <w:rStyle w:val="Hyperlink"/>
                <w:noProof/>
              </w:rPr>
              <w:t>1.6.2.</w:t>
            </w:r>
            <w:r w:rsidR="005523E3">
              <w:rPr>
                <w:rFonts w:asciiTheme="minorHAnsi" w:hAnsiTheme="minorHAnsi"/>
                <w:noProof/>
                <w:sz w:val="22"/>
                <w:lang w:val="es-PA" w:eastAsia="es-PA"/>
              </w:rPr>
              <w:tab/>
            </w:r>
            <w:r w:rsidR="005523E3" w:rsidRPr="006D12AA">
              <w:rPr>
                <w:rStyle w:val="Hyperlink"/>
                <w:noProof/>
              </w:rPr>
              <w:t>ALCANCES</w:t>
            </w:r>
            <w:r w:rsidR="005523E3">
              <w:rPr>
                <w:noProof/>
                <w:webHidden/>
              </w:rPr>
              <w:tab/>
            </w:r>
            <w:r w:rsidR="005523E3">
              <w:rPr>
                <w:noProof/>
                <w:webHidden/>
              </w:rPr>
              <w:fldChar w:fldCharType="begin"/>
            </w:r>
            <w:r w:rsidR="005523E3">
              <w:rPr>
                <w:noProof/>
                <w:webHidden/>
              </w:rPr>
              <w:instrText xml:space="preserve"> PAGEREF _Toc52322053 \h </w:instrText>
            </w:r>
            <w:r w:rsidR="005523E3">
              <w:rPr>
                <w:noProof/>
                <w:webHidden/>
              </w:rPr>
            </w:r>
            <w:r w:rsidR="005523E3">
              <w:rPr>
                <w:noProof/>
                <w:webHidden/>
              </w:rPr>
              <w:fldChar w:fldCharType="separate"/>
            </w:r>
            <w:r w:rsidR="005523E3">
              <w:rPr>
                <w:noProof/>
                <w:webHidden/>
              </w:rPr>
              <w:t>23</w:t>
            </w:r>
            <w:r w:rsidR="005523E3">
              <w:rPr>
                <w:noProof/>
                <w:webHidden/>
              </w:rPr>
              <w:fldChar w:fldCharType="end"/>
            </w:r>
          </w:hyperlink>
        </w:p>
        <w:p w14:paraId="726D7384" w14:textId="211E755F" w:rsidR="005523E3" w:rsidRDefault="00262711">
          <w:pPr>
            <w:pStyle w:val="TOC1"/>
            <w:tabs>
              <w:tab w:val="right" w:leader="dot" w:pos="8828"/>
            </w:tabs>
            <w:rPr>
              <w:rFonts w:asciiTheme="minorHAnsi" w:hAnsiTheme="minorHAnsi"/>
              <w:noProof/>
              <w:sz w:val="22"/>
              <w:lang w:val="es-PA" w:eastAsia="es-PA"/>
            </w:rPr>
          </w:pPr>
          <w:hyperlink w:anchor="_Toc52322054" w:history="1">
            <w:r w:rsidR="005523E3" w:rsidRPr="006D12AA">
              <w:rPr>
                <w:rStyle w:val="Hyperlink"/>
                <w:rFonts w:cs="Arial"/>
                <w:noProof/>
              </w:rPr>
              <w:t>II MARCO TEÓRICO</w:t>
            </w:r>
            <w:r w:rsidR="005523E3">
              <w:rPr>
                <w:noProof/>
                <w:webHidden/>
              </w:rPr>
              <w:tab/>
            </w:r>
            <w:r w:rsidR="005523E3">
              <w:rPr>
                <w:noProof/>
                <w:webHidden/>
              </w:rPr>
              <w:fldChar w:fldCharType="begin"/>
            </w:r>
            <w:r w:rsidR="005523E3">
              <w:rPr>
                <w:noProof/>
                <w:webHidden/>
              </w:rPr>
              <w:instrText xml:space="preserve"> PAGEREF _Toc52322054 \h </w:instrText>
            </w:r>
            <w:r w:rsidR="005523E3">
              <w:rPr>
                <w:noProof/>
                <w:webHidden/>
              </w:rPr>
            </w:r>
            <w:r w:rsidR="005523E3">
              <w:rPr>
                <w:noProof/>
                <w:webHidden/>
              </w:rPr>
              <w:fldChar w:fldCharType="separate"/>
            </w:r>
            <w:r w:rsidR="005523E3">
              <w:rPr>
                <w:noProof/>
                <w:webHidden/>
              </w:rPr>
              <w:t>24</w:t>
            </w:r>
            <w:r w:rsidR="005523E3">
              <w:rPr>
                <w:noProof/>
                <w:webHidden/>
              </w:rPr>
              <w:fldChar w:fldCharType="end"/>
            </w:r>
          </w:hyperlink>
        </w:p>
        <w:p w14:paraId="6BF57FB8" w14:textId="2B1A3C14" w:rsidR="005523E3" w:rsidRDefault="00262711">
          <w:pPr>
            <w:pStyle w:val="TOC2"/>
            <w:tabs>
              <w:tab w:val="left" w:pos="880"/>
              <w:tab w:val="right" w:leader="dot" w:pos="8828"/>
            </w:tabs>
            <w:rPr>
              <w:rFonts w:asciiTheme="minorHAnsi" w:hAnsiTheme="minorHAnsi"/>
              <w:noProof/>
              <w:sz w:val="22"/>
              <w:lang w:val="es-PA" w:eastAsia="es-PA"/>
            </w:rPr>
          </w:pPr>
          <w:hyperlink w:anchor="_Toc52322055" w:history="1">
            <w:r w:rsidR="005523E3" w:rsidRPr="006D12AA">
              <w:rPr>
                <w:rStyle w:val="Hyperlink"/>
                <w:rFonts w:cs="Arial"/>
                <w:noProof/>
              </w:rPr>
              <w:t>2.1.</w:t>
            </w:r>
            <w:r w:rsidR="005523E3">
              <w:rPr>
                <w:rFonts w:asciiTheme="minorHAnsi" w:hAnsiTheme="minorHAnsi"/>
                <w:noProof/>
                <w:sz w:val="22"/>
                <w:lang w:val="es-PA" w:eastAsia="es-PA"/>
              </w:rPr>
              <w:tab/>
            </w:r>
            <w:r w:rsidR="005523E3" w:rsidRPr="006D12AA">
              <w:rPr>
                <w:rStyle w:val="Hyperlink"/>
                <w:rFonts w:cs="Arial"/>
                <w:noProof/>
              </w:rPr>
              <w:t>UNIVERSIDAD TECNOLÓGICA DE PANAMA</w:t>
            </w:r>
            <w:r w:rsidR="005523E3">
              <w:rPr>
                <w:noProof/>
                <w:webHidden/>
              </w:rPr>
              <w:tab/>
            </w:r>
            <w:r w:rsidR="005523E3">
              <w:rPr>
                <w:noProof/>
                <w:webHidden/>
              </w:rPr>
              <w:fldChar w:fldCharType="begin"/>
            </w:r>
            <w:r w:rsidR="005523E3">
              <w:rPr>
                <w:noProof/>
                <w:webHidden/>
              </w:rPr>
              <w:instrText xml:space="preserve"> PAGEREF _Toc52322055 \h </w:instrText>
            </w:r>
            <w:r w:rsidR="005523E3">
              <w:rPr>
                <w:noProof/>
                <w:webHidden/>
              </w:rPr>
            </w:r>
            <w:r w:rsidR="005523E3">
              <w:rPr>
                <w:noProof/>
                <w:webHidden/>
              </w:rPr>
              <w:fldChar w:fldCharType="separate"/>
            </w:r>
            <w:r w:rsidR="005523E3">
              <w:rPr>
                <w:noProof/>
                <w:webHidden/>
              </w:rPr>
              <w:t>25</w:t>
            </w:r>
            <w:r w:rsidR="005523E3">
              <w:rPr>
                <w:noProof/>
                <w:webHidden/>
              </w:rPr>
              <w:fldChar w:fldCharType="end"/>
            </w:r>
          </w:hyperlink>
        </w:p>
        <w:p w14:paraId="44319DEB" w14:textId="5009A17D" w:rsidR="005523E3" w:rsidRDefault="00262711">
          <w:pPr>
            <w:pStyle w:val="TOC2"/>
            <w:tabs>
              <w:tab w:val="left" w:pos="1100"/>
              <w:tab w:val="right" w:leader="dot" w:pos="8828"/>
            </w:tabs>
            <w:rPr>
              <w:rFonts w:asciiTheme="minorHAnsi" w:hAnsiTheme="minorHAnsi"/>
              <w:noProof/>
              <w:sz w:val="22"/>
              <w:lang w:val="es-PA" w:eastAsia="es-PA"/>
            </w:rPr>
          </w:pPr>
          <w:hyperlink w:anchor="_Toc52322056" w:history="1">
            <w:r w:rsidR="005523E3" w:rsidRPr="006D12AA">
              <w:rPr>
                <w:rStyle w:val="Hyperlink"/>
                <w:rFonts w:cs="Arial"/>
                <w:noProof/>
              </w:rPr>
              <w:t>2.1.1.</w:t>
            </w:r>
            <w:r w:rsidR="005523E3">
              <w:rPr>
                <w:rFonts w:asciiTheme="minorHAnsi" w:hAnsiTheme="minorHAnsi"/>
                <w:noProof/>
                <w:sz w:val="22"/>
                <w:lang w:val="es-PA" w:eastAsia="es-PA"/>
              </w:rPr>
              <w:tab/>
            </w:r>
            <w:r w:rsidR="005523E3" w:rsidRPr="006D12AA">
              <w:rPr>
                <w:rStyle w:val="Hyperlink"/>
                <w:rFonts w:cs="Arial"/>
                <w:noProof/>
              </w:rPr>
              <w:t>MISIÓN</w:t>
            </w:r>
            <w:r w:rsidR="005523E3">
              <w:rPr>
                <w:noProof/>
                <w:webHidden/>
              </w:rPr>
              <w:tab/>
            </w:r>
            <w:r w:rsidR="005523E3">
              <w:rPr>
                <w:noProof/>
                <w:webHidden/>
              </w:rPr>
              <w:fldChar w:fldCharType="begin"/>
            </w:r>
            <w:r w:rsidR="005523E3">
              <w:rPr>
                <w:noProof/>
                <w:webHidden/>
              </w:rPr>
              <w:instrText xml:space="preserve"> PAGEREF _Toc52322056 \h </w:instrText>
            </w:r>
            <w:r w:rsidR="005523E3">
              <w:rPr>
                <w:noProof/>
                <w:webHidden/>
              </w:rPr>
            </w:r>
            <w:r w:rsidR="005523E3">
              <w:rPr>
                <w:noProof/>
                <w:webHidden/>
              </w:rPr>
              <w:fldChar w:fldCharType="separate"/>
            </w:r>
            <w:r w:rsidR="005523E3">
              <w:rPr>
                <w:noProof/>
                <w:webHidden/>
              </w:rPr>
              <w:t>26</w:t>
            </w:r>
            <w:r w:rsidR="005523E3">
              <w:rPr>
                <w:noProof/>
                <w:webHidden/>
              </w:rPr>
              <w:fldChar w:fldCharType="end"/>
            </w:r>
          </w:hyperlink>
        </w:p>
        <w:p w14:paraId="3E8425C0" w14:textId="1EEAC0D8" w:rsidR="005523E3" w:rsidRDefault="00262711">
          <w:pPr>
            <w:pStyle w:val="TOC2"/>
            <w:tabs>
              <w:tab w:val="left" w:pos="1100"/>
              <w:tab w:val="right" w:leader="dot" w:pos="8828"/>
            </w:tabs>
            <w:rPr>
              <w:rFonts w:asciiTheme="minorHAnsi" w:hAnsiTheme="minorHAnsi"/>
              <w:noProof/>
              <w:sz w:val="22"/>
              <w:lang w:val="es-PA" w:eastAsia="es-PA"/>
            </w:rPr>
          </w:pPr>
          <w:hyperlink w:anchor="_Toc52322057" w:history="1">
            <w:r w:rsidR="005523E3" w:rsidRPr="006D12AA">
              <w:rPr>
                <w:rStyle w:val="Hyperlink"/>
                <w:rFonts w:cs="Arial"/>
                <w:noProof/>
              </w:rPr>
              <w:t>2.1.2.</w:t>
            </w:r>
            <w:r w:rsidR="005523E3">
              <w:rPr>
                <w:rFonts w:asciiTheme="minorHAnsi" w:hAnsiTheme="minorHAnsi"/>
                <w:noProof/>
                <w:sz w:val="22"/>
                <w:lang w:val="es-PA" w:eastAsia="es-PA"/>
              </w:rPr>
              <w:tab/>
            </w:r>
            <w:r w:rsidR="005523E3" w:rsidRPr="006D12AA">
              <w:rPr>
                <w:rStyle w:val="Hyperlink"/>
                <w:rFonts w:cs="Arial"/>
                <w:noProof/>
              </w:rPr>
              <w:t>VISIÓN</w:t>
            </w:r>
            <w:r w:rsidR="005523E3">
              <w:rPr>
                <w:noProof/>
                <w:webHidden/>
              </w:rPr>
              <w:tab/>
            </w:r>
            <w:r w:rsidR="005523E3">
              <w:rPr>
                <w:noProof/>
                <w:webHidden/>
              </w:rPr>
              <w:fldChar w:fldCharType="begin"/>
            </w:r>
            <w:r w:rsidR="005523E3">
              <w:rPr>
                <w:noProof/>
                <w:webHidden/>
              </w:rPr>
              <w:instrText xml:space="preserve"> PAGEREF _Toc52322057 \h </w:instrText>
            </w:r>
            <w:r w:rsidR="005523E3">
              <w:rPr>
                <w:noProof/>
                <w:webHidden/>
              </w:rPr>
            </w:r>
            <w:r w:rsidR="005523E3">
              <w:rPr>
                <w:noProof/>
                <w:webHidden/>
              </w:rPr>
              <w:fldChar w:fldCharType="separate"/>
            </w:r>
            <w:r w:rsidR="005523E3">
              <w:rPr>
                <w:noProof/>
                <w:webHidden/>
              </w:rPr>
              <w:t>26</w:t>
            </w:r>
            <w:r w:rsidR="005523E3">
              <w:rPr>
                <w:noProof/>
                <w:webHidden/>
              </w:rPr>
              <w:fldChar w:fldCharType="end"/>
            </w:r>
          </w:hyperlink>
        </w:p>
        <w:p w14:paraId="6EA9075F" w14:textId="1CA93567" w:rsidR="005523E3" w:rsidRDefault="00262711">
          <w:pPr>
            <w:pStyle w:val="TOC2"/>
            <w:tabs>
              <w:tab w:val="left" w:pos="1100"/>
              <w:tab w:val="right" w:leader="dot" w:pos="8828"/>
            </w:tabs>
            <w:rPr>
              <w:rFonts w:asciiTheme="minorHAnsi" w:hAnsiTheme="minorHAnsi"/>
              <w:noProof/>
              <w:sz w:val="22"/>
              <w:lang w:val="es-PA" w:eastAsia="es-PA"/>
            </w:rPr>
          </w:pPr>
          <w:hyperlink w:anchor="_Toc52322058" w:history="1">
            <w:r w:rsidR="005523E3" w:rsidRPr="006D12AA">
              <w:rPr>
                <w:rStyle w:val="Hyperlink"/>
                <w:rFonts w:cs="Arial"/>
                <w:noProof/>
              </w:rPr>
              <w:t>2.1.3.</w:t>
            </w:r>
            <w:r w:rsidR="005523E3">
              <w:rPr>
                <w:rFonts w:asciiTheme="minorHAnsi" w:hAnsiTheme="minorHAnsi"/>
                <w:noProof/>
                <w:sz w:val="22"/>
                <w:lang w:val="es-PA" w:eastAsia="es-PA"/>
              </w:rPr>
              <w:tab/>
            </w:r>
            <w:r w:rsidR="005523E3" w:rsidRPr="006D12AA">
              <w:rPr>
                <w:rStyle w:val="Hyperlink"/>
                <w:rFonts w:cs="Arial"/>
                <w:noProof/>
              </w:rPr>
              <w:t>FACULTADES DE LA UNIVERSIDAD TECNOLÓGICA DE PANAMÁ</w:t>
            </w:r>
            <w:r w:rsidR="005523E3">
              <w:rPr>
                <w:noProof/>
                <w:webHidden/>
              </w:rPr>
              <w:tab/>
            </w:r>
            <w:r w:rsidR="005523E3">
              <w:rPr>
                <w:noProof/>
                <w:webHidden/>
              </w:rPr>
              <w:fldChar w:fldCharType="begin"/>
            </w:r>
            <w:r w:rsidR="005523E3">
              <w:rPr>
                <w:noProof/>
                <w:webHidden/>
              </w:rPr>
              <w:instrText xml:space="preserve"> PAGEREF _Toc52322058 \h </w:instrText>
            </w:r>
            <w:r w:rsidR="005523E3">
              <w:rPr>
                <w:noProof/>
                <w:webHidden/>
              </w:rPr>
            </w:r>
            <w:r w:rsidR="005523E3">
              <w:rPr>
                <w:noProof/>
                <w:webHidden/>
              </w:rPr>
              <w:fldChar w:fldCharType="separate"/>
            </w:r>
            <w:r w:rsidR="005523E3">
              <w:rPr>
                <w:noProof/>
                <w:webHidden/>
              </w:rPr>
              <w:t>26</w:t>
            </w:r>
            <w:r w:rsidR="005523E3">
              <w:rPr>
                <w:noProof/>
                <w:webHidden/>
              </w:rPr>
              <w:fldChar w:fldCharType="end"/>
            </w:r>
          </w:hyperlink>
        </w:p>
        <w:p w14:paraId="658CB26F" w14:textId="76870122" w:rsidR="005523E3" w:rsidRDefault="00262711">
          <w:pPr>
            <w:pStyle w:val="TOC2"/>
            <w:tabs>
              <w:tab w:val="left" w:pos="1320"/>
              <w:tab w:val="right" w:leader="dot" w:pos="8828"/>
            </w:tabs>
            <w:rPr>
              <w:rFonts w:asciiTheme="minorHAnsi" w:hAnsiTheme="minorHAnsi"/>
              <w:noProof/>
              <w:sz w:val="22"/>
              <w:lang w:val="es-PA" w:eastAsia="es-PA"/>
            </w:rPr>
          </w:pPr>
          <w:hyperlink w:anchor="_Toc52322059" w:history="1">
            <w:r w:rsidR="005523E3" w:rsidRPr="006D12AA">
              <w:rPr>
                <w:rStyle w:val="Hyperlink"/>
                <w:rFonts w:cs="Arial"/>
                <w:noProof/>
              </w:rPr>
              <w:t>2.1.3.1.</w:t>
            </w:r>
            <w:r w:rsidR="005523E3">
              <w:rPr>
                <w:rFonts w:asciiTheme="minorHAnsi" w:hAnsiTheme="minorHAnsi"/>
                <w:noProof/>
                <w:sz w:val="22"/>
                <w:lang w:val="es-PA" w:eastAsia="es-PA"/>
              </w:rPr>
              <w:tab/>
            </w:r>
            <w:r w:rsidR="005523E3" w:rsidRPr="006D12AA">
              <w:rPr>
                <w:rStyle w:val="Hyperlink"/>
                <w:rFonts w:cs="Arial"/>
                <w:noProof/>
              </w:rPr>
              <w:t>FACULTAD DE CIENCIA Y TECNOLOGÍA (FCT)</w:t>
            </w:r>
            <w:r w:rsidR="005523E3">
              <w:rPr>
                <w:noProof/>
                <w:webHidden/>
              </w:rPr>
              <w:tab/>
            </w:r>
            <w:r w:rsidR="005523E3">
              <w:rPr>
                <w:noProof/>
                <w:webHidden/>
              </w:rPr>
              <w:fldChar w:fldCharType="begin"/>
            </w:r>
            <w:r w:rsidR="005523E3">
              <w:rPr>
                <w:noProof/>
                <w:webHidden/>
              </w:rPr>
              <w:instrText xml:space="preserve"> PAGEREF _Toc52322059 \h </w:instrText>
            </w:r>
            <w:r w:rsidR="005523E3">
              <w:rPr>
                <w:noProof/>
                <w:webHidden/>
              </w:rPr>
            </w:r>
            <w:r w:rsidR="005523E3">
              <w:rPr>
                <w:noProof/>
                <w:webHidden/>
              </w:rPr>
              <w:fldChar w:fldCharType="separate"/>
            </w:r>
            <w:r w:rsidR="005523E3">
              <w:rPr>
                <w:noProof/>
                <w:webHidden/>
              </w:rPr>
              <w:t>26</w:t>
            </w:r>
            <w:r w:rsidR="005523E3">
              <w:rPr>
                <w:noProof/>
                <w:webHidden/>
              </w:rPr>
              <w:fldChar w:fldCharType="end"/>
            </w:r>
          </w:hyperlink>
        </w:p>
        <w:p w14:paraId="61A62DF4" w14:textId="116BFF47" w:rsidR="005523E3" w:rsidRDefault="00262711">
          <w:pPr>
            <w:pStyle w:val="TOC2"/>
            <w:tabs>
              <w:tab w:val="left" w:pos="1320"/>
              <w:tab w:val="right" w:leader="dot" w:pos="8828"/>
            </w:tabs>
            <w:rPr>
              <w:rFonts w:asciiTheme="minorHAnsi" w:hAnsiTheme="minorHAnsi"/>
              <w:noProof/>
              <w:sz w:val="22"/>
              <w:lang w:val="es-PA" w:eastAsia="es-PA"/>
            </w:rPr>
          </w:pPr>
          <w:hyperlink w:anchor="_Toc52322060" w:history="1">
            <w:r w:rsidR="005523E3" w:rsidRPr="006D12AA">
              <w:rPr>
                <w:rStyle w:val="Hyperlink"/>
                <w:rFonts w:cs="Arial"/>
                <w:noProof/>
              </w:rPr>
              <w:t>2.1.3.2.</w:t>
            </w:r>
            <w:r w:rsidR="005523E3">
              <w:rPr>
                <w:rFonts w:asciiTheme="minorHAnsi" w:hAnsiTheme="minorHAnsi"/>
                <w:noProof/>
                <w:sz w:val="22"/>
                <w:lang w:val="es-PA" w:eastAsia="es-PA"/>
              </w:rPr>
              <w:tab/>
            </w:r>
            <w:r w:rsidR="005523E3" w:rsidRPr="006D12AA">
              <w:rPr>
                <w:rStyle w:val="Hyperlink"/>
                <w:rFonts w:cs="Arial"/>
                <w:noProof/>
              </w:rPr>
              <w:t>FACULTAD DE INGENIERÍA CIVIL (FIC)</w:t>
            </w:r>
            <w:r w:rsidR="005523E3">
              <w:rPr>
                <w:noProof/>
                <w:webHidden/>
              </w:rPr>
              <w:tab/>
            </w:r>
            <w:r w:rsidR="005523E3">
              <w:rPr>
                <w:noProof/>
                <w:webHidden/>
              </w:rPr>
              <w:fldChar w:fldCharType="begin"/>
            </w:r>
            <w:r w:rsidR="005523E3">
              <w:rPr>
                <w:noProof/>
                <w:webHidden/>
              </w:rPr>
              <w:instrText xml:space="preserve"> PAGEREF _Toc52322060 \h </w:instrText>
            </w:r>
            <w:r w:rsidR="005523E3">
              <w:rPr>
                <w:noProof/>
                <w:webHidden/>
              </w:rPr>
            </w:r>
            <w:r w:rsidR="005523E3">
              <w:rPr>
                <w:noProof/>
                <w:webHidden/>
              </w:rPr>
              <w:fldChar w:fldCharType="separate"/>
            </w:r>
            <w:r w:rsidR="005523E3">
              <w:rPr>
                <w:noProof/>
                <w:webHidden/>
              </w:rPr>
              <w:t>27</w:t>
            </w:r>
            <w:r w:rsidR="005523E3">
              <w:rPr>
                <w:noProof/>
                <w:webHidden/>
              </w:rPr>
              <w:fldChar w:fldCharType="end"/>
            </w:r>
          </w:hyperlink>
        </w:p>
        <w:p w14:paraId="3F3DDD7B" w14:textId="6D45C533" w:rsidR="005523E3" w:rsidRDefault="00262711">
          <w:pPr>
            <w:pStyle w:val="TOC2"/>
            <w:tabs>
              <w:tab w:val="left" w:pos="1320"/>
              <w:tab w:val="right" w:leader="dot" w:pos="8828"/>
            </w:tabs>
            <w:rPr>
              <w:rFonts w:asciiTheme="minorHAnsi" w:hAnsiTheme="minorHAnsi"/>
              <w:noProof/>
              <w:sz w:val="22"/>
              <w:lang w:val="es-PA" w:eastAsia="es-PA"/>
            </w:rPr>
          </w:pPr>
          <w:hyperlink w:anchor="_Toc52322061" w:history="1">
            <w:r w:rsidR="005523E3" w:rsidRPr="006D12AA">
              <w:rPr>
                <w:rStyle w:val="Hyperlink"/>
                <w:rFonts w:cs="Arial"/>
                <w:noProof/>
              </w:rPr>
              <w:t>2.1.3.3.</w:t>
            </w:r>
            <w:r w:rsidR="005523E3">
              <w:rPr>
                <w:rFonts w:asciiTheme="minorHAnsi" w:hAnsiTheme="minorHAnsi"/>
                <w:noProof/>
                <w:sz w:val="22"/>
                <w:lang w:val="es-PA" w:eastAsia="es-PA"/>
              </w:rPr>
              <w:tab/>
            </w:r>
            <w:r w:rsidR="005523E3" w:rsidRPr="006D12AA">
              <w:rPr>
                <w:rStyle w:val="Hyperlink"/>
                <w:rFonts w:cs="Arial"/>
                <w:noProof/>
              </w:rPr>
              <w:t>FACULTAD DE INGENIERÍA ELÉCTRICA (FIE)</w:t>
            </w:r>
            <w:r w:rsidR="005523E3">
              <w:rPr>
                <w:noProof/>
                <w:webHidden/>
              </w:rPr>
              <w:tab/>
            </w:r>
            <w:r w:rsidR="005523E3">
              <w:rPr>
                <w:noProof/>
                <w:webHidden/>
              </w:rPr>
              <w:fldChar w:fldCharType="begin"/>
            </w:r>
            <w:r w:rsidR="005523E3">
              <w:rPr>
                <w:noProof/>
                <w:webHidden/>
              </w:rPr>
              <w:instrText xml:space="preserve"> PAGEREF _Toc52322061 \h </w:instrText>
            </w:r>
            <w:r w:rsidR="005523E3">
              <w:rPr>
                <w:noProof/>
                <w:webHidden/>
              </w:rPr>
            </w:r>
            <w:r w:rsidR="005523E3">
              <w:rPr>
                <w:noProof/>
                <w:webHidden/>
              </w:rPr>
              <w:fldChar w:fldCharType="separate"/>
            </w:r>
            <w:r w:rsidR="005523E3">
              <w:rPr>
                <w:noProof/>
                <w:webHidden/>
              </w:rPr>
              <w:t>28</w:t>
            </w:r>
            <w:r w:rsidR="005523E3">
              <w:rPr>
                <w:noProof/>
                <w:webHidden/>
              </w:rPr>
              <w:fldChar w:fldCharType="end"/>
            </w:r>
          </w:hyperlink>
        </w:p>
        <w:p w14:paraId="43668A7B" w14:textId="09CE9182" w:rsidR="005523E3" w:rsidRDefault="00262711">
          <w:pPr>
            <w:pStyle w:val="TOC2"/>
            <w:tabs>
              <w:tab w:val="left" w:pos="1540"/>
              <w:tab w:val="right" w:leader="dot" w:pos="8828"/>
            </w:tabs>
            <w:rPr>
              <w:rFonts w:asciiTheme="minorHAnsi" w:hAnsiTheme="minorHAnsi"/>
              <w:noProof/>
              <w:sz w:val="22"/>
              <w:lang w:val="es-PA" w:eastAsia="es-PA"/>
            </w:rPr>
          </w:pPr>
          <w:hyperlink w:anchor="_Toc52322062" w:history="1">
            <w:r w:rsidR="005523E3" w:rsidRPr="006D12AA">
              <w:rPr>
                <w:rStyle w:val="Hyperlink"/>
                <w:rFonts w:cs="Arial"/>
                <w:noProof/>
              </w:rPr>
              <w:t>2.1.3.3.1.</w:t>
            </w:r>
            <w:r w:rsidR="005523E3">
              <w:rPr>
                <w:rFonts w:asciiTheme="minorHAnsi" w:hAnsiTheme="minorHAnsi"/>
                <w:noProof/>
                <w:sz w:val="22"/>
                <w:lang w:val="es-PA" w:eastAsia="es-PA"/>
              </w:rPr>
              <w:tab/>
            </w:r>
            <w:r w:rsidR="005523E3" w:rsidRPr="006D12AA">
              <w:rPr>
                <w:rStyle w:val="Hyperlink"/>
                <w:rFonts w:cs="Arial"/>
                <w:noProof/>
              </w:rPr>
              <w:t>SOCIEDAD FIE (CLUB DE MECATRÓNICA)</w:t>
            </w:r>
            <w:r w:rsidR="005523E3">
              <w:rPr>
                <w:noProof/>
                <w:webHidden/>
              </w:rPr>
              <w:tab/>
            </w:r>
            <w:r w:rsidR="005523E3">
              <w:rPr>
                <w:noProof/>
                <w:webHidden/>
              </w:rPr>
              <w:fldChar w:fldCharType="begin"/>
            </w:r>
            <w:r w:rsidR="005523E3">
              <w:rPr>
                <w:noProof/>
                <w:webHidden/>
              </w:rPr>
              <w:instrText xml:space="preserve"> PAGEREF _Toc52322062 \h </w:instrText>
            </w:r>
            <w:r w:rsidR="005523E3">
              <w:rPr>
                <w:noProof/>
                <w:webHidden/>
              </w:rPr>
            </w:r>
            <w:r w:rsidR="005523E3">
              <w:rPr>
                <w:noProof/>
                <w:webHidden/>
              </w:rPr>
              <w:fldChar w:fldCharType="separate"/>
            </w:r>
            <w:r w:rsidR="005523E3">
              <w:rPr>
                <w:noProof/>
                <w:webHidden/>
              </w:rPr>
              <w:t>28</w:t>
            </w:r>
            <w:r w:rsidR="005523E3">
              <w:rPr>
                <w:noProof/>
                <w:webHidden/>
              </w:rPr>
              <w:fldChar w:fldCharType="end"/>
            </w:r>
          </w:hyperlink>
        </w:p>
        <w:p w14:paraId="4FDB5F82" w14:textId="25DD289C" w:rsidR="005523E3" w:rsidRDefault="00262711">
          <w:pPr>
            <w:pStyle w:val="TOC2"/>
            <w:tabs>
              <w:tab w:val="left" w:pos="1320"/>
              <w:tab w:val="right" w:leader="dot" w:pos="8828"/>
            </w:tabs>
            <w:rPr>
              <w:rFonts w:asciiTheme="minorHAnsi" w:hAnsiTheme="minorHAnsi"/>
              <w:noProof/>
              <w:sz w:val="22"/>
              <w:lang w:val="es-PA" w:eastAsia="es-PA"/>
            </w:rPr>
          </w:pPr>
          <w:hyperlink w:anchor="_Toc52322063" w:history="1">
            <w:r w:rsidR="005523E3" w:rsidRPr="006D12AA">
              <w:rPr>
                <w:rStyle w:val="Hyperlink"/>
                <w:rFonts w:cs="Arial"/>
                <w:noProof/>
              </w:rPr>
              <w:t>2.1.3.4.</w:t>
            </w:r>
            <w:r w:rsidR="005523E3">
              <w:rPr>
                <w:rFonts w:asciiTheme="minorHAnsi" w:hAnsiTheme="minorHAnsi"/>
                <w:noProof/>
                <w:sz w:val="22"/>
                <w:lang w:val="es-PA" w:eastAsia="es-PA"/>
              </w:rPr>
              <w:tab/>
            </w:r>
            <w:r w:rsidR="005523E3" w:rsidRPr="006D12AA">
              <w:rPr>
                <w:rStyle w:val="Hyperlink"/>
                <w:rFonts w:cs="Arial"/>
                <w:noProof/>
              </w:rPr>
              <w:t>FACULTAD DE INGENIERÍA INDUSTRIAL</w:t>
            </w:r>
            <w:r w:rsidR="005523E3">
              <w:rPr>
                <w:noProof/>
                <w:webHidden/>
              </w:rPr>
              <w:tab/>
            </w:r>
            <w:r w:rsidR="005523E3">
              <w:rPr>
                <w:noProof/>
                <w:webHidden/>
              </w:rPr>
              <w:fldChar w:fldCharType="begin"/>
            </w:r>
            <w:r w:rsidR="005523E3">
              <w:rPr>
                <w:noProof/>
                <w:webHidden/>
              </w:rPr>
              <w:instrText xml:space="preserve"> PAGEREF _Toc52322063 \h </w:instrText>
            </w:r>
            <w:r w:rsidR="005523E3">
              <w:rPr>
                <w:noProof/>
                <w:webHidden/>
              </w:rPr>
            </w:r>
            <w:r w:rsidR="005523E3">
              <w:rPr>
                <w:noProof/>
                <w:webHidden/>
              </w:rPr>
              <w:fldChar w:fldCharType="separate"/>
            </w:r>
            <w:r w:rsidR="005523E3">
              <w:rPr>
                <w:noProof/>
                <w:webHidden/>
              </w:rPr>
              <w:t>29</w:t>
            </w:r>
            <w:r w:rsidR="005523E3">
              <w:rPr>
                <w:noProof/>
                <w:webHidden/>
              </w:rPr>
              <w:fldChar w:fldCharType="end"/>
            </w:r>
          </w:hyperlink>
        </w:p>
        <w:p w14:paraId="2DEBDB5D" w14:textId="3167C770" w:rsidR="005523E3" w:rsidRDefault="00262711">
          <w:pPr>
            <w:pStyle w:val="TOC2"/>
            <w:tabs>
              <w:tab w:val="left" w:pos="1320"/>
              <w:tab w:val="right" w:leader="dot" w:pos="8828"/>
            </w:tabs>
            <w:rPr>
              <w:rFonts w:asciiTheme="minorHAnsi" w:hAnsiTheme="minorHAnsi"/>
              <w:noProof/>
              <w:sz w:val="22"/>
              <w:lang w:val="es-PA" w:eastAsia="es-PA"/>
            </w:rPr>
          </w:pPr>
          <w:hyperlink w:anchor="_Toc52322064" w:history="1">
            <w:r w:rsidR="005523E3" w:rsidRPr="006D12AA">
              <w:rPr>
                <w:rStyle w:val="Hyperlink"/>
                <w:rFonts w:cs="Arial"/>
                <w:noProof/>
              </w:rPr>
              <w:t>2.1.3.5.</w:t>
            </w:r>
            <w:r w:rsidR="005523E3">
              <w:rPr>
                <w:rFonts w:asciiTheme="minorHAnsi" w:hAnsiTheme="minorHAnsi"/>
                <w:noProof/>
                <w:sz w:val="22"/>
                <w:lang w:val="es-PA" w:eastAsia="es-PA"/>
              </w:rPr>
              <w:tab/>
            </w:r>
            <w:r w:rsidR="005523E3" w:rsidRPr="006D12AA">
              <w:rPr>
                <w:rStyle w:val="Hyperlink"/>
                <w:rFonts w:cs="Arial"/>
                <w:noProof/>
              </w:rPr>
              <w:t>FACULTAD DE INGENIERÍA MECÁNICA</w:t>
            </w:r>
            <w:r w:rsidR="005523E3">
              <w:rPr>
                <w:noProof/>
                <w:webHidden/>
              </w:rPr>
              <w:tab/>
            </w:r>
            <w:r w:rsidR="005523E3">
              <w:rPr>
                <w:noProof/>
                <w:webHidden/>
              </w:rPr>
              <w:fldChar w:fldCharType="begin"/>
            </w:r>
            <w:r w:rsidR="005523E3">
              <w:rPr>
                <w:noProof/>
                <w:webHidden/>
              </w:rPr>
              <w:instrText xml:space="preserve"> PAGEREF _Toc52322064 \h </w:instrText>
            </w:r>
            <w:r w:rsidR="005523E3">
              <w:rPr>
                <w:noProof/>
                <w:webHidden/>
              </w:rPr>
            </w:r>
            <w:r w:rsidR="005523E3">
              <w:rPr>
                <w:noProof/>
                <w:webHidden/>
              </w:rPr>
              <w:fldChar w:fldCharType="separate"/>
            </w:r>
            <w:r w:rsidR="005523E3">
              <w:rPr>
                <w:noProof/>
                <w:webHidden/>
              </w:rPr>
              <w:t>29</w:t>
            </w:r>
            <w:r w:rsidR="005523E3">
              <w:rPr>
                <w:noProof/>
                <w:webHidden/>
              </w:rPr>
              <w:fldChar w:fldCharType="end"/>
            </w:r>
          </w:hyperlink>
        </w:p>
        <w:p w14:paraId="4C4B5028" w14:textId="6A46D6F3" w:rsidR="005523E3" w:rsidRDefault="00262711">
          <w:pPr>
            <w:pStyle w:val="TOC2"/>
            <w:tabs>
              <w:tab w:val="left" w:pos="1320"/>
              <w:tab w:val="right" w:leader="dot" w:pos="8828"/>
            </w:tabs>
            <w:rPr>
              <w:rFonts w:asciiTheme="minorHAnsi" w:hAnsiTheme="minorHAnsi"/>
              <w:noProof/>
              <w:sz w:val="22"/>
              <w:lang w:val="es-PA" w:eastAsia="es-PA"/>
            </w:rPr>
          </w:pPr>
          <w:hyperlink w:anchor="_Toc52322065" w:history="1">
            <w:r w:rsidR="005523E3" w:rsidRPr="006D12AA">
              <w:rPr>
                <w:rStyle w:val="Hyperlink"/>
                <w:rFonts w:cs="Arial"/>
                <w:noProof/>
              </w:rPr>
              <w:t>2.1.3.6.</w:t>
            </w:r>
            <w:r w:rsidR="005523E3">
              <w:rPr>
                <w:rFonts w:asciiTheme="minorHAnsi" w:hAnsiTheme="minorHAnsi"/>
                <w:noProof/>
                <w:sz w:val="22"/>
                <w:lang w:val="es-PA" w:eastAsia="es-PA"/>
              </w:rPr>
              <w:tab/>
            </w:r>
            <w:r w:rsidR="005523E3" w:rsidRPr="006D12AA">
              <w:rPr>
                <w:rStyle w:val="Hyperlink"/>
                <w:rFonts w:cs="Arial"/>
                <w:noProof/>
              </w:rPr>
              <w:t>FACULTAD DE INGENIERÍA EN SISTEMAS CONPUTACIONALES</w:t>
            </w:r>
            <w:r w:rsidR="005523E3">
              <w:rPr>
                <w:noProof/>
                <w:webHidden/>
              </w:rPr>
              <w:tab/>
            </w:r>
            <w:r w:rsidR="005523E3">
              <w:rPr>
                <w:noProof/>
                <w:webHidden/>
              </w:rPr>
              <w:fldChar w:fldCharType="begin"/>
            </w:r>
            <w:r w:rsidR="005523E3">
              <w:rPr>
                <w:noProof/>
                <w:webHidden/>
              </w:rPr>
              <w:instrText xml:space="preserve"> PAGEREF _Toc52322065 \h </w:instrText>
            </w:r>
            <w:r w:rsidR="005523E3">
              <w:rPr>
                <w:noProof/>
                <w:webHidden/>
              </w:rPr>
            </w:r>
            <w:r w:rsidR="005523E3">
              <w:rPr>
                <w:noProof/>
                <w:webHidden/>
              </w:rPr>
              <w:fldChar w:fldCharType="separate"/>
            </w:r>
            <w:r w:rsidR="005523E3">
              <w:rPr>
                <w:noProof/>
                <w:webHidden/>
              </w:rPr>
              <w:t>30</w:t>
            </w:r>
            <w:r w:rsidR="005523E3">
              <w:rPr>
                <w:noProof/>
                <w:webHidden/>
              </w:rPr>
              <w:fldChar w:fldCharType="end"/>
            </w:r>
          </w:hyperlink>
        </w:p>
        <w:p w14:paraId="004EF26A" w14:textId="2A5E4971" w:rsidR="005523E3" w:rsidRDefault="00262711">
          <w:pPr>
            <w:pStyle w:val="TOC2"/>
            <w:tabs>
              <w:tab w:val="left" w:pos="1100"/>
              <w:tab w:val="right" w:leader="dot" w:pos="8828"/>
            </w:tabs>
            <w:rPr>
              <w:rFonts w:asciiTheme="minorHAnsi" w:hAnsiTheme="minorHAnsi"/>
              <w:noProof/>
              <w:sz w:val="22"/>
              <w:lang w:val="es-PA" w:eastAsia="es-PA"/>
            </w:rPr>
          </w:pPr>
          <w:hyperlink w:anchor="_Toc52322066" w:history="1">
            <w:r w:rsidR="005523E3" w:rsidRPr="006D12AA">
              <w:rPr>
                <w:rStyle w:val="Hyperlink"/>
                <w:rFonts w:cs="Arial"/>
                <w:noProof/>
              </w:rPr>
              <w:t>2.1.4.</w:t>
            </w:r>
            <w:r w:rsidR="005523E3">
              <w:rPr>
                <w:rFonts w:asciiTheme="minorHAnsi" w:hAnsiTheme="minorHAnsi"/>
                <w:noProof/>
                <w:sz w:val="22"/>
                <w:lang w:val="es-PA" w:eastAsia="es-PA"/>
              </w:rPr>
              <w:tab/>
            </w:r>
            <w:r w:rsidR="005523E3" w:rsidRPr="006D12AA">
              <w:rPr>
                <w:rStyle w:val="Hyperlink"/>
                <w:rFonts w:cs="Arial"/>
                <w:noProof/>
              </w:rPr>
              <w:t>CENTRO REGIONALES DE LA UNIVERSIDAD TECNOLÓGICA DE PANAMÁ</w:t>
            </w:r>
            <w:r w:rsidR="005523E3">
              <w:rPr>
                <w:noProof/>
                <w:webHidden/>
              </w:rPr>
              <w:tab/>
            </w:r>
            <w:r w:rsidR="005523E3">
              <w:rPr>
                <w:noProof/>
                <w:webHidden/>
              </w:rPr>
              <w:fldChar w:fldCharType="begin"/>
            </w:r>
            <w:r w:rsidR="005523E3">
              <w:rPr>
                <w:noProof/>
                <w:webHidden/>
              </w:rPr>
              <w:instrText xml:space="preserve"> PAGEREF _Toc52322066 \h </w:instrText>
            </w:r>
            <w:r w:rsidR="005523E3">
              <w:rPr>
                <w:noProof/>
                <w:webHidden/>
              </w:rPr>
            </w:r>
            <w:r w:rsidR="005523E3">
              <w:rPr>
                <w:noProof/>
                <w:webHidden/>
              </w:rPr>
              <w:fldChar w:fldCharType="separate"/>
            </w:r>
            <w:r w:rsidR="005523E3">
              <w:rPr>
                <w:noProof/>
                <w:webHidden/>
              </w:rPr>
              <w:t>31</w:t>
            </w:r>
            <w:r w:rsidR="005523E3">
              <w:rPr>
                <w:noProof/>
                <w:webHidden/>
              </w:rPr>
              <w:fldChar w:fldCharType="end"/>
            </w:r>
          </w:hyperlink>
        </w:p>
        <w:p w14:paraId="6FB684DA" w14:textId="700B0F39" w:rsidR="005523E3" w:rsidRDefault="00262711">
          <w:pPr>
            <w:pStyle w:val="TOC2"/>
            <w:tabs>
              <w:tab w:val="left" w:pos="1320"/>
              <w:tab w:val="right" w:leader="dot" w:pos="8828"/>
            </w:tabs>
            <w:rPr>
              <w:rFonts w:asciiTheme="minorHAnsi" w:hAnsiTheme="minorHAnsi"/>
              <w:noProof/>
              <w:sz w:val="22"/>
              <w:lang w:val="es-PA" w:eastAsia="es-PA"/>
            </w:rPr>
          </w:pPr>
          <w:hyperlink w:anchor="_Toc52322067" w:history="1">
            <w:r w:rsidR="005523E3" w:rsidRPr="006D12AA">
              <w:rPr>
                <w:rStyle w:val="Hyperlink"/>
                <w:rFonts w:cs="Arial"/>
                <w:noProof/>
              </w:rPr>
              <w:t>2.1.4.1.</w:t>
            </w:r>
            <w:r w:rsidR="005523E3">
              <w:rPr>
                <w:rFonts w:asciiTheme="minorHAnsi" w:hAnsiTheme="minorHAnsi"/>
                <w:noProof/>
                <w:sz w:val="22"/>
                <w:lang w:val="es-PA" w:eastAsia="es-PA"/>
              </w:rPr>
              <w:tab/>
            </w:r>
            <w:r w:rsidR="005523E3" w:rsidRPr="006D12AA">
              <w:rPr>
                <w:rStyle w:val="Hyperlink"/>
                <w:rFonts w:cs="Arial"/>
                <w:noProof/>
              </w:rPr>
              <w:t>CENTRO REGIONAL DE AZUERO</w:t>
            </w:r>
            <w:r w:rsidR="005523E3">
              <w:rPr>
                <w:noProof/>
                <w:webHidden/>
              </w:rPr>
              <w:tab/>
            </w:r>
            <w:r w:rsidR="005523E3">
              <w:rPr>
                <w:noProof/>
                <w:webHidden/>
              </w:rPr>
              <w:fldChar w:fldCharType="begin"/>
            </w:r>
            <w:r w:rsidR="005523E3">
              <w:rPr>
                <w:noProof/>
                <w:webHidden/>
              </w:rPr>
              <w:instrText xml:space="preserve"> PAGEREF _Toc52322067 \h </w:instrText>
            </w:r>
            <w:r w:rsidR="005523E3">
              <w:rPr>
                <w:noProof/>
                <w:webHidden/>
              </w:rPr>
            </w:r>
            <w:r w:rsidR="005523E3">
              <w:rPr>
                <w:noProof/>
                <w:webHidden/>
              </w:rPr>
              <w:fldChar w:fldCharType="separate"/>
            </w:r>
            <w:r w:rsidR="005523E3">
              <w:rPr>
                <w:noProof/>
                <w:webHidden/>
              </w:rPr>
              <w:t>31</w:t>
            </w:r>
            <w:r w:rsidR="005523E3">
              <w:rPr>
                <w:noProof/>
                <w:webHidden/>
              </w:rPr>
              <w:fldChar w:fldCharType="end"/>
            </w:r>
          </w:hyperlink>
        </w:p>
        <w:p w14:paraId="48138FD0" w14:textId="54268329" w:rsidR="005523E3" w:rsidRDefault="00262711">
          <w:pPr>
            <w:pStyle w:val="TOC2"/>
            <w:tabs>
              <w:tab w:val="left" w:pos="1320"/>
              <w:tab w:val="right" w:leader="dot" w:pos="8828"/>
            </w:tabs>
            <w:rPr>
              <w:rFonts w:asciiTheme="minorHAnsi" w:hAnsiTheme="minorHAnsi"/>
              <w:noProof/>
              <w:sz w:val="22"/>
              <w:lang w:val="es-PA" w:eastAsia="es-PA"/>
            </w:rPr>
          </w:pPr>
          <w:hyperlink w:anchor="_Toc52322068" w:history="1">
            <w:r w:rsidR="005523E3" w:rsidRPr="006D12AA">
              <w:rPr>
                <w:rStyle w:val="Hyperlink"/>
                <w:rFonts w:cs="Arial"/>
                <w:noProof/>
              </w:rPr>
              <w:t>2.1.4.2.</w:t>
            </w:r>
            <w:r w:rsidR="005523E3">
              <w:rPr>
                <w:rFonts w:asciiTheme="minorHAnsi" w:hAnsiTheme="minorHAnsi"/>
                <w:noProof/>
                <w:sz w:val="22"/>
                <w:lang w:val="es-PA" w:eastAsia="es-PA"/>
              </w:rPr>
              <w:tab/>
            </w:r>
            <w:r w:rsidR="005523E3" w:rsidRPr="006D12AA">
              <w:rPr>
                <w:rStyle w:val="Hyperlink"/>
                <w:rFonts w:cs="Arial"/>
                <w:noProof/>
              </w:rPr>
              <w:t>CENTRO REGIONAL DE BOCAS DEL TORO</w:t>
            </w:r>
            <w:r w:rsidR="005523E3">
              <w:rPr>
                <w:noProof/>
                <w:webHidden/>
              </w:rPr>
              <w:tab/>
            </w:r>
            <w:r w:rsidR="005523E3">
              <w:rPr>
                <w:noProof/>
                <w:webHidden/>
              </w:rPr>
              <w:fldChar w:fldCharType="begin"/>
            </w:r>
            <w:r w:rsidR="005523E3">
              <w:rPr>
                <w:noProof/>
                <w:webHidden/>
              </w:rPr>
              <w:instrText xml:space="preserve"> PAGEREF _Toc52322068 \h </w:instrText>
            </w:r>
            <w:r w:rsidR="005523E3">
              <w:rPr>
                <w:noProof/>
                <w:webHidden/>
              </w:rPr>
            </w:r>
            <w:r w:rsidR="005523E3">
              <w:rPr>
                <w:noProof/>
                <w:webHidden/>
              </w:rPr>
              <w:fldChar w:fldCharType="separate"/>
            </w:r>
            <w:r w:rsidR="005523E3">
              <w:rPr>
                <w:noProof/>
                <w:webHidden/>
              </w:rPr>
              <w:t>32</w:t>
            </w:r>
            <w:r w:rsidR="005523E3">
              <w:rPr>
                <w:noProof/>
                <w:webHidden/>
              </w:rPr>
              <w:fldChar w:fldCharType="end"/>
            </w:r>
          </w:hyperlink>
        </w:p>
        <w:p w14:paraId="31810717" w14:textId="4A9C416A" w:rsidR="005523E3" w:rsidRDefault="00262711">
          <w:pPr>
            <w:pStyle w:val="TOC2"/>
            <w:tabs>
              <w:tab w:val="left" w:pos="1320"/>
              <w:tab w:val="right" w:leader="dot" w:pos="8828"/>
            </w:tabs>
            <w:rPr>
              <w:rFonts w:asciiTheme="minorHAnsi" w:hAnsiTheme="minorHAnsi"/>
              <w:noProof/>
              <w:sz w:val="22"/>
              <w:lang w:val="es-PA" w:eastAsia="es-PA"/>
            </w:rPr>
          </w:pPr>
          <w:hyperlink w:anchor="_Toc52322069" w:history="1">
            <w:r w:rsidR="005523E3" w:rsidRPr="006D12AA">
              <w:rPr>
                <w:rStyle w:val="Hyperlink"/>
                <w:rFonts w:cs="Arial"/>
                <w:noProof/>
              </w:rPr>
              <w:t>2.1.4.3.</w:t>
            </w:r>
            <w:r w:rsidR="005523E3">
              <w:rPr>
                <w:rFonts w:asciiTheme="minorHAnsi" w:hAnsiTheme="minorHAnsi"/>
                <w:noProof/>
                <w:sz w:val="22"/>
                <w:lang w:val="es-PA" w:eastAsia="es-PA"/>
              </w:rPr>
              <w:tab/>
            </w:r>
            <w:r w:rsidR="005523E3" w:rsidRPr="006D12AA">
              <w:rPr>
                <w:rStyle w:val="Hyperlink"/>
                <w:rFonts w:cs="Arial"/>
                <w:noProof/>
              </w:rPr>
              <w:t>CENTRO REGIONAL DE CHIRIQUÍ</w:t>
            </w:r>
            <w:r w:rsidR="005523E3">
              <w:rPr>
                <w:noProof/>
                <w:webHidden/>
              </w:rPr>
              <w:tab/>
            </w:r>
            <w:r w:rsidR="005523E3">
              <w:rPr>
                <w:noProof/>
                <w:webHidden/>
              </w:rPr>
              <w:fldChar w:fldCharType="begin"/>
            </w:r>
            <w:r w:rsidR="005523E3">
              <w:rPr>
                <w:noProof/>
                <w:webHidden/>
              </w:rPr>
              <w:instrText xml:space="preserve"> PAGEREF _Toc52322069 \h </w:instrText>
            </w:r>
            <w:r w:rsidR="005523E3">
              <w:rPr>
                <w:noProof/>
                <w:webHidden/>
              </w:rPr>
            </w:r>
            <w:r w:rsidR="005523E3">
              <w:rPr>
                <w:noProof/>
                <w:webHidden/>
              </w:rPr>
              <w:fldChar w:fldCharType="separate"/>
            </w:r>
            <w:r w:rsidR="005523E3">
              <w:rPr>
                <w:noProof/>
                <w:webHidden/>
              </w:rPr>
              <w:t>32</w:t>
            </w:r>
            <w:r w:rsidR="005523E3">
              <w:rPr>
                <w:noProof/>
                <w:webHidden/>
              </w:rPr>
              <w:fldChar w:fldCharType="end"/>
            </w:r>
          </w:hyperlink>
        </w:p>
        <w:p w14:paraId="3DF9BFBE" w14:textId="145E594A" w:rsidR="005523E3" w:rsidRDefault="00262711">
          <w:pPr>
            <w:pStyle w:val="TOC2"/>
            <w:tabs>
              <w:tab w:val="left" w:pos="1320"/>
              <w:tab w:val="right" w:leader="dot" w:pos="8828"/>
            </w:tabs>
            <w:rPr>
              <w:rFonts w:asciiTheme="minorHAnsi" w:hAnsiTheme="minorHAnsi"/>
              <w:noProof/>
              <w:sz w:val="22"/>
              <w:lang w:val="es-PA" w:eastAsia="es-PA"/>
            </w:rPr>
          </w:pPr>
          <w:hyperlink w:anchor="_Toc52322070" w:history="1">
            <w:r w:rsidR="005523E3" w:rsidRPr="006D12AA">
              <w:rPr>
                <w:rStyle w:val="Hyperlink"/>
                <w:rFonts w:cs="Arial"/>
                <w:noProof/>
              </w:rPr>
              <w:t>2.1.4.4.</w:t>
            </w:r>
            <w:r w:rsidR="005523E3">
              <w:rPr>
                <w:rFonts w:asciiTheme="minorHAnsi" w:hAnsiTheme="minorHAnsi"/>
                <w:noProof/>
                <w:sz w:val="22"/>
                <w:lang w:val="es-PA" w:eastAsia="es-PA"/>
              </w:rPr>
              <w:tab/>
            </w:r>
            <w:r w:rsidR="005523E3" w:rsidRPr="006D12AA">
              <w:rPr>
                <w:rStyle w:val="Hyperlink"/>
                <w:rFonts w:cs="Arial"/>
                <w:noProof/>
              </w:rPr>
              <w:t>CENTRO REGIONAL DE COCLÉ</w:t>
            </w:r>
            <w:r w:rsidR="005523E3">
              <w:rPr>
                <w:noProof/>
                <w:webHidden/>
              </w:rPr>
              <w:tab/>
            </w:r>
            <w:r w:rsidR="005523E3">
              <w:rPr>
                <w:noProof/>
                <w:webHidden/>
              </w:rPr>
              <w:fldChar w:fldCharType="begin"/>
            </w:r>
            <w:r w:rsidR="005523E3">
              <w:rPr>
                <w:noProof/>
                <w:webHidden/>
              </w:rPr>
              <w:instrText xml:space="preserve"> PAGEREF _Toc52322070 \h </w:instrText>
            </w:r>
            <w:r w:rsidR="005523E3">
              <w:rPr>
                <w:noProof/>
                <w:webHidden/>
              </w:rPr>
            </w:r>
            <w:r w:rsidR="005523E3">
              <w:rPr>
                <w:noProof/>
                <w:webHidden/>
              </w:rPr>
              <w:fldChar w:fldCharType="separate"/>
            </w:r>
            <w:r w:rsidR="005523E3">
              <w:rPr>
                <w:noProof/>
                <w:webHidden/>
              </w:rPr>
              <w:t>32</w:t>
            </w:r>
            <w:r w:rsidR="005523E3">
              <w:rPr>
                <w:noProof/>
                <w:webHidden/>
              </w:rPr>
              <w:fldChar w:fldCharType="end"/>
            </w:r>
          </w:hyperlink>
        </w:p>
        <w:p w14:paraId="313DB351" w14:textId="6FADD43F" w:rsidR="005523E3" w:rsidRDefault="00262711">
          <w:pPr>
            <w:pStyle w:val="TOC2"/>
            <w:tabs>
              <w:tab w:val="left" w:pos="1320"/>
              <w:tab w:val="right" w:leader="dot" w:pos="8828"/>
            </w:tabs>
            <w:rPr>
              <w:rFonts w:asciiTheme="minorHAnsi" w:hAnsiTheme="minorHAnsi"/>
              <w:noProof/>
              <w:sz w:val="22"/>
              <w:lang w:val="es-PA" w:eastAsia="es-PA"/>
            </w:rPr>
          </w:pPr>
          <w:hyperlink w:anchor="_Toc52322071" w:history="1">
            <w:r w:rsidR="005523E3" w:rsidRPr="006D12AA">
              <w:rPr>
                <w:rStyle w:val="Hyperlink"/>
                <w:rFonts w:cs="Arial"/>
                <w:noProof/>
              </w:rPr>
              <w:t>2.1.4.5.</w:t>
            </w:r>
            <w:r w:rsidR="005523E3">
              <w:rPr>
                <w:rFonts w:asciiTheme="minorHAnsi" w:hAnsiTheme="minorHAnsi"/>
                <w:noProof/>
                <w:sz w:val="22"/>
                <w:lang w:val="es-PA" w:eastAsia="es-PA"/>
              </w:rPr>
              <w:tab/>
            </w:r>
            <w:r w:rsidR="005523E3" w:rsidRPr="006D12AA">
              <w:rPr>
                <w:rStyle w:val="Hyperlink"/>
                <w:rFonts w:cs="Arial"/>
                <w:noProof/>
              </w:rPr>
              <w:t>CENTRO REGIONAL DE COLÓN</w:t>
            </w:r>
            <w:r w:rsidR="005523E3">
              <w:rPr>
                <w:noProof/>
                <w:webHidden/>
              </w:rPr>
              <w:tab/>
            </w:r>
            <w:r w:rsidR="005523E3">
              <w:rPr>
                <w:noProof/>
                <w:webHidden/>
              </w:rPr>
              <w:fldChar w:fldCharType="begin"/>
            </w:r>
            <w:r w:rsidR="005523E3">
              <w:rPr>
                <w:noProof/>
                <w:webHidden/>
              </w:rPr>
              <w:instrText xml:space="preserve"> PAGEREF _Toc52322071 \h </w:instrText>
            </w:r>
            <w:r w:rsidR="005523E3">
              <w:rPr>
                <w:noProof/>
                <w:webHidden/>
              </w:rPr>
            </w:r>
            <w:r w:rsidR="005523E3">
              <w:rPr>
                <w:noProof/>
                <w:webHidden/>
              </w:rPr>
              <w:fldChar w:fldCharType="separate"/>
            </w:r>
            <w:r w:rsidR="005523E3">
              <w:rPr>
                <w:noProof/>
                <w:webHidden/>
              </w:rPr>
              <w:t>32</w:t>
            </w:r>
            <w:r w:rsidR="005523E3">
              <w:rPr>
                <w:noProof/>
                <w:webHidden/>
              </w:rPr>
              <w:fldChar w:fldCharType="end"/>
            </w:r>
          </w:hyperlink>
        </w:p>
        <w:p w14:paraId="2714F55B" w14:textId="475C0E4A" w:rsidR="005523E3" w:rsidRDefault="00262711">
          <w:pPr>
            <w:pStyle w:val="TOC2"/>
            <w:tabs>
              <w:tab w:val="left" w:pos="1320"/>
              <w:tab w:val="right" w:leader="dot" w:pos="8828"/>
            </w:tabs>
            <w:rPr>
              <w:rFonts w:asciiTheme="minorHAnsi" w:hAnsiTheme="minorHAnsi"/>
              <w:noProof/>
              <w:sz w:val="22"/>
              <w:lang w:val="es-PA" w:eastAsia="es-PA"/>
            </w:rPr>
          </w:pPr>
          <w:hyperlink w:anchor="_Toc52322072" w:history="1">
            <w:r w:rsidR="005523E3" w:rsidRPr="006D12AA">
              <w:rPr>
                <w:rStyle w:val="Hyperlink"/>
                <w:rFonts w:cs="Arial"/>
                <w:noProof/>
              </w:rPr>
              <w:t>2.1.4.6.</w:t>
            </w:r>
            <w:r w:rsidR="005523E3">
              <w:rPr>
                <w:rFonts w:asciiTheme="minorHAnsi" w:hAnsiTheme="minorHAnsi"/>
                <w:noProof/>
                <w:sz w:val="22"/>
                <w:lang w:val="es-PA" w:eastAsia="es-PA"/>
              </w:rPr>
              <w:tab/>
            </w:r>
            <w:r w:rsidR="005523E3" w:rsidRPr="006D12AA">
              <w:rPr>
                <w:rStyle w:val="Hyperlink"/>
                <w:rFonts w:cs="Arial"/>
                <w:noProof/>
              </w:rPr>
              <w:t>CENTRO REGIONAL DE PANAMÁ OESTE</w:t>
            </w:r>
            <w:r w:rsidR="005523E3">
              <w:rPr>
                <w:noProof/>
                <w:webHidden/>
              </w:rPr>
              <w:tab/>
            </w:r>
            <w:r w:rsidR="005523E3">
              <w:rPr>
                <w:noProof/>
                <w:webHidden/>
              </w:rPr>
              <w:fldChar w:fldCharType="begin"/>
            </w:r>
            <w:r w:rsidR="005523E3">
              <w:rPr>
                <w:noProof/>
                <w:webHidden/>
              </w:rPr>
              <w:instrText xml:space="preserve"> PAGEREF _Toc52322072 \h </w:instrText>
            </w:r>
            <w:r w:rsidR="005523E3">
              <w:rPr>
                <w:noProof/>
                <w:webHidden/>
              </w:rPr>
            </w:r>
            <w:r w:rsidR="005523E3">
              <w:rPr>
                <w:noProof/>
                <w:webHidden/>
              </w:rPr>
              <w:fldChar w:fldCharType="separate"/>
            </w:r>
            <w:r w:rsidR="005523E3">
              <w:rPr>
                <w:noProof/>
                <w:webHidden/>
              </w:rPr>
              <w:t>32</w:t>
            </w:r>
            <w:r w:rsidR="005523E3">
              <w:rPr>
                <w:noProof/>
                <w:webHidden/>
              </w:rPr>
              <w:fldChar w:fldCharType="end"/>
            </w:r>
          </w:hyperlink>
        </w:p>
        <w:p w14:paraId="6A15701C" w14:textId="237A8548" w:rsidR="005523E3" w:rsidRDefault="00262711">
          <w:pPr>
            <w:pStyle w:val="TOC2"/>
            <w:tabs>
              <w:tab w:val="left" w:pos="1320"/>
              <w:tab w:val="right" w:leader="dot" w:pos="8828"/>
            </w:tabs>
            <w:rPr>
              <w:rFonts w:asciiTheme="minorHAnsi" w:hAnsiTheme="minorHAnsi"/>
              <w:noProof/>
              <w:sz w:val="22"/>
              <w:lang w:val="es-PA" w:eastAsia="es-PA"/>
            </w:rPr>
          </w:pPr>
          <w:hyperlink w:anchor="_Toc52322073" w:history="1">
            <w:r w:rsidR="005523E3" w:rsidRPr="006D12AA">
              <w:rPr>
                <w:rStyle w:val="Hyperlink"/>
                <w:rFonts w:cs="Arial"/>
                <w:noProof/>
              </w:rPr>
              <w:t>2.1.4.7.</w:t>
            </w:r>
            <w:r w:rsidR="005523E3">
              <w:rPr>
                <w:rFonts w:asciiTheme="minorHAnsi" w:hAnsiTheme="minorHAnsi"/>
                <w:noProof/>
                <w:sz w:val="22"/>
                <w:lang w:val="es-PA" w:eastAsia="es-PA"/>
              </w:rPr>
              <w:tab/>
            </w:r>
            <w:r w:rsidR="005523E3" w:rsidRPr="006D12AA">
              <w:rPr>
                <w:rStyle w:val="Hyperlink"/>
                <w:rFonts w:cs="Arial"/>
                <w:noProof/>
              </w:rPr>
              <w:t>CENTRO REGIONAL DE VERAGUAS</w:t>
            </w:r>
            <w:r w:rsidR="005523E3">
              <w:rPr>
                <w:noProof/>
                <w:webHidden/>
              </w:rPr>
              <w:tab/>
            </w:r>
            <w:r w:rsidR="005523E3">
              <w:rPr>
                <w:noProof/>
                <w:webHidden/>
              </w:rPr>
              <w:fldChar w:fldCharType="begin"/>
            </w:r>
            <w:r w:rsidR="005523E3">
              <w:rPr>
                <w:noProof/>
                <w:webHidden/>
              </w:rPr>
              <w:instrText xml:space="preserve"> PAGEREF _Toc52322073 \h </w:instrText>
            </w:r>
            <w:r w:rsidR="005523E3">
              <w:rPr>
                <w:noProof/>
                <w:webHidden/>
              </w:rPr>
            </w:r>
            <w:r w:rsidR="005523E3">
              <w:rPr>
                <w:noProof/>
                <w:webHidden/>
              </w:rPr>
              <w:fldChar w:fldCharType="separate"/>
            </w:r>
            <w:r w:rsidR="005523E3">
              <w:rPr>
                <w:noProof/>
                <w:webHidden/>
              </w:rPr>
              <w:t>33</w:t>
            </w:r>
            <w:r w:rsidR="005523E3">
              <w:rPr>
                <w:noProof/>
                <w:webHidden/>
              </w:rPr>
              <w:fldChar w:fldCharType="end"/>
            </w:r>
          </w:hyperlink>
        </w:p>
        <w:p w14:paraId="537ACA06" w14:textId="57865997" w:rsidR="005523E3" w:rsidRDefault="00262711">
          <w:pPr>
            <w:pStyle w:val="TOC2"/>
            <w:tabs>
              <w:tab w:val="left" w:pos="1100"/>
              <w:tab w:val="right" w:leader="dot" w:pos="8828"/>
            </w:tabs>
            <w:rPr>
              <w:rFonts w:asciiTheme="minorHAnsi" w:hAnsiTheme="minorHAnsi"/>
              <w:noProof/>
              <w:sz w:val="22"/>
              <w:lang w:val="es-PA" w:eastAsia="es-PA"/>
            </w:rPr>
          </w:pPr>
          <w:hyperlink w:anchor="_Toc52322074" w:history="1">
            <w:r w:rsidR="005523E3" w:rsidRPr="006D12AA">
              <w:rPr>
                <w:rStyle w:val="Hyperlink"/>
                <w:rFonts w:cs="Arial"/>
                <w:noProof/>
              </w:rPr>
              <w:t>2.1.5.</w:t>
            </w:r>
            <w:r w:rsidR="005523E3">
              <w:rPr>
                <w:rFonts w:asciiTheme="minorHAnsi" w:hAnsiTheme="minorHAnsi"/>
                <w:noProof/>
                <w:sz w:val="22"/>
                <w:lang w:val="es-PA" w:eastAsia="es-PA"/>
              </w:rPr>
              <w:tab/>
            </w:r>
            <w:r w:rsidR="005523E3" w:rsidRPr="006D12AA">
              <w:rPr>
                <w:rStyle w:val="Hyperlink"/>
                <w:rFonts w:cs="Arial"/>
                <w:noProof/>
              </w:rPr>
              <w:t>CENTROS DE INVESTIGACIÓN DE LA UNIVERSIDAD TECNOLÓGICA DE PANAMÁ</w:t>
            </w:r>
            <w:r w:rsidR="005523E3">
              <w:rPr>
                <w:noProof/>
                <w:webHidden/>
              </w:rPr>
              <w:tab/>
            </w:r>
            <w:r w:rsidR="005523E3">
              <w:rPr>
                <w:noProof/>
                <w:webHidden/>
              </w:rPr>
              <w:fldChar w:fldCharType="begin"/>
            </w:r>
            <w:r w:rsidR="005523E3">
              <w:rPr>
                <w:noProof/>
                <w:webHidden/>
              </w:rPr>
              <w:instrText xml:space="preserve"> PAGEREF _Toc52322074 \h </w:instrText>
            </w:r>
            <w:r w:rsidR="005523E3">
              <w:rPr>
                <w:noProof/>
                <w:webHidden/>
              </w:rPr>
            </w:r>
            <w:r w:rsidR="005523E3">
              <w:rPr>
                <w:noProof/>
                <w:webHidden/>
              </w:rPr>
              <w:fldChar w:fldCharType="separate"/>
            </w:r>
            <w:r w:rsidR="005523E3">
              <w:rPr>
                <w:noProof/>
                <w:webHidden/>
              </w:rPr>
              <w:t>33</w:t>
            </w:r>
            <w:r w:rsidR="005523E3">
              <w:rPr>
                <w:noProof/>
                <w:webHidden/>
              </w:rPr>
              <w:fldChar w:fldCharType="end"/>
            </w:r>
          </w:hyperlink>
        </w:p>
        <w:p w14:paraId="28A51894" w14:textId="56ADD6E7" w:rsidR="005523E3" w:rsidRDefault="00262711">
          <w:pPr>
            <w:pStyle w:val="TOC2"/>
            <w:tabs>
              <w:tab w:val="left" w:pos="880"/>
              <w:tab w:val="right" w:leader="dot" w:pos="8828"/>
            </w:tabs>
            <w:rPr>
              <w:rFonts w:asciiTheme="minorHAnsi" w:hAnsiTheme="minorHAnsi"/>
              <w:noProof/>
              <w:sz w:val="22"/>
              <w:lang w:val="es-PA" w:eastAsia="es-PA"/>
            </w:rPr>
          </w:pPr>
          <w:hyperlink w:anchor="_Toc52322075" w:history="1">
            <w:r w:rsidR="005523E3" w:rsidRPr="006D12AA">
              <w:rPr>
                <w:rStyle w:val="Hyperlink"/>
                <w:rFonts w:cs="Arial"/>
                <w:noProof/>
              </w:rPr>
              <w:t>2.2.</w:t>
            </w:r>
            <w:r w:rsidR="005523E3">
              <w:rPr>
                <w:rFonts w:asciiTheme="minorHAnsi" w:hAnsiTheme="minorHAnsi"/>
                <w:noProof/>
                <w:sz w:val="22"/>
                <w:lang w:val="es-PA" w:eastAsia="es-PA"/>
              </w:rPr>
              <w:tab/>
            </w:r>
            <w:r w:rsidR="005523E3" w:rsidRPr="006D12AA">
              <w:rPr>
                <w:rStyle w:val="Hyperlink"/>
                <w:rFonts w:cs="Arial"/>
                <w:noProof/>
              </w:rPr>
              <w:t>TRABAJO DE GRADUACIÓN</w:t>
            </w:r>
            <w:r w:rsidR="005523E3">
              <w:rPr>
                <w:noProof/>
                <w:webHidden/>
              </w:rPr>
              <w:tab/>
            </w:r>
            <w:r w:rsidR="005523E3">
              <w:rPr>
                <w:noProof/>
                <w:webHidden/>
              </w:rPr>
              <w:fldChar w:fldCharType="begin"/>
            </w:r>
            <w:r w:rsidR="005523E3">
              <w:rPr>
                <w:noProof/>
                <w:webHidden/>
              </w:rPr>
              <w:instrText xml:space="preserve"> PAGEREF _Toc52322075 \h </w:instrText>
            </w:r>
            <w:r w:rsidR="005523E3">
              <w:rPr>
                <w:noProof/>
                <w:webHidden/>
              </w:rPr>
            </w:r>
            <w:r w:rsidR="005523E3">
              <w:rPr>
                <w:noProof/>
                <w:webHidden/>
              </w:rPr>
              <w:fldChar w:fldCharType="separate"/>
            </w:r>
            <w:r w:rsidR="005523E3">
              <w:rPr>
                <w:noProof/>
                <w:webHidden/>
              </w:rPr>
              <w:t>34</w:t>
            </w:r>
            <w:r w:rsidR="005523E3">
              <w:rPr>
                <w:noProof/>
                <w:webHidden/>
              </w:rPr>
              <w:fldChar w:fldCharType="end"/>
            </w:r>
          </w:hyperlink>
        </w:p>
        <w:p w14:paraId="60ACBBC8" w14:textId="4DA9A55D" w:rsidR="005523E3" w:rsidRDefault="00262711">
          <w:pPr>
            <w:pStyle w:val="TOC2"/>
            <w:tabs>
              <w:tab w:val="left" w:pos="1100"/>
              <w:tab w:val="right" w:leader="dot" w:pos="8828"/>
            </w:tabs>
            <w:rPr>
              <w:rFonts w:asciiTheme="minorHAnsi" w:hAnsiTheme="minorHAnsi"/>
              <w:noProof/>
              <w:sz w:val="22"/>
              <w:lang w:val="es-PA" w:eastAsia="es-PA"/>
            </w:rPr>
          </w:pPr>
          <w:hyperlink w:anchor="_Toc52322076" w:history="1">
            <w:r w:rsidR="005523E3" w:rsidRPr="006D12AA">
              <w:rPr>
                <w:rStyle w:val="Hyperlink"/>
                <w:rFonts w:cs="Arial"/>
                <w:noProof/>
              </w:rPr>
              <w:t>2.2.1.</w:t>
            </w:r>
            <w:r w:rsidR="005523E3">
              <w:rPr>
                <w:rFonts w:asciiTheme="minorHAnsi" w:hAnsiTheme="minorHAnsi"/>
                <w:noProof/>
                <w:sz w:val="22"/>
                <w:lang w:val="es-PA" w:eastAsia="es-PA"/>
              </w:rPr>
              <w:tab/>
            </w:r>
            <w:r w:rsidR="005523E3" w:rsidRPr="006D12AA">
              <w:rPr>
                <w:rStyle w:val="Hyperlink"/>
                <w:rFonts w:cs="Arial"/>
                <w:noProof/>
              </w:rPr>
              <w:t>TIPOS DE TRABAJO DE GRADUACIÓN</w:t>
            </w:r>
            <w:r w:rsidR="005523E3">
              <w:rPr>
                <w:noProof/>
                <w:webHidden/>
              </w:rPr>
              <w:tab/>
            </w:r>
            <w:r w:rsidR="005523E3">
              <w:rPr>
                <w:noProof/>
                <w:webHidden/>
              </w:rPr>
              <w:fldChar w:fldCharType="begin"/>
            </w:r>
            <w:r w:rsidR="005523E3">
              <w:rPr>
                <w:noProof/>
                <w:webHidden/>
              </w:rPr>
              <w:instrText xml:space="preserve"> PAGEREF _Toc52322076 \h </w:instrText>
            </w:r>
            <w:r w:rsidR="005523E3">
              <w:rPr>
                <w:noProof/>
                <w:webHidden/>
              </w:rPr>
            </w:r>
            <w:r w:rsidR="005523E3">
              <w:rPr>
                <w:noProof/>
                <w:webHidden/>
              </w:rPr>
              <w:fldChar w:fldCharType="separate"/>
            </w:r>
            <w:r w:rsidR="005523E3">
              <w:rPr>
                <w:noProof/>
                <w:webHidden/>
              </w:rPr>
              <w:t>35</w:t>
            </w:r>
            <w:r w:rsidR="005523E3">
              <w:rPr>
                <w:noProof/>
                <w:webHidden/>
              </w:rPr>
              <w:fldChar w:fldCharType="end"/>
            </w:r>
          </w:hyperlink>
        </w:p>
        <w:p w14:paraId="5DACD593" w14:textId="26924BBC" w:rsidR="005523E3" w:rsidRDefault="00262711">
          <w:pPr>
            <w:pStyle w:val="TOC2"/>
            <w:tabs>
              <w:tab w:val="left" w:pos="1100"/>
              <w:tab w:val="right" w:leader="dot" w:pos="8828"/>
            </w:tabs>
            <w:rPr>
              <w:rFonts w:asciiTheme="minorHAnsi" w:hAnsiTheme="minorHAnsi"/>
              <w:noProof/>
              <w:sz w:val="22"/>
              <w:lang w:val="es-PA" w:eastAsia="es-PA"/>
            </w:rPr>
          </w:pPr>
          <w:hyperlink w:anchor="_Toc52322077" w:history="1">
            <w:r w:rsidR="005523E3" w:rsidRPr="006D12AA">
              <w:rPr>
                <w:rStyle w:val="Hyperlink"/>
                <w:rFonts w:cs="Arial"/>
                <w:noProof/>
              </w:rPr>
              <w:t>2.2.2.</w:t>
            </w:r>
            <w:r w:rsidR="005523E3">
              <w:rPr>
                <w:rFonts w:asciiTheme="minorHAnsi" w:hAnsiTheme="minorHAnsi"/>
                <w:noProof/>
                <w:sz w:val="22"/>
                <w:lang w:val="es-PA" w:eastAsia="es-PA"/>
              </w:rPr>
              <w:tab/>
            </w:r>
            <w:r w:rsidR="005523E3" w:rsidRPr="006D12AA">
              <w:rPr>
                <w:rStyle w:val="Hyperlink"/>
                <w:rFonts w:cs="Arial"/>
                <w:noProof/>
              </w:rPr>
              <w:t>REGLAMENTO DE TRABAJO DE GRADUACIÓN</w:t>
            </w:r>
            <w:r w:rsidR="005523E3">
              <w:rPr>
                <w:noProof/>
                <w:webHidden/>
              </w:rPr>
              <w:tab/>
            </w:r>
            <w:r w:rsidR="005523E3">
              <w:rPr>
                <w:noProof/>
                <w:webHidden/>
              </w:rPr>
              <w:fldChar w:fldCharType="begin"/>
            </w:r>
            <w:r w:rsidR="005523E3">
              <w:rPr>
                <w:noProof/>
                <w:webHidden/>
              </w:rPr>
              <w:instrText xml:space="preserve"> PAGEREF _Toc52322077 \h </w:instrText>
            </w:r>
            <w:r w:rsidR="005523E3">
              <w:rPr>
                <w:noProof/>
                <w:webHidden/>
              </w:rPr>
            </w:r>
            <w:r w:rsidR="005523E3">
              <w:rPr>
                <w:noProof/>
                <w:webHidden/>
              </w:rPr>
              <w:fldChar w:fldCharType="separate"/>
            </w:r>
            <w:r w:rsidR="005523E3">
              <w:rPr>
                <w:noProof/>
                <w:webHidden/>
              </w:rPr>
              <w:t>35</w:t>
            </w:r>
            <w:r w:rsidR="005523E3">
              <w:rPr>
                <w:noProof/>
                <w:webHidden/>
              </w:rPr>
              <w:fldChar w:fldCharType="end"/>
            </w:r>
          </w:hyperlink>
        </w:p>
        <w:p w14:paraId="4A8A5426" w14:textId="63359F70" w:rsidR="005523E3" w:rsidRDefault="00262711">
          <w:pPr>
            <w:pStyle w:val="TOC2"/>
            <w:tabs>
              <w:tab w:val="left" w:pos="880"/>
              <w:tab w:val="right" w:leader="dot" w:pos="8828"/>
            </w:tabs>
            <w:rPr>
              <w:rFonts w:asciiTheme="minorHAnsi" w:hAnsiTheme="minorHAnsi"/>
              <w:noProof/>
              <w:sz w:val="22"/>
              <w:lang w:val="es-PA" w:eastAsia="es-PA"/>
            </w:rPr>
          </w:pPr>
          <w:hyperlink w:anchor="_Toc52322078" w:history="1">
            <w:r w:rsidR="005523E3" w:rsidRPr="006D12AA">
              <w:rPr>
                <w:rStyle w:val="Hyperlink"/>
                <w:rFonts w:cs="Arial"/>
                <w:noProof/>
              </w:rPr>
              <w:t>2.3.</w:t>
            </w:r>
            <w:r w:rsidR="005523E3">
              <w:rPr>
                <w:rFonts w:asciiTheme="minorHAnsi" w:hAnsiTheme="minorHAnsi"/>
                <w:noProof/>
                <w:sz w:val="22"/>
                <w:lang w:val="es-PA" w:eastAsia="es-PA"/>
              </w:rPr>
              <w:tab/>
            </w:r>
            <w:r w:rsidR="005523E3" w:rsidRPr="006D12AA">
              <w:rPr>
                <w:rStyle w:val="Hyperlink"/>
                <w:rFonts w:cs="Arial"/>
                <w:noProof/>
              </w:rPr>
              <w:t>TRABAJOS RELACIONADOS</w:t>
            </w:r>
            <w:r w:rsidR="005523E3">
              <w:rPr>
                <w:noProof/>
                <w:webHidden/>
              </w:rPr>
              <w:tab/>
            </w:r>
            <w:r w:rsidR="005523E3">
              <w:rPr>
                <w:noProof/>
                <w:webHidden/>
              </w:rPr>
              <w:fldChar w:fldCharType="begin"/>
            </w:r>
            <w:r w:rsidR="005523E3">
              <w:rPr>
                <w:noProof/>
                <w:webHidden/>
              </w:rPr>
              <w:instrText xml:space="preserve"> PAGEREF _Toc52322078 \h </w:instrText>
            </w:r>
            <w:r w:rsidR="005523E3">
              <w:rPr>
                <w:noProof/>
                <w:webHidden/>
              </w:rPr>
            </w:r>
            <w:r w:rsidR="005523E3">
              <w:rPr>
                <w:noProof/>
                <w:webHidden/>
              </w:rPr>
              <w:fldChar w:fldCharType="separate"/>
            </w:r>
            <w:r w:rsidR="005523E3">
              <w:rPr>
                <w:noProof/>
                <w:webHidden/>
              </w:rPr>
              <w:t>37</w:t>
            </w:r>
            <w:r w:rsidR="005523E3">
              <w:rPr>
                <w:noProof/>
                <w:webHidden/>
              </w:rPr>
              <w:fldChar w:fldCharType="end"/>
            </w:r>
          </w:hyperlink>
        </w:p>
        <w:p w14:paraId="37CB174A" w14:textId="2D187875" w:rsidR="005523E3" w:rsidRDefault="00262711">
          <w:pPr>
            <w:pStyle w:val="TOC2"/>
            <w:tabs>
              <w:tab w:val="left" w:pos="1100"/>
              <w:tab w:val="right" w:leader="dot" w:pos="8828"/>
            </w:tabs>
            <w:rPr>
              <w:rFonts w:asciiTheme="minorHAnsi" w:hAnsiTheme="minorHAnsi"/>
              <w:noProof/>
              <w:sz w:val="22"/>
              <w:lang w:val="es-PA" w:eastAsia="es-PA"/>
            </w:rPr>
          </w:pPr>
          <w:hyperlink w:anchor="_Toc52322079" w:history="1">
            <w:r w:rsidR="005523E3" w:rsidRPr="006D12AA">
              <w:rPr>
                <w:rStyle w:val="Hyperlink"/>
                <w:noProof/>
              </w:rPr>
              <w:t>2.3.1.</w:t>
            </w:r>
            <w:r w:rsidR="005523E3">
              <w:rPr>
                <w:rFonts w:asciiTheme="minorHAnsi" w:hAnsiTheme="minorHAnsi"/>
                <w:noProof/>
                <w:sz w:val="22"/>
                <w:lang w:val="es-PA" w:eastAsia="es-PA"/>
              </w:rPr>
              <w:tab/>
            </w:r>
            <w:r w:rsidR="005523E3" w:rsidRPr="006D12AA">
              <w:rPr>
                <w:rStyle w:val="Hyperlink"/>
                <w:noProof/>
              </w:rPr>
              <w:t>SISTEMA DE REGISTRO, SEGUIMIENTO Y CONTROL DE TESIS CASO: BIBLIOTECA CENTRAL</w:t>
            </w:r>
            <w:r w:rsidR="005523E3">
              <w:rPr>
                <w:noProof/>
                <w:webHidden/>
              </w:rPr>
              <w:tab/>
            </w:r>
            <w:r w:rsidR="005523E3">
              <w:rPr>
                <w:noProof/>
                <w:webHidden/>
              </w:rPr>
              <w:fldChar w:fldCharType="begin"/>
            </w:r>
            <w:r w:rsidR="005523E3">
              <w:rPr>
                <w:noProof/>
                <w:webHidden/>
              </w:rPr>
              <w:instrText xml:space="preserve"> PAGEREF _Toc52322079 \h </w:instrText>
            </w:r>
            <w:r w:rsidR="005523E3">
              <w:rPr>
                <w:noProof/>
                <w:webHidden/>
              </w:rPr>
            </w:r>
            <w:r w:rsidR="005523E3">
              <w:rPr>
                <w:noProof/>
                <w:webHidden/>
              </w:rPr>
              <w:fldChar w:fldCharType="separate"/>
            </w:r>
            <w:r w:rsidR="005523E3">
              <w:rPr>
                <w:noProof/>
                <w:webHidden/>
              </w:rPr>
              <w:t>37</w:t>
            </w:r>
            <w:r w:rsidR="005523E3">
              <w:rPr>
                <w:noProof/>
                <w:webHidden/>
              </w:rPr>
              <w:fldChar w:fldCharType="end"/>
            </w:r>
          </w:hyperlink>
        </w:p>
        <w:p w14:paraId="0549316D" w14:textId="65390C2F" w:rsidR="005523E3" w:rsidRDefault="00262711">
          <w:pPr>
            <w:pStyle w:val="TOC2"/>
            <w:tabs>
              <w:tab w:val="left" w:pos="1100"/>
              <w:tab w:val="right" w:leader="dot" w:pos="8828"/>
            </w:tabs>
            <w:rPr>
              <w:rFonts w:asciiTheme="minorHAnsi" w:hAnsiTheme="minorHAnsi"/>
              <w:noProof/>
              <w:sz w:val="22"/>
              <w:lang w:val="es-PA" w:eastAsia="es-PA"/>
            </w:rPr>
          </w:pPr>
          <w:hyperlink w:anchor="_Toc52322080" w:history="1">
            <w:r w:rsidR="005523E3" w:rsidRPr="006D12AA">
              <w:rPr>
                <w:rStyle w:val="Hyperlink"/>
                <w:noProof/>
              </w:rPr>
              <w:t>2.3.2.</w:t>
            </w:r>
            <w:r w:rsidR="005523E3">
              <w:rPr>
                <w:rFonts w:asciiTheme="minorHAnsi" w:hAnsiTheme="minorHAnsi"/>
                <w:noProof/>
                <w:sz w:val="22"/>
                <w:lang w:val="es-PA" w:eastAsia="es-PA"/>
              </w:rPr>
              <w:tab/>
            </w:r>
            <w:r w:rsidR="005523E3" w:rsidRPr="006D12AA">
              <w:rPr>
                <w:rStyle w:val="Hyperlink"/>
                <w:noProof/>
              </w:rPr>
              <w:t>ANÁLISIS, DISEÑO E IMPLEMENTACIÓN DEL SISTEMA DE SEGUIMIENTO, EVALUACIÓN Y CONTROL DE LAS TUTORÍAS DE TESIS PARA LAS DIRECCIONES DE CARRERA DE LA FACULTAD DE INGENIERÍA CIENCIAS FÍSICAS Y MATEMÁTICA</w:t>
            </w:r>
            <w:r w:rsidR="005523E3">
              <w:rPr>
                <w:noProof/>
                <w:webHidden/>
              </w:rPr>
              <w:tab/>
            </w:r>
            <w:r w:rsidR="005523E3">
              <w:rPr>
                <w:noProof/>
                <w:webHidden/>
              </w:rPr>
              <w:fldChar w:fldCharType="begin"/>
            </w:r>
            <w:r w:rsidR="005523E3">
              <w:rPr>
                <w:noProof/>
                <w:webHidden/>
              </w:rPr>
              <w:instrText xml:space="preserve"> PAGEREF _Toc52322080 \h </w:instrText>
            </w:r>
            <w:r w:rsidR="005523E3">
              <w:rPr>
                <w:noProof/>
                <w:webHidden/>
              </w:rPr>
            </w:r>
            <w:r w:rsidR="005523E3">
              <w:rPr>
                <w:noProof/>
                <w:webHidden/>
              </w:rPr>
              <w:fldChar w:fldCharType="separate"/>
            </w:r>
            <w:r w:rsidR="005523E3">
              <w:rPr>
                <w:noProof/>
                <w:webHidden/>
              </w:rPr>
              <w:t>38</w:t>
            </w:r>
            <w:r w:rsidR="005523E3">
              <w:rPr>
                <w:noProof/>
                <w:webHidden/>
              </w:rPr>
              <w:fldChar w:fldCharType="end"/>
            </w:r>
          </w:hyperlink>
        </w:p>
        <w:p w14:paraId="63F9D745" w14:textId="24E4A198" w:rsidR="005523E3" w:rsidRDefault="00262711">
          <w:pPr>
            <w:pStyle w:val="TOC2"/>
            <w:tabs>
              <w:tab w:val="left" w:pos="1100"/>
              <w:tab w:val="right" w:leader="dot" w:pos="8828"/>
            </w:tabs>
            <w:rPr>
              <w:rFonts w:asciiTheme="minorHAnsi" w:hAnsiTheme="minorHAnsi"/>
              <w:noProof/>
              <w:sz w:val="22"/>
              <w:lang w:val="es-PA" w:eastAsia="es-PA"/>
            </w:rPr>
          </w:pPr>
          <w:hyperlink w:anchor="_Toc52322081" w:history="1">
            <w:r w:rsidR="005523E3" w:rsidRPr="006D12AA">
              <w:rPr>
                <w:rStyle w:val="Hyperlink"/>
                <w:noProof/>
              </w:rPr>
              <w:t>2.3.3.</w:t>
            </w:r>
            <w:r w:rsidR="005523E3">
              <w:rPr>
                <w:rFonts w:asciiTheme="minorHAnsi" w:hAnsiTheme="minorHAnsi"/>
                <w:noProof/>
                <w:sz w:val="22"/>
                <w:lang w:val="es-PA" w:eastAsia="es-PA"/>
              </w:rPr>
              <w:tab/>
            </w:r>
            <w:r w:rsidR="005523E3" w:rsidRPr="006D12AA">
              <w:rPr>
                <w:rStyle w:val="Hyperlink"/>
                <w:noProof/>
              </w:rPr>
              <w:t>SISTEMA INFORMÁTICO DE REGISTRO Y SEGUIMIENTO DE PROYECTOS DE TESIS PARA LA DIRECCIÓN DE INVESTIGACIÓN DE LA FISI (FACULTAD DE INGENIERÍA DE SISTEMAS E INFORMÁTICA) - UNAP (UNIVERSIDAD NACIONAL DE LA AMAZONIA PERUANA)</w:t>
            </w:r>
            <w:r w:rsidR="005523E3">
              <w:rPr>
                <w:noProof/>
                <w:webHidden/>
              </w:rPr>
              <w:tab/>
            </w:r>
            <w:r w:rsidR="005523E3">
              <w:rPr>
                <w:noProof/>
                <w:webHidden/>
              </w:rPr>
              <w:fldChar w:fldCharType="begin"/>
            </w:r>
            <w:r w:rsidR="005523E3">
              <w:rPr>
                <w:noProof/>
                <w:webHidden/>
              </w:rPr>
              <w:instrText xml:space="preserve"> PAGEREF _Toc52322081 \h </w:instrText>
            </w:r>
            <w:r w:rsidR="005523E3">
              <w:rPr>
                <w:noProof/>
                <w:webHidden/>
              </w:rPr>
            </w:r>
            <w:r w:rsidR="005523E3">
              <w:rPr>
                <w:noProof/>
                <w:webHidden/>
              </w:rPr>
              <w:fldChar w:fldCharType="separate"/>
            </w:r>
            <w:r w:rsidR="005523E3">
              <w:rPr>
                <w:noProof/>
                <w:webHidden/>
              </w:rPr>
              <w:t>39</w:t>
            </w:r>
            <w:r w:rsidR="005523E3">
              <w:rPr>
                <w:noProof/>
                <w:webHidden/>
              </w:rPr>
              <w:fldChar w:fldCharType="end"/>
            </w:r>
          </w:hyperlink>
        </w:p>
        <w:p w14:paraId="02C46682" w14:textId="5D2F19D9" w:rsidR="005523E3" w:rsidRDefault="00262711">
          <w:pPr>
            <w:pStyle w:val="TOC1"/>
            <w:tabs>
              <w:tab w:val="right" w:leader="dot" w:pos="8828"/>
            </w:tabs>
            <w:rPr>
              <w:rFonts w:asciiTheme="minorHAnsi" w:hAnsiTheme="minorHAnsi"/>
              <w:noProof/>
              <w:sz w:val="22"/>
              <w:lang w:val="es-PA" w:eastAsia="es-PA"/>
            </w:rPr>
          </w:pPr>
          <w:hyperlink w:anchor="_Toc52322082" w:history="1">
            <w:r w:rsidR="005523E3" w:rsidRPr="006D12AA">
              <w:rPr>
                <w:rStyle w:val="Hyperlink"/>
                <w:noProof/>
              </w:rPr>
              <w:t>III ANÁLISIS DEL SISTEMA</w:t>
            </w:r>
            <w:r w:rsidR="005523E3">
              <w:rPr>
                <w:noProof/>
                <w:webHidden/>
              </w:rPr>
              <w:tab/>
            </w:r>
            <w:r w:rsidR="005523E3">
              <w:rPr>
                <w:noProof/>
                <w:webHidden/>
              </w:rPr>
              <w:fldChar w:fldCharType="begin"/>
            </w:r>
            <w:r w:rsidR="005523E3">
              <w:rPr>
                <w:noProof/>
                <w:webHidden/>
              </w:rPr>
              <w:instrText xml:space="preserve"> PAGEREF _Toc52322082 \h </w:instrText>
            </w:r>
            <w:r w:rsidR="005523E3">
              <w:rPr>
                <w:noProof/>
                <w:webHidden/>
              </w:rPr>
            </w:r>
            <w:r w:rsidR="005523E3">
              <w:rPr>
                <w:noProof/>
                <w:webHidden/>
              </w:rPr>
              <w:fldChar w:fldCharType="separate"/>
            </w:r>
            <w:r w:rsidR="005523E3">
              <w:rPr>
                <w:noProof/>
                <w:webHidden/>
              </w:rPr>
              <w:t>40</w:t>
            </w:r>
            <w:r w:rsidR="005523E3">
              <w:rPr>
                <w:noProof/>
                <w:webHidden/>
              </w:rPr>
              <w:fldChar w:fldCharType="end"/>
            </w:r>
          </w:hyperlink>
        </w:p>
        <w:p w14:paraId="439D470B" w14:textId="42181FAE" w:rsidR="005523E3" w:rsidRDefault="00262711">
          <w:pPr>
            <w:pStyle w:val="TOC2"/>
            <w:tabs>
              <w:tab w:val="left" w:pos="880"/>
              <w:tab w:val="right" w:leader="dot" w:pos="8828"/>
            </w:tabs>
            <w:rPr>
              <w:rFonts w:asciiTheme="minorHAnsi" w:hAnsiTheme="minorHAnsi"/>
              <w:noProof/>
              <w:sz w:val="22"/>
              <w:lang w:val="es-PA" w:eastAsia="es-PA"/>
            </w:rPr>
          </w:pPr>
          <w:hyperlink w:anchor="_Toc52322083" w:history="1">
            <w:r w:rsidR="005523E3" w:rsidRPr="006D12AA">
              <w:rPr>
                <w:rStyle w:val="Hyperlink"/>
                <w:noProof/>
              </w:rPr>
              <w:t>3.1.</w:t>
            </w:r>
            <w:r w:rsidR="005523E3">
              <w:rPr>
                <w:rFonts w:asciiTheme="minorHAnsi" w:hAnsiTheme="minorHAnsi"/>
                <w:noProof/>
                <w:sz w:val="22"/>
                <w:lang w:val="es-PA" w:eastAsia="es-PA"/>
              </w:rPr>
              <w:tab/>
            </w:r>
            <w:r w:rsidR="005523E3" w:rsidRPr="006D12AA">
              <w:rPr>
                <w:rStyle w:val="Hyperlink"/>
                <w:noProof/>
              </w:rPr>
              <w:t>TÉCNICAS E INSTRUMENTOS PARA LA RECOLECCIÓN DE DATOS</w:t>
            </w:r>
            <w:r w:rsidR="005523E3">
              <w:rPr>
                <w:noProof/>
                <w:webHidden/>
              </w:rPr>
              <w:tab/>
            </w:r>
            <w:r w:rsidR="005523E3">
              <w:rPr>
                <w:noProof/>
                <w:webHidden/>
              </w:rPr>
              <w:fldChar w:fldCharType="begin"/>
            </w:r>
            <w:r w:rsidR="005523E3">
              <w:rPr>
                <w:noProof/>
                <w:webHidden/>
              </w:rPr>
              <w:instrText xml:space="preserve"> PAGEREF _Toc52322083 \h </w:instrText>
            </w:r>
            <w:r w:rsidR="005523E3">
              <w:rPr>
                <w:noProof/>
                <w:webHidden/>
              </w:rPr>
            </w:r>
            <w:r w:rsidR="005523E3">
              <w:rPr>
                <w:noProof/>
                <w:webHidden/>
              </w:rPr>
              <w:fldChar w:fldCharType="separate"/>
            </w:r>
            <w:r w:rsidR="005523E3">
              <w:rPr>
                <w:noProof/>
                <w:webHidden/>
              </w:rPr>
              <w:t>41</w:t>
            </w:r>
            <w:r w:rsidR="005523E3">
              <w:rPr>
                <w:noProof/>
                <w:webHidden/>
              </w:rPr>
              <w:fldChar w:fldCharType="end"/>
            </w:r>
          </w:hyperlink>
        </w:p>
        <w:p w14:paraId="03BB4539" w14:textId="177F9C2D" w:rsidR="005523E3" w:rsidRDefault="00262711">
          <w:pPr>
            <w:pStyle w:val="TOC2"/>
            <w:tabs>
              <w:tab w:val="left" w:pos="1100"/>
              <w:tab w:val="right" w:leader="dot" w:pos="8828"/>
            </w:tabs>
            <w:rPr>
              <w:rFonts w:asciiTheme="minorHAnsi" w:hAnsiTheme="minorHAnsi"/>
              <w:noProof/>
              <w:sz w:val="22"/>
              <w:lang w:val="es-PA" w:eastAsia="es-PA"/>
            </w:rPr>
          </w:pPr>
          <w:hyperlink w:anchor="_Toc52322084" w:history="1">
            <w:r w:rsidR="005523E3" w:rsidRPr="006D12AA">
              <w:rPr>
                <w:rStyle w:val="Hyperlink"/>
                <w:noProof/>
              </w:rPr>
              <w:t>3.1.1.</w:t>
            </w:r>
            <w:r w:rsidR="005523E3">
              <w:rPr>
                <w:rFonts w:asciiTheme="minorHAnsi" w:hAnsiTheme="minorHAnsi"/>
                <w:noProof/>
                <w:sz w:val="22"/>
                <w:lang w:val="es-PA" w:eastAsia="es-PA"/>
              </w:rPr>
              <w:tab/>
            </w:r>
            <w:r w:rsidR="005523E3" w:rsidRPr="006D12AA">
              <w:rPr>
                <w:rStyle w:val="Hyperlink"/>
                <w:noProof/>
              </w:rPr>
              <w:t>ENCUESTA PARA ESTUDIANTES</w:t>
            </w:r>
            <w:r w:rsidR="005523E3">
              <w:rPr>
                <w:noProof/>
                <w:webHidden/>
              </w:rPr>
              <w:tab/>
            </w:r>
            <w:r w:rsidR="005523E3">
              <w:rPr>
                <w:noProof/>
                <w:webHidden/>
              </w:rPr>
              <w:fldChar w:fldCharType="begin"/>
            </w:r>
            <w:r w:rsidR="005523E3">
              <w:rPr>
                <w:noProof/>
                <w:webHidden/>
              </w:rPr>
              <w:instrText xml:space="preserve"> PAGEREF _Toc52322084 \h </w:instrText>
            </w:r>
            <w:r w:rsidR="005523E3">
              <w:rPr>
                <w:noProof/>
                <w:webHidden/>
              </w:rPr>
            </w:r>
            <w:r w:rsidR="005523E3">
              <w:rPr>
                <w:noProof/>
                <w:webHidden/>
              </w:rPr>
              <w:fldChar w:fldCharType="separate"/>
            </w:r>
            <w:r w:rsidR="005523E3">
              <w:rPr>
                <w:noProof/>
                <w:webHidden/>
              </w:rPr>
              <w:t>41</w:t>
            </w:r>
            <w:r w:rsidR="005523E3">
              <w:rPr>
                <w:noProof/>
                <w:webHidden/>
              </w:rPr>
              <w:fldChar w:fldCharType="end"/>
            </w:r>
          </w:hyperlink>
        </w:p>
        <w:p w14:paraId="425B461E" w14:textId="2BCCA224" w:rsidR="005523E3" w:rsidRDefault="00262711">
          <w:pPr>
            <w:pStyle w:val="TOC2"/>
            <w:tabs>
              <w:tab w:val="left" w:pos="1100"/>
              <w:tab w:val="right" w:leader="dot" w:pos="8828"/>
            </w:tabs>
            <w:rPr>
              <w:rFonts w:asciiTheme="minorHAnsi" w:hAnsiTheme="minorHAnsi"/>
              <w:noProof/>
              <w:sz w:val="22"/>
              <w:lang w:val="es-PA" w:eastAsia="es-PA"/>
            </w:rPr>
          </w:pPr>
          <w:hyperlink w:anchor="_Toc52322085" w:history="1">
            <w:r w:rsidR="005523E3" w:rsidRPr="006D12AA">
              <w:rPr>
                <w:rStyle w:val="Hyperlink"/>
                <w:noProof/>
              </w:rPr>
              <w:t>3.1.2.</w:t>
            </w:r>
            <w:r w:rsidR="005523E3">
              <w:rPr>
                <w:rFonts w:asciiTheme="minorHAnsi" w:hAnsiTheme="minorHAnsi"/>
                <w:noProof/>
                <w:sz w:val="22"/>
                <w:lang w:val="es-PA" w:eastAsia="es-PA"/>
              </w:rPr>
              <w:tab/>
            </w:r>
            <w:r w:rsidR="005523E3" w:rsidRPr="006D12AA">
              <w:rPr>
                <w:rStyle w:val="Hyperlink"/>
                <w:noProof/>
              </w:rPr>
              <w:t>ENCUESTA PARA PROFESORES E INVESTIGADORES (PROPONENTES)</w:t>
            </w:r>
            <w:r w:rsidR="005523E3">
              <w:rPr>
                <w:noProof/>
                <w:webHidden/>
              </w:rPr>
              <w:tab/>
            </w:r>
            <w:r w:rsidR="005523E3">
              <w:rPr>
                <w:noProof/>
                <w:webHidden/>
              </w:rPr>
              <w:fldChar w:fldCharType="begin"/>
            </w:r>
            <w:r w:rsidR="005523E3">
              <w:rPr>
                <w:noProof/>
                <w:webHidden/>
              </w:rPr>
              <w:instrText xml:space="preserve"> PAGEREF _Toc52322085 \h </w:instrText>
            </w:r>
            <w:r w:rsidR="005523E3">
              <w:rPr>
                <w:noProof/>
                <w:webHidden/>
              </w:rPr>
            </w:r>
            <w:r w:rsidR="005523E3">
              <w:rPr>
                <w:noProof/>
                <w:webHidden/>
              </w:rPr>
              <w:fldChar w:fldCharType="separate"/>
            </w:r>
            <w:r w:rsidR="005523E3">
              <w:rPr>
                <w:noProof/>
                <w:webHidden/>
              </w:rPr>
              <w:t>48</w:t>
            </w:r>
            <w:r w:rsidR="005523E3">
              <w:rPr>
                <w:noProof/>
                <w:webHidden/>
              </w:rPr>
              <w:fldChar w:fldCharType="end"/>
            </w:r>
          </w:hyperlink>
        </w:p>
        <w:p w14:paraId="429DBF65" w14:textId="64D1E55E" w:rsidR="005523E3" w:rsidRDefault="00262711">
          <w:pPr>
            <w:pStyle w:val="TOC2"/>
            <w:tabs>
              <w:tab w:val="left" w:pos="880"/>
              <w:tab w:val="right" w:leader="dot" w:pos="8828"/>
            </w:tabs>
            <w:rPr>
              <w:rFonts w:asciiTheme="minorHAnsi" w:hAnsiTheme="minorHAnsi"/>
              <w:noProof/>
              <w:sz w:val="22"/>
              <w:lang w:val="es-PA" w:eastAsia="es-PA"/>
            </w:rPr>
          </w:pPr>
          <w:hyperlink w:anchor="_Toc52322086" w:history="1">
            <w:r w:rsidR="005523E3" w:rsidRPr="006D12AA">
              <w:rPr>
                <w:rStyle w:val="Hyperlink"/>
                <w:noProof/>
              </w:rPr>
              <w:t>3.2.</w:t>
            </w:r>
            <w:r w:rsidR="005523E3">
              <w:rPr>
                <w:rFonts w:asciiTheme="minorHAnsi" w:hAnsiTheme="minorHAnsi"/>
                <w:noProof/>
                <w:sz w:val="22"/>
                <w:lang w:val="es-PA" w:eastAsia="es-PA"/>
              </w:rPr>
              <w:tab/>
            </w:r>
            <w:r w:rsidR="005523E3" w:rsidRPr="006D12AA">
              <w:rPr>
                <w:rStyle w:val="Hyperlink"/>
                <w:noProof/>
              </w:rPr>
              <w:t>LICITACIÓN DE REQUISITOS FUNCIONALES Y NO FUNCIONALES</w:t>
            </w:r>
            <w:r w:rsidR="005523E3">
              <w:rPr>
                <w:noProof/>
                <w:webHidden/>
              </w:rPr>
              <w:tab/>
            </w:r>
            <w:r w:rsidR="005523E3">
              <w:rPr>
                <w:noProof/>
                <w:webHidden/>
              </w:rPr>
              <w:fldChar w:fldCharType="begin"/>
            </w:r>
            <w:r w:rsidR="005523E3">
              <w:rPr>
                <w:noProof/>
                <w:webHidden/>
              </w:rPr>
              <w:instrText xml:space="preserve"> PAGEREF _Toc52322086 \h </w:instrText>
            </w:r>
            <w:r w:rsidR="005523E3">
              <w:rPr>
                <w:noProof/>
                <w:webHidden/>
              </w:rPr>
            </w:r>
            <w:r w:rsidR="005523E3">
              <w:rPr>
                <w:noProof/>
                <w:webHidden/>
              </w:rPr>
              <w:fldChar w:fldCharType="separate"/>
            </w:r>
            <w:r w:rsidR="005523E3">
              <w:rPr>
                <w:noProof/>
                <w:webHidden/>
              </w:rPr>
              <w:t>53</w:t>
            </w:r>
            <w:r w:rsidR="005523E3">
              <w:rPr>
                <w:noProof/>
                <w:webHidden/>
              </w:rPr>
              <w:fldChar w:fldCharType="end"/>
            </w:r>
          </w:hyperlink>
        </w:p>
        <w:p w14:paraId="38C45F02" w14:textId="71E06E84" w:rsidR="005523E3" w:rsidRDefault="00262711">
          <w:pPr>
            <w:pStyle w:val="TOC2"/>
            <w:tabs>
              <w:tab w:val="left" w:pos="1100"/>
              <w:tab w:val="right" w:leader="dot" w:pos="8828"/>
            </w:tabs>
            <w:rPr>
              <w:rFonts w:asciiTheme="minorHAnsi" w:hAnsiTheme="minorHAnsi"/>
              <w:noProof/>
              <w:sz w:val="22"/>
              <w:lang w:val="es-PA" w:eastAsia="es-PA"/>
            </w:rPr>
          </w:pPr>
          <w:hyperlink w:anchor="_Toc52322087" w:history="1">
            <w:r w:rsidR="005523E3" w:rsidRPr="006D12AA">
              <w:rPr>
                <w:rStyle w:val="Hyperlink"/>
                <w:noProof/>
              </w:rPr>
              <w:t>3.2.1.</w:t>
            </w:r>
            <w:r w:rsidR="005523E3">
              <w:rPr>
                <w:rFonts w:asciiTheme="minorHAnsi" w:hAnsiTheme="minorHAnsi"/>
                <w:noProof/>
                <w:sz w:val="22"/>
                <w:lang w:val="es-PA" w:eastAsia="es-PA"/>
              </w:rPr>
              <w:tab/>
            </w:r>
            <w:r w:rsidR="005523E3" w:rsidRPr="006D12AA">
              <w:rPr>
                <w:rStyle w:val="Hyperlink"/>
                <w:noProof/>
              </w:rPr>
              <w:t>LICITACIÓN DE REQUISITOS FUNCIONALES</w:t>
            </w:r>
            <w:r w:rsidR="005523E3">
              <w:rPr>
                <w:noProof/>
                <w:webHidden/>
              </w:rPr>
              <w:tab/>
            </w:r>
            <w:r w:rsidR="005523E3">
              <w:rPr>
                <w:noProof/>
                <w:webHidden/>
              </w:rPr>
              <w:fldChar w:fldCharType="begin"/>
            </w:r>
            <w:r w:rsidR="005523E3">
              <w:rPr>
                <w:noProof/>
                <w:webHidden/>
              </w:rPr>
              <w:instrText xml:space="preserve"> PAGEREF _Toc52322087 \h </w:instrText>
            </w:r>
            <w:r w:rsidR="005523E3">
              <w:rPr>
                <w:noProof/>
                <w:webHidden/>
              </w:rPr>
            </w:r>
            <w:r w:rsidR="005523E3">
              <w:rPr>
                <w:noProof/>
                <w:webHidden/>
              </w:rPr>
              <w:fldChar w:fldCharType="separate"/>
            </w:r>
            <w:r w:rsidR="005523E3">
              <w:rPr>
                <w:noProof/>
                <w:webHidden/>
              </w:rPr>
              <w:t>53</w:t>
            </w:r>
            <w:r w:rsidR="005523E3">
              <w:rPr>
                <w:noProof/>
                <w:webHidden/>
              </w:rPr>
              <w:fldChar w:fldCharType="end"/>
            </w:r>
          </w:hyperlink>
        </w:p>
        <w:p w14:paraId="607D96FB" w14:textId="2246A01F" w:rsidR="005523E3" w:rsidRDefault="00262711">
          <w:pPr>
            <w:pStyle w:val="TOC2"/>
            <w:tabs>
              <w:tab w:val="left" w:pos="1320"/>
              <w:tab w:val="right" w:leader="dot" w:pos="8828"/>
            </w:tabs>
            <w:rPr>
              <w:rFonts w:asciiTheme="minorHAnsi" w:hAnsiTheme="minorHAnsi"/>
              <w:noProof/>
              <w:sz w:val="22"/>
              <w:lang w:val="es-PA" w:eastAsia="es-PA"/>
            </w:rPr>
          </w:pPr>
          <w:hyperlink w:anchor="_Toc52322088" w:history="1">
            <w:r w:rsidR="005523E3" w:rsidRPr="006D12AA">
              <w:rPr>
                <w:rStyle w:val="Hyperlink"/>
                <w:noProof/>
              </w:rPr>
              <w:t>3.2.1.1.</w:t>
            </w:r>
            <w:r w:rsidR="005523E3">
              <w:rPr>
                <w:rFonts w:asciiTheme="minorHAnsi" w:hAnsiTheme="minorHAnsi"/>
                <w:noProof/>
                <w:sz w:val="22"/>
                <w:lang w:val="es-PA" w:eastAsia="es-PA"/>
              </w:rPr>
              <w:tab/>
            </w:r>
            <w:r w:rsidR="005523E3" w:rsidRPr="006D12AA">
              <w:rPr>
                <w:rStyle w:val="Hyperlink"/>
                <w:noProof/>
              </w:rPr>
              <w:t>REQUISITOS FUNCIONALES DE PROCESO</w:t>
            </w:r>
            <w:r w:rsidR="005523E3">
              <w:rPr>
                <w:noProof/>
                <w:webHidden/>
              </w:rPr>
              <w:tab/>
            </w:r>
            <w:r w:rsidR="005523E3">
              <w:rPr>
                <w:noProof/>
                <w:webHidden/>
              </w:rPr>
              <w:fldChar w:fldCharType="begin"/>
            </w:r>
            <w:r w:rsidR="005523E3">
              <w:rPr>
                <w:noProof/>
                <w:webHidden/>
              </w:rPr>
              <w:instrText xml:space="preserve"> PAGEREF _Toc52322088 \h </w:instrText>
            </w:r>
            <w:r w:rsidR="005523E3">
              <w:rPr>
                <w:noProof/>
                <w:webHidden/>
              </w:rPr>
            </w:r>
            <w:r w:rsidR="005523E3">
              <w:rPr>
                <w:noProof/>
                <w:webHidden/>
              </w:rPr>
              <w:fldChar w:fldCharType="separate"/>
            </w:r>
            <w:r w:rsidR="005523E3">
              <w:rPr>
                <w:noProof/>
                <w:webHidden/>
              </w:rPr>
              <w:t>53</w:t>
            </w:r>
            <w:r w:rsidR="005523E3">
              <w:rPr>
                <w:noProof/>
                <w:webHidden/>
              </w:rPr>
              <w:fldChar w:fldCharType="end"/>
            </w:r>
          </w:hyperlink>
        </w:p>
        <w:p w14:paraId="4D16116C" w14:textId="5C0E2A55" w:rsidR="005523E3" w:rsidRDefault="00262711">
          <w:pPr>
            <w:pStyle w:val="TOC2"/>
            <w:tabs>
              <w:tab w:val="left" w:pos="1320"/>
              <w:tab w:val="right" w:leader="dot" w:pos="8828"/>
            </w:tabs>
            <w:rPr>
              <w:rFonts w:asciiTheme="minorHAnsi" w:hAnsiTheme="minorHAnsi"/>
              <w:noProof/>
              <w:sz w:val="22"/>
              <w:lang w:val="es-PA" w:eastAsia="es-PA"/>
            </w:rPr>
          </w:pPr>
          <w:hyperlink w:anchor="_Toc52322089" w:history="1">
            <w:r w:rsidR="005523E3" w:rsidRPr="006D12AA">
              <w:rPr>
                <w:rStyle w:val="Hyperlink"/>
                <w:noProof/>
              </w:rPr>
              <w:t>3.2.1.2.</w:t>
            </w:r>
            <w:r w:rsidR="005523E3">
              <w:rPr>
                <w:rFonts w:asciiTheme="minorHAnsi" w:hAnsiTheme="minorHAnsi"/>
                <w:noProof/>
                <w:sz w:val="22"/>
                <w:lang w:val="es-PA" w:eastAsia="es-PA"/>
              </w:rPr>
              <w:tab/>
            </w:r>
            <w:r w:rsidR="005523E3" w:rsidRPr="006D12AA">
              <w:rPr>
                <w:rStyle w:val="Hyperlink"/>
                <w:noProof/>
              </w:rPr>
              <w:t>REQUISITOS FUNCIONALES DE SEGURIDAD</w:t>
            </w:r>
            <w:r w:rsidR="005523E3">
              <w:rPr>
                <w:noProof/>
                <w:webHidden/>
              </w:rPr>
              <w:tab/>
            </w:r>
            <w:r w:rsidR="005523E3">
              <w:rPr>
                <w:noProof/>
                <w:webHidden/>
              </w:rPr>
              <w:fldChar w:fldCharType="begin"/>
            </w:r>
            <w:r w:rsidR="005523E3">
              <w:rPr>
                <w:noProof/>
                <w:webHidden/>
              </w:rPr>
              <w:instrText xml:space="preserve"> PAGEREF _Toc52322089 \h </w:instrText>
            </w:r>
            <w:r w:rsidR="005523E3">
              <w:rPr>
                <w:noProof/>
                <w:webHidden/>
              </w:rPr>
            </w:r>
            <w:r w:rsidR="005523E3">
              <w:rPr>
                <w:noProof/>
                <w:webHidden/>
              </w:rPr>
              <w:fldChar w:fldCharType="separate"/>
            </w:r>
            <w:r w:rsidR="005523E3">
              <w:rPr>
                <w:noProof/>
                <w:webHidden/>
              </w:rPr>
              <w:t>54</w:t>
            </w:r>
            <w:r w:rsidR="005523E3">
              <w:rPr>
                <w:noProof/>
                <w:webHidden/>
              </w:rPr>
              <w:fldChar w:fldCharType="end"/>
            </w:r>
          </w:hyperlink>
        </w:p>
        <w:p w14:paraId="62A727D6" w14:textId="14DEBAD3" w:rsidR="005523E3" w:rsidRDefault="00262711">
          <w:pPr>
            <w:pStyle w:val="TOC2"/>
            <w:tabs>
              <w:tab w:val="left" w:pos="1320"/>
              <w:tab w:val="right" w:leader="dot" w:pos="8828"/>
            </w:tabs>
            <w:rPr>
              <w:rFonts w:asciiTheme="minorHAnsi" w:hAnsiTheme="minorHAnsi"/>
              <w:noProof/>
              <w:sz w:val="22"/>
              <w:lang w:val="es-PA" w:eastAsia="es-PA"/>
            </w:rPr>
          </w:pPr>
          <w:hyperlink w:anchor="_Toc52322090" w:history="1">
            <w:r w:rsidR="005523E3" w:rsidRPr="006D12AA">
              <w:rPr>
                <w:rStyle w:val="Hyperlink"/>
                <w:noProof/>
              </w:rPr>
              <w:t>2.2.1.4.</w:t>
            </w:r>
            <w:r w:rsidR="005523E3">
              <w:rPr>
                <w:rFonts w:asciiTheme="minorHAnsi" w:hAnsiTheme="minorHAnsi"/>
                <w:noProof/>
                <w:sz w:val="22"/>
                <w:lang w:val="es-PA" w:eastAsia="es-PA"/>
              </w:rPr>
              <w:tab/>
            </w:r>
            <w:r w:rsidR="005523E3" w:rsidRPr="006D12AA">
              <w:rPr>
                <w:rStyle w:val="Hyperlink"/>
                <w:noProof/>
              </w:rPr>
              <w:t>REQUISITOS FUNCIONALES DE INTERFAZ EXTERNAS</w:t>
            </w:r>
            <w:r w:rsidR="005523E3">
              <w:rPr>
                <w:noProof/>
                <w:webHidden/>
              </w:rPr>
              <w:tab/>
            </w:r>
            <w:r w:rsidR="005523E3">
              <w:rPr>
                <w:noProof/>
                <w:webHidden/>
              </w:rPr>
              <w:fldChar w:fldCharType="begin"/>
            </w:r>
            <w:r w:rsidR="005523E3">
              <w:rPr>
                <w:noProof/>
                <w:webHidden/>
              </w:rPr>
              <w:instrText xml:space="preserve"> PAGEREF _Toc52322090 \h </w:instrText>
            </w:r>
            <w:r w:rsidR="005523E3">
              <w:rPr>
                <w:noProof/>
                <w:webHidden/>
              </w:rPr>
            </w:r>
            <w:r w:rsidR="005523E3">
              <w:rPr>
                <w:noProof/>
                <w:webHidden/>
              </w:rPr>
              <w:fldChar w:fldCharType="separate"/>
            </w:r>
            <w:r w:rsidR="005523E3">
              <w:rPr>
                <w:noProof/>
                <w:webHidden/>
              </w:rPr>
              <w:t>54</w:t>
            </w:r>
            <w:r w:rsidR="005523E3">
              <w:rPr>
                <w:noProof/>
                <w:webHidden/>
              </w:rPr>
              <w:fldChar w:fldCharType="end"/>
            </w:r>
          </w:hyperlink>
        </w:p>
        <w:p w14:paraId="41B02125" w14:textId="786C2E33" w:rsidR="005523E3" w:rsidRDefault="00262711">
          <w:pPr>
            <w:pStyle w:val="TOC2"/>
            <w:tabs>
              <w:tab w:val="left" w:pos="1100"/>
              <w:tab w:val="right" w:leader="dot" w:pos="8828"/>
            </w:tabs>
            <w:rPr>
              <w:rFonts w:asciiTheme="minorHAnsi" w:hAnsiTheme="minorHAnsi"/>
              <w:noProof/>
              <w:sz w:val="22"/>
              <w:lang w:val="es-PA" w:eastAsia="es-PA"/>
            </w:rPr>
          </w:pPr>
          <w:hyperlink w:anchor="_Toc52322091" w:history="1">
            <w:r w:rsidR="005523E3" w:rsidRPr="006D12AA">
              <w:rPr>
                <w:rStyle w:val="Hyperlink"/>
                <w:noProof/>
              </w:rPr>
              <w:t>3.2.2.</w:t>
            </w:r>
            <w:r w:rsidR="005523E3">
              <w:rPr>
                <w:rFonts w:asciiTheme="minorHAnsi" w:hAnsiTheme="minorHAnsi"/>
                <w:noProof/>
                <w:sz w:val="22"/>
                <w:lang w:val="es-PA" w:eastAsia="es-PA"/>
              </w:rPr>
              <w:tab/>
            </w:r>
            <w:r w:rsidR="005523E3" w:rsidRPr="006D12AA">
              <w:rPr>
                <w:rStyle w:val="Hyperlink"/>
                <w:noProof/>
              </w:rPr>
              <w:t>LICITACIÓN DE REQUISITOS NO FUNCIONALES</w:t>
            </w:r>
            <w:r w:rsidR="005523E3">
              <w:rPr>
                <w:noProof/>
                <w:webHidden/>
              </w:rPr>
              <w:tab/>
            </w:r>
            <w:r w:rsidR="005523E3">
              <w:rPr>
                <w:noProof/>
                <w:webHidden/>
              </w:rPr>
              <w:fldChar w:fldCharType="begin"/>
            </w:r>
            <w:r w:rsidR="005523E3">
              <w:rPr>
                <w:noProof/>
                <w:webHidden/>
              </w:rPr>
              <w:instrText xml:space="preserve"> PAGEREF _Toc52322091 \h </w:instrText>
            </w:r>
            <w:r w:rsidR="005523E3">
              <w:rPr>
                <w:noProof/>
                <w:webHidden/>
              </w:rPr>
            </w:r>
            <w:r w:rsidR="005523E3">
              <w:rPr>
                <w:noProof/>
                <w:webHidden/>
              </w:rPr>
              <w:fldChar w:fldCharType="separate"/>
            </w:r>
            <w:r w:rsidR="005523E3">
              <w:rPr>
                <w:noProof/>
                <w:webHidden/>
              </w:rPr>
              <w:t>54</w:t>
            </w:r>
            <w:r w:rsidR="005523E3">
              <w:rPr>
                <w:noProof/>
                <w:webHidden/>
              </w:rPr>
              <w:fldChar w:fldCharType="end"/>
            </w:r>
          </w:hyperlink>
        </w:p>
        <w:p w14:paraId="1CF47191" w14:textId="31AC1A35" w:rsidR="005523E3" w:rsidRDefault="00262711">
          <w:pPr>
            <w:pStyle w:val="TOC2"/>
            <w:tabs>
              <w:tab w:val="left" w:pos="1320"/>
              <w:tab w:val="right" w:leader="dot" w:pos="8828"/>
            </w:tabs>
            <w:rPr>
              <w:rFonts w:asciiTheme="minorHAnsi" w:hAnsiTheme="minorHAnsi"/>
              <w:noProof/>
              <w:sz w:val="22"/>
              <w:lang w:val="es-PA" w:eastAsia="es-PA"/>
            </w:rPr>
          </w:pPr>
          <w:hyperlink w:anchor="_Toc52322092" w:history="1">
            <w:r w:rsidR="005523E3" w:rsidRPr="006D12AA">
              <w:rPr>
                <w:rStyle w:val="Hyperlink"/>
                <w:noProof/>
              </w:rPr>
              <w:t>3.2.2.1.</w:t>
            </w:r>
            <w:r w:rsidR="005523E3">
              <w:rPr>
                <w:rFonts w:asciiTheme="minorHAnsi" w:hAnsiTheme="minorHAnsi"/>
                <w:noProof/>
                <w:sz w:val="22"/>
                <w:lang w:val="es-PA" w:eastAsia="es-PA"/>
              </w:rPr>
              <w:tab/>
            </w:r>
            <w:r w:rsidR="005523E3" w:rsidRPr="006D12AA">
              <w:rPr>
                <w:rStyle w:val="Hyperlink"/>
                <w:noProof/>
              </w:rPr>
              <w:t>REQUISITOS NO FUNCIONALES DE EFICIENCIA</w:t>
            </w:r>
            <w:r w:rsidR="005523E3">
              <w:rPr>
                <w:noProof/>
                <w:webHidden/>
              </w:rPr>
              <w:tab/>
            </w:r>
            <w:r w:rsidR="005523E3">
              <w:rPr>
                <w:noProof/>
                <w:webHidden/>
              </w:rPr>
              <w:fldChar w:fldCharType="begin"/>
            </w:r>
            <w:r w:rsidR="005523E3">
              <w:rPr>
                <w:noProof/>
                <w:webHidden/>
              </w:rPr>
              <w:instrText xml:space="preserve"> PAGEREF _Toc52322092 \h </w:instrText>
            </w:r>
            <w:r w:rsidR="005523E3">
              <w:rPr>
                <w:noProof/>
                <w:webHidden/>
              </w:rPr>
            </w:r>
            <w:r w:rsidR="005523E3">
              <w:rPr>
                <w:noProof/>
                <w:webHidden/>
              </w:rPr>
              <w:fldChar w:fldCharType="separate"/>
            </w:r>
            <w:r w:rsidR="005523E3">
              <w:rPr>
                <w:noProof/>
                <w:webHidden/>
              </w:rPr>
              <w:t>54</w:t>
            </w:r>
            <w:r w:rsidR="005523E3">
              <w:rPr>
                <w:noProof/>
                <w:webHidden/>
              </w:rPr>
              <w:fldChar w:fldCharType="end"/>
            </w:r>
          </w:hyperlink>
        </w:p>
        <w:p w14:paraId="68B59B72" w14:textId="31A353AA" w:rsidR="005523E3" w:rsidRDefault="00262711">
          <w:pPr>
            <w:pStyle w:val="TOC2"/>
            <w:tabs>
              <w:tab w:val="left" w:pos="1320"/>
              <w:tab w:val="right" w:leader="dot" w:pos="8828"/>
            </w:tabs>
            <w:rPr>
              <w:rFonts w:asciiTheme="minorHAnsi" w:hAnsiTheme="minorHAnsi"/>
              <w:noProof/>
              <w:sz w:val="22"/>
              <w:lang w:val="es-PA" w:eastAsia="es-PA"/>
            </w:rPr>
          </w:pPr>
          <w:hyperlink w:anchor="_Toc52322093" w:history="1">
            <w:r w:rsidR="005523E3" w:rsidRPr="006D12AA">
              <w:rPr>
                <w:rStyle w:val="Hyperlink"/>
                <w:noProof/>
              </w:rPr>
              <w:t>3.2.2.2.</w:t>
            </w:r>
            <w:r w:rsidR="005523E3">
              <w:rPr>
                <w:rFonts w:asciiTheme="minorHAnsi" w:hAnsiTheme="minorHAnsi"/>
                <w:noProof/>
                <w:sz w:val="22"/>
                <w:lang w:val="es-PA" w:eastAsia="es-PA"/>
              </w:rPr>
              <w:tab/>
            </w:r>
            <w:r w:rsidR="005523E3" w:rsidRPr="006D12AA">
              <w:rPr>
                <w:rStyle w:val="Hyperlink"/>
                <w:noProof/>
              </w:rPr>
              <w:t>REQUISITOS NO FUNCIONALES DE SEGURIDAD DE DATOS</w:t>
            </w:r>
            <w:r w:rsidR="005523E3">
              <w:rPr>
                <w:noProof/>
                <w:webHidden/>
              </w:rPr>
              <w:tab/>
            </w:r>
            <w:r w:rsidR="005523E3">
              <w:rPr>
                <w:noProof/>
                <w:webHidden/>
              </w:rPr>
              <w:fldChar w:fldCharType="begin"/>
            </w:r>
            <w:r w:rsidR="005523E3">
              <w:rPr>
                <w:noProof/>
                <w:webHidden/>
              </w:rPr>
              <w:instrText xml:space="preserve"> PAGEREF _Toc52322093 \h </w:instrText>
            </w:r>
            <w:r w:rsidR="005523E3">
              <w:rPr>
                <w:noProof/>
                <w:webHidden/>
              </w:rPr>
            </w:r>
            <w:r w:rsidR="005523E3">
              <w:rPr>
                <w:noProof/>
                <w:webHidden/>
              </w:rPr>
              <w:fldChar w:fldCharType="separate"/>
            </w:r>
            <w:r w:rsidR="005523E3">
              <w:rPr>
                <w:noProof/>
                <w:webHidden/>
              </w:rPr>
              <w:t>54</w:t>
            </w:r>
            <w:r w:rsidR="005523E3">
              <w:rPr>
                <w:noProof/>
                <w:webHidden/>
              </w:rPr>
              <w:fldChar w:fldCharType="end"/>
            </w:r>
          </w:hyperlink>
        </w:p>
        <w:p w14:paraId="1A19411A" w14:textId="3A59F7DC" w:rsidR="005523E3" w:rsidRDefault="00262711">
          <w:pPr>
            <w:pStyle w:val="TOC2"/>
            <w:tabs>
              <w:tab w:val="left" w:pos="1320"/>
              <w:tab w:val="right" w:leader="dot" w:pos="8828"/>
            </w:tabs>
            <w:rPr>
              <w:rFonts w:asciiTheme="minorHAnsi" w:hAnsiTheme="minorHAnsi"/>
              <w:noProof/>
              <w:sz w:val="22"/>
              <w:lang w:val="es-PA" w:eastAsia="es-PA"/>
            </w:rPr>
          </w:pPr>
          <w:hyperlink w:anchor="_Toc52322094" w:history="1">
            <w:r w:rsidR="005523E3" w:rsidRPr="006D12AA">
              <w:rPr>
                <w:rStyle w:val="Hyperlink"/>
                <w:noProof/>
              </w:rPr>
              <w:t>3.2.2.3.</w:t>
            </w:r>
            <w:r w:rsidR="005523E3">
              <w:rPr>
                <w:rFonts w:asciiTheme="minorHAnsi" w:hAnsiTheme="minorHAnsi"/>
                <w:noProof/>
                <w:sz w:val="22"/>
                <w:lang w:val="es-PA" w:eastAsia="es-PA"/>
              </w:rPr>
              <w:tab/>
            </w:r>
            <w:r w:rsidR="005523E3" w:rsidRPr="006D12AA">
              <w:rPr>
                <w:rStyle w:val="Hyperlink"/>
                <w:noProof/>
              </w:rPr>
              <w:t>REQUISITOS NO FUNCIONALES DE USABILIDAD</w:t>
            </w:r>
            <w:r w:rsidR="005523E3">
              <w:rPr>
                <w:noProof/>
                <w:webHidden/>
              </w:rPr>
              <w:tab/>
            </w:r>
            <w:r w:rsidR="005523E3">
              <w:rPr>
                <w:noProof/>
                <w:webHidden/>
              </w:rPr>
              <w:fldChar w:fldCharType="begin"/>
            </w:r>
            <w:r w:rsidR="005523E3">
              <w:rPr>
                <w:noProof/>
                <w:webHidden/>
              </w:rPr>
              <w:instrText xml:space="preserve"> PAGEREF _Toc52322094 \h </w:instrText>
            </w:r>
            <w:r w:rsidR="005523E3">
              <w:rPr>
                <w:noProof/>
                <w:webHidden/>
              </w:rPr>
            </w:r>
            <w:r w:rsidR="005523E3">
              <w:rPr>
                <w:noProof/>
                <w:webHidden/>
              </w:rPr>
              <w:fldChar w:fldCharType="separate"/>
            </w:r>
            <w:r w:rsidR="005523E3">
              <w:rPr>
                <w:noProof/>
                <w:webHidden/>
              </w:rPr>
              <w:t>54</w:t>
            </w:r>
            <w:r w:rsidR="005523E3">
              <w:rPr>
                <w:noProof/>
                <w:webHidden/>
              </w:rPr>
              <w:fldChar w:fldCharType="end"/>
            </w:r>
          </w:hyperlink>
        </w:p>
        <w:p w14:paraId="55E3505F" w14:textId="15FAE680" w:rsidR="005523E3" w:rsidRDefault="00262711">
          <w:pPr>
            <w:pStyle w:val="TOC2"/>
            <w:tabs>
              <w:tab w:val="left" w:pos="1320"/>
              <w:tab w:val="right" w:leader="dot" w:pos="8828"/>
            </w:tabs>
            <w:rPr>
              <w:rFonts w:asciiTheme="minorHAnsi" w:hAnsiTheme="minorHAnsi"/>
              <w:noProof/>
              <w:sz w:val="22"/>
              <w:lang w:val="es-PA" w:eastAsia="es-PA"/>
            </w:rPr>
          </w:pPr>
          <w:hyperlink w:anchor="_Toc52322095" w:history="1">
            <w:r w:rsidR="005523E3" w:rsidRPr="006D12AA">
              <w:rPr>
                <w:rStyle w:val="Hyperlink"/>
                <w:noProof/>
              </w:rPr>
              <w:t>3.2.3.4.</w:t>
            </w:r>
            <w:r w:rsidR="005523E3">
              <w:rPr>
                <w:rFonts w:asciiTheme="minorHAnsi" w:hAnsiTheme="minorHAnsi"/>
                <w:noProof/>
                <w:sz w:val="22"/>
                <w:lang w:val="es-PA" w:eastAsia="es-PA"/>
              </w:rPr>
              <w:tab/>
            </w:r>
            <w:r w:rsidR="005523E3" w:rsidRPr="006D12AA">
              <w:rPr>
                <w:rStyle w:val="Hyperlink"/>
                <w:noProof/>
              </w:rPr>
              <w:t>REQUISITOS NO FUNCIONALES DE DEPENDIBILIDAD</w:t>
            </w:r>
            <w:r w:rsidR="005523E3">
              <w:rPr>
                <w:noProof/>
                <w:webHidden/>
              </w:rPr>
              <w:tab/>
            </w:r>
            <w:r w:rsidR="005523E3">
              <w:rPr>
                <w:noProof/>
                <w:webHidden/>
              </w:rPr>
              <w:fldChar w:fldCharType="begin"/>
            </w:r>
            <w:r w:rsidR="005523E3">
              <w:rPr>
                <w:noProof/>
                <w:webHidden/>
              </w:rPr>
              <w:instrText xml:space="preserve"> PAGEREF _Toc52322095 \h </w:instrText>
            </w:r>
            <w:r w:rsidR="005523E3">
              <w:rPr>
                <w:noProof/>
                <w:webHidden/>
              </w:rPr>
            </w:r>
            <w:r w:rsidR="005523E3">
              <w:rPr>
                <w:noProof/>
                <w:webHidden/>
              </w:rPr>
              <w:fldChar w:fldCharType="separate"/>
            </w:r>
            <w:r w:rsidR="005523E3">
              <w:rPr>
                <w:noProof/>
                <w:webHidden/>
              </w:rPr>
              <w:t>55</w:t>
            </w:r>
            <w:r w:rsidR="005523E3">
              <w:rPr>
                <w:noProof/>
                <w:webHidden/>
              </w:rPr>
              <w:fldChar w:fldCharType="end"/>
            </w:r>
          </w:hyperlink>
        </w:p>
        <w:p w14:paraId="0C8F22C2" w14:textId="4F8C0F7B" w:rsidR="005523E3" w:rsidRDefault="00262711">
          <w:pPr>
            <w:pStyle w:val="TOC1"/>
            <w:tabs>
              <w:tab w:val="right" w:leader="dot" w:pos="8828"/>
            </w:tabs>
            <w:rPr>
              <w:rFonts w:asciiTheme="minorHAnsi" w:hAnsiTheme="minorHAnsi"/>
              <w:noProof/>
              <w:sz w:val="22"/>
              <w:lang w:val="es-PA" w:eastAsia="es-PA"/>
            </w:rPr>
          </w:pPr>
          <w:hyperlink w:anchor="_Toc52322096" w:history="1">
            <w:r w:rsidR="005523E3" w:rsidRPr="006D12AA">
              <w:rPr>
                <w:rStyle w:val="Hyperlink"/>
                <w:noProof/>
              </w:rPr>
              <w:t>IV DISEÑO DEL SISTEMA</w:t>
            </w:r>
            <w:r w:rsidR="005523E3">
              <w:rPr>
                <w:noProof/>
                <w:webHidden/>
              </w:rPr>
              <w:tab/>
            </w:r>
            <w:r w:rsidR="005523E3">
              <w:rPr>
                <w:noProof/>
                <w:webHidden/>
              </w:rPr>
              <w:fldChar w:fldCharType="begin"/>
            </w:r>
            <w:r w:rsidR="005523E3">
              <w:rPr>
                <w:noProof/>
                <w:webHidden/>
              </w:rPr>
              <w:instrText xml:space="preserve"> PAGEREF _Toc52322096 \h </w:instrText>
            </w:r>
            <w:r w:rsidR="005523E3">
              <w:rPr>
                <w:noProof/>
                <w:webHidden/>
              </w:rPr>
            </w:r>
            <w:r w:rsidR="005523E3">
              <w:rPr>
                <w:noProof/>
                <w:webHidden/>
              </w:rPr>
              <w:fldChar w:fldCharType="separate"/>
            </w:r>
            <w:r w:rsidR="005523E3">
              <w:rPr>
                <w:noProof/>
                <w:webHidden/>
              </w:rPr>
              <w:t>56</w:t>
            </w:r>
            <w:r w:rsidR="005523E3">
              <w:rPr>
                <w:noProof/>
                <w:webHidden/>
              </w:rPr>
              <w:fldChar w:fldCharType="end"/>
            </w:r>
          </w:hyperlink>
        </w:p>
        <w:p w14:paraId="6A352293" w14:textId="61289E5E" w:rsidR="005523E3" w:rsidRDefault="00262711">
          <w:pPr>
            <w:pStyle w:val="TOC2"/>
            <w:tabs>
              <w:tab w:val="left" w:pos="880"/>
              <w:tab w:val="right" w:leader="dot" w:pos="8828"/>
            </w:tabs>
            <w:rPr>
              <w:rFonts w:asciiTheme="minorHAnsi" w:hAnsiTheme="minorHAnsi"/>
              <w:noProof/>
              <w:sz w:val="22"/>
              <w:lang w:val="es-PA" w:eastAsia="es-PA"/>
            </w:rPr>
          </w:pPr>
          <w:hyperlink w:anchor="_Toc52322097" w:history="1">
            <w:r w:rsidR="005523E3" w:rsidRPr="006D12AA">
              <w:rPr>
                <w:rStyle w:val="Hyperlink"/>
                <w:noProof/>
              </w:rPr>
              <w:t>4.1.</w:t>
            </w:r>
            <w:r w:rsidR="005523E3">
              <w:rPr>
                <w:rFonts w:asciiTheme="minorHAnsi" w:hAnsiTheme="minorHAnsi"/>
                <w:noProof/>
                <w:sz w:val="22"/>
                <w:lang w:val="es-PA" w:eastAsia="es-PA"/>
              </w:rPr>
              <w:tab/>
            </w:r>
            <w:r w:rsidR="005523E3" w:rsidRPr="006D12AA">
              <w:rPr>
                <w:rStyle w:val="Hyperlink"/>
                <w:noProof/>
              </w:rPr>
              <w:t>HERRAMIENTAS DE DESARROLLO Y DISEÑO DEL SISTEMA</w:t>
            </w:r>
            <w:r w:rsidR="005523E3">
              <w:rPr>
                <w:noProof/>
                <w:webHidden/>
              </w:rPr>
              <w:tab/>
            </w:r>
            <w:r w:rsidR="005523E3">
              <w:rPr>
                <w:noProof/>
                <w:webHidden/>
              </w:rPr>
              <w:fldChar w:fldCharType="begin"/>
            </w:r>
            <w:r w:rsidR="005523E3">
              <w:rPr>
                <w:noProof/>
                <w:webHidden/>
              </w:rPr>
              <w:instrText xml:space="preserve"> PAGEREF _Toc52322097 \h </w:instrText>
            </w:r>
            <w:r w:rsidR="005523E3">
              <w:rPr>
                <w:noProof/>
                <w:webHidden/>
              </w:rPr>
            </w:r>
            <w:r w:rsidR="005523E3">
              <w:rPr>
                <w:noProof/>
                <w:webHidden/>
              </w:rPr>
              <w:fldChar w:fldCharType="separate"/>
            </w:r>
            <w:r w:rsidR="005523E3">
              <w:rPr>
                <w:noProof/>
                <w:webHidden/>
              </w:rPr>
              <w:t>57</w:t>
            </w:r>
            <w:r w:rsidR="005523E3">
              <w:rPr>
                <w:noProof/>
                <w:webHidden/>
              </w:rPr>
              <w:fldChar w:fldCharType="end"/>
            </w:r>
          </w:hyperlink>
        </w:p>
        <w:p w14:paraId="137C40CA" w14:textId="108ADCF9" w:rsidR="005523E3" w:rsidRDefault="00262711">
          <w:pPr>
            <w:pStyle w:val="TOC2"/>
            <w:tabs>
              <w:tab w:val="left" w:pos="1100"/>
              <w:tab w:val="right" w:leader="dot" w:pos="8828"/>
            </w:tabs>
            <w:rPr>
              <w:rFonts w:asciiTheme="minorHAnsi" w:hAnsiTheme="minorHAnsi"/>
              <w:noProof/>
              <w:sz w:val="22"/>
              <w:lang w:val="es-PA" w:eastAsia="es-PA"/>
            </w:rPr>
          </w:pPr>
          <w:hyperlink w:anchor="_Toc52322098" w:history="1">
            <w:r w:rsidR="005523E3" w:rsidRPr="006D12AA">
              <w:rPr>
                <w:rStyle w:val="Hyperlink"/>
                <w:noProof/>
              </w:rPr>
              <w:t>4.1.1.</w:t>
            </w:r>
            <w:r w:rsidR="005523E3">
              <w:rPr>
                <w:rFonts w:asciiTheme="minorHAnsi" w:hAnsiTheme="minorHAnsi"/>
                <w:noProof/>
                <w:sz w:val="22"/>
                <w:lang w:val="es-PA" w:eastAsia="es-PA"/>
              </w:rPr>
              <w:tab/>
            </w:r>
            <w:r w:rsidR="005523E3" w:rsidRPr="006D12AA">
              <w:rPr>
                <w:rStyle w:val="Hyperlink"/>
                <w:noProof/>
              </w:rPr>
              <w:t>ANGULAR JS</w:t>
            </w:r>
            <w:r w:rsidR="005523E3">
              <w:rPr>
                <w:noProof/>
                <w:webHidden/>
              </w:rPr>
              <w:tab/>
            </w:r>
            <w:r w:rsidR="005523E3">
              <w:rPr>
                <w:noProof/>
                <w:webHidden/>
              </w:rPr>
              <w:fldChar w:fldCharType="begin"/>
            </w:r>
            <w:r w:rsidR="005523E3">
              <w:rPr>
                <w:noProof/>
                <w:webHidden/>
              </w:rPr>
              <w:instrText xml:space="preserve"> PAGEREF _Toc52322098 \h </w:instrText>
            </w:r>
            <w:r w:rsidR="005523E3">
              <w:rPr>
                <w:noProof/>
                <w:webHidden/>
              </w:rPr>
            </w:r>
            <w:r w:rsidR="005523E3">
              <w:rPr>
                <w:noProof/>
                <w:webHidden/>
              </w:rPr>
              <w:fldChar w:fldCharType="separate"/>
            </w:r>
            <w:r w:rsidR="005523E3">
              <w:rPr>
                <w:noProof/>
                <w:webHidden/>
              </w:rPr>
              <w:t>57</w:t>
            </w:r>
            <w:r w:rsidR="005523E3">
              <w:rPr>
                <w:noProof/>
                <w:webHidden/>
              </w:rPr>
              <w:fldChar w:fldCharType="end"/>
            </w:r>
          </w:hyperlink>
        </w:p>
        <w:p w14:paraId="20CE41A1" w14:textId="44608EAA" w:rsidR="005523E3" w:rsidRDefault="00262711">
          <w:pPr>
            <w:pStyle w:val="TOC2"/>
            <w:tabs>
              <w:tab w:val="left" w:pos="1320"/>
              <w:tab w:val="right" w:leader="dot" w:pos="8828"/>
            </w:tabs>
            <w:rPr>
              <w:rFonts w:asciiTheme="minorHAnsi" w:hAnsiTheme="minorHAnsi"/>
              <w:noProof/>
              <w:sz w:val="22"/>
              <w:lang w:val="es-PA" w:eastAsia="es-PA"/>
            </w:rPr>
          </w:pPr>
          <w:hyperlink w:anchor="_Toc52322099" w:history="1">
            <w:r w:rsidR="005523E3" w:rsidRPr="006D12AA">
              <w:rPr>
                <w:rStyle w:val="Hyperlink"/>
                <w:noProof/>
              </w:rPr>
              <w:t>4.1.1.1.</w:t>
            </w:r>
            <w:r w:rsidR="005523E3">
              <w:rPr>
                <w:rFonts w:asciiTheme="minorHAnsi" w:hAnsiTheme="minorHAnsi"/>
                <w:noProof/>
                <w:sz w:val="22"/>
                <w:lang w:val="es-PA" w:eastAsia="es-PA"/>
              </w:rPr>
              <w:tab/>
            </w:r>
            <w:r w:rsidR="005523E3" w:rsidRPr="006D12AA">
              <w:rPr>
                <w:rStyle w:val="Hyperlink"/>
                <w:noProof/>
              </w:rPr>
              <w:t>CARACTERÍSTICAS DE ANGULAR JS</w:t>
            </w:r>
            <w:r w:rsidR="005523E3">
              <w:rPr>
                <w:noProof/>
                <w:webHidden/>
              </w:rPr>
              <w:tab/>
            </w:r>
            <w:r w:rsidR="005523E3">
              <w:rPr>
                <w:noProof/>
                <w:webHidden/>
              </w:rPr>
              <w:fldChar w:fldCharType="begin"/>
            </w:r>
            <w:r w:rsidR="005523E3">
              <w:rPr>
                <w:noProof/>
                <w:webHidden/>
              </w:rPr>
              <w:instrText xml:space="preserve"> PAGEREF _Toc52322099 \h </w:instrText>
            </w:r>
            <w:r w:rsidR="005523E3">
              <w:rPr>
                <w:noProof/>
                <w:webHidden/>
              </w:rPr>
            </w:r>
            <w:r w:rsidR="005523E3">
              <w:rPr>
                <w:noProof/>
                <w:webHidden/>
              </w:rPr>
              <w:fldChar w:fldCharType="separate"/>
            </w:r>
            <w:r w:rsidR="005523E3">
              <w:rPr>
                <w:noProof/>
                <w:webHidden/>
              </w:rPr>
              <w:t>57</w:t>
            </w:r>
            <w:r w:rsidR="005523E3">
              <w:rPr>
                <w:noProof/>
                <w:webHidden/>
              </w:rPr>
              <w:fldChar w:fldCharType="end"/>
            </w:r>
          </w:hyperlink>
        </w:p>
        <w:p w14:paraId="23B87277" w14:textId="5E991A35" w:rsidR="005523E3" w:rsidRDefault="00262711">
          <w:pPr>
            <w:pStyle w:val="TOC2"/>
            <w:tabs>
              <w:tab w:val="left" w:pos="1320"/>
              <w:tab w:val="right" w:leader="dot" w:pos="8828"/>
            </w:tabs>
            <w:rPr>
              <w:rFonts w:asciiTheme="minorHAnsi" w:hAnsiTheme="minorHAnsi"/>
              <w:noProof/>
              <w:sz w:val="22"/>
              <w:lang w:val="es-PA" w:eastAsia="es-PA"/>
            </w:rPr>
          </w:pPr>
          <w:hyperlink w:anchor="_Toc52322100" w:history="1">
            <w:r w:rsidR="005523E3" w:rsidRPr="006D12AA">
              <w:rPr>
                <w:rStyle w:val="Hyperlink"/>
                <w:noProof/>
              </w:rPr>
              <w:t>4.1.1.2.</w:t>
            </w:r>
            <w:r w:rsidR="005523E3">
              <w:rPr>
                <w:rFonts w:asciiTheme="minorHAnsi" w:hAnsiTheme="minorHAnsi"/>
                <w:noProof/>
                <w:sz w:val="22"/>
                <w:lang w:val="es-PA" w:eastAsia="es-PA"/>
              </w:rPr>
              <w:tab/>
            </w:r>
            <w:r w:rsidR="005523E3" w:rsidRPr="006D12AA">
              <w:rPr>
                <w:rStyle w:val="Hyperlink"/>
                <w:noProof/>
              </w:rPr>
              <w:t>ARTEFACTOS</w:t>
            </w:r>
            <w:r w:rsidR="005523E3">
              <w:rPr>
                <w:noProof/>
                <w:webHidden/>
              </w:rPr>
              <w:tab/>
            </w:r>
            <w:r w:rsidR="005523E3">
              <w:rPr>
                <w:noProof/>
                <w:webHidden/>
              </w:rPr>
              <w:fldChar w:fldCharType="begin"/>
            </w:r>
            <w:r w:rsidR="005523E3">
              <w:rPr>
                <w:noProof/>
                <w:webHidden/>
              </w:rPr>
              <w:instrText xml:space="preserve"> PAGEREF _Toc52322100 \h </w:instrText>
            </w:r>
            <w:r w:rsidR="005523E3">
              <w:rPr>
                <w:noProof/>
                <w:webHidden/>
              </w:rPr>
            </w:r>
            <w:r w:rsidR="005523E3">
              <w:rPr>
                <w:noProof/>
                <w:webHidden/>
              </w:rPr>
              <w:fldChar w:fldCharType="separate"/>
            </w:r>
            <w:r w:rsidR="005523E3">
              <w:rPr>
                <w:noProof/>
                <w:webHidden/>
              </w:rPr>
              <w:t>58</w:t>
            </w:r>
            <w:r w:rsidR="005523E3">
              <w:rPr>
                <w:noProof/>
                <w:webHidden/>
              </w:rPr>
              <w:fldChar w:fldCharType="end"/>
            </w:r>
          </w:hyperlink>
        </w:p>
        <w:p w14:paraId="760C02D0" w14:textId="20F145B7" w:rsidR="005523E3" w:rsidRDefault="00262711">
          <w:pPr>
            <w:pStyle w:val="TOC2"/>
            <w:tabs>
              <w:tab w:val="left" w:pos="1540"/>
              <w:tab w:val="right" w:leader="dot" w:pos="8828"/>
            </w:tabs>
            <w:rPr>
              <w:rFonts w:asciiTheme="minorHAnsi" w:hAnsiTheme="minorHAnsi"/>
              <w:noProof/>
              <w:sz w:val="22"/>
              <w:lang w:val="es-PA" w:eastAsia="es-PA"/>
            </w:rPr>
          </w:pPr>
          <w:hyperlink w:anchor="_Toc52322101" w:history="1">
            <w:r w:rsidR="005523E3" w:rsidRPr="006D12AA">
              <w:rPr>
                <w:rStyle w:val="Hyperlink"/>
                <w:noProof/>
              </w:rPr>
              <w:t>4.1.1.2.1.</w:t>
            </w:r>
            <w:r w:rsidR="005523E3">
              <w:rPr>
                <w:rFonts w:asciiTheme="minorHAnsi" w:hAnsiTheme="minorHAnsi"/>
                <w:noProof/>
                <w:sz w:val="22"/>
                <w:lang w:val="es-PA" w:eastAsia="es-PA"/>
              </w:rPr>
              <w:tab/>
            </w:r>
            <w:r w:rsidR="005523E3" w:rsidRPr="006D12AA">
              <w:rPr>
                <w:rStyle w:val="Hyperlink"/>
                <w:noProof/>
              </w:rPr>
              <w:t>MÓDULOS</w:t>
            </w:r>
            <w:r w:rsidR="005523E3">
              <w:rPr>
                <w:noProof/>
                <w:webHidden/>
              </w:rPr>
              <w:tab/>
            </w:r>
            <w:r w:rsidR="005523E3">
              <w:rPr>
                <w:noProof/>
                <w:webHidden/>
              </w:rPr>
              <w:fldChar w:fldCharType="begin"/>
            </w:r>
            <w:r w:rsidR="005523E3">
              <w:rPr>
                <w:noProof/>
                <w:webHidden/>
              </w:rPr>
              <w:instrText xml:space="preserve"> PAGEREF _Toc52322101 \h </w:instrText>
            </w:r>
            <w:r w:rsidR="005523E3">
              <w:rPr>
                <w:noProof/>
                <w:webHidden/>
              </w:rPr>
            </w:r>
            <w:r w:rsidR="005523E3">
              <w:rPr>
                <w:noProof/>
                <w:webHidden/>
              </w:rPr>
              <w:fldChar w:fldCharType="separate"/>
            </w:r>
            <w:r w:rsidR="005523E3">
              <w:rPr>
                <w:noProof/>
                <w:webHidden/>
              </w:rPr>
              <w:t>58</w:t>
            </w:r>
            <w:r w:rsidR="005523E3">
              <w:rPr>
                <w:noProof/>
                <w:webHidden/>
              </w:rPr>
              <w:fldChar w:fldCharType="end"/>
            </w:r>
          </w:hyperlink>
        </w:p>
        <w:p w14:paraId="45D4DF9F" w14:textId="6AE92EF7" w:rsidR="005523E3" w:rsidRDefault="00262711">
          <w:pPr>
            <w:pStyle w:val="TOC2"/>
            <w:tabs>
              <w:tab w:val="left" w:pos="1540"/>
              <w:tab w:val="right" w:leader="dot" w:pos="8828"/>
            </w:tabs>
            <w:rPr>
              <w:rFonts w:asciiTheme="minorHAnsi" w:hAnsiTheme="minorHAnsi"/>
              <w:noProof/>
              <w:sz w:val="22"/>
              <w:lang w:val="es-PA" w:eastAsia="es-PA"/>
            </w:rPr>
          </w:pPr>
          <w:hyperlink w:anchor="_Toc52322102" w:history="1">
            <w:r w:rsidR="005523E3" w:rsidRPr="006D12AA">
              <w:rPr>
                <w:rStyle w:val="Hyperlink"/>
                <w:noProof/>
              </w:rPr>
              <w:t>4.1.1.2.2.</w:t>
            </w:r>
            <w:r w:rsidR="005523E3">
              <w:rPr>
                <w:rFonts w:asciiTheme="minorHAnsi" w:hAnsiTheme="minorHAnsi"/>
                <w:noProof/>
                <w:sz w:val="22"/>
                <w:lang w:val="es-PA" w:eastAsia="es-PA"/>
              </w:rPr>
              <w:tab/>
            </w:r>
            <w:r w:rsidR="005523E3" w:rsidRPr="006D12AA">
              <w:rPr>
                <w:rStyle w:val="Hyperlink"/>
                <w:noProof/>
              </w:rPr>
              <w:t>CONTROLADORES</w:t>
            </w:r>
            <w:r w:rsidR="005523E3">
              <w:rPr>
                <w:noProof/>
                <w:webHidden/>
              </w:rPr>
              <w:tab/>
            </w:r>
            <w:r w:rsidR="005523E3">
              <w:rPr>
                <w:noProof/>
                <w:webHidden/>
              </w:rPr>
              <w:fldChar w:fldCharType="begin"/>
            </w:r>
            <w:r w:rsidR="005523E3">
              <w:rPr>
                <w:noProof/>
                <w:webHidden/>
              </w:rPr>
              <w:instrText xml:space="preserve"> PAGEREF _Toc52322102 \h </w:instrText>
            </w:r>
            <w:r w:rsidR="005523E3">
              <w:rPr>
                <w:noProof/>
                <w:webHidden/>
              </w:rPr>
            </w:r>
            <w:r w:rsidR="005523E3">
              <w:rPr>
                <w:noProof/>
                <w:webHidden/>
              </w:rPr>
              <w:fldChar w:fldCharType="separate"/>
            </w:r>
            <w:r w:rsidR="005523E3">
              <w:rPr>
                <w:noProof/>
                <w:webHidden/>
              </w:rPr>
              <w:t>59</w:t>
            </w:r>
            <w:r w:rsidR="005523E3">
              <w:rPr>
                <w:noProof/>
                <w:webHidden/>
              </w:rPr>
              <w:fldChar w:fldCharType="end"/>
            </w:r>
          </w:hyperlink>
        </w:p>
        <w:p w14:paraId="1293AC8F" w14:textId="39AF3E86" w:rsidR="005523E3" w:rsidRDefault="00262711">
          <w:pPr>
            <w:pStyle w:val="TOC2"/>
            <w:tabs>
              <w:tab w:val="left" w:pos="1540"/>
              <w:tab w:val="right" w:leader="dot" w:pos="8828"/>
            </w:tabs>
            <w:rPr>
              <w:rFonts w:asciiTheme="minorHAnsi" w:hAnsiTheme="minorHAnsi"/>
              <w:noProof/>
              <w:sz w:val="22"/>
              <w:lang w:val="es-PA" w:eastAsia="es-PA"/>
            </w:rPr>
          </w:pPr>
          <w:hyperlink w:anchor="_Toc52322103" w:history="1">
            <w:r w:rsidR="005523E3" w:rsidRPr="006D12AA">
              <w:rPr>
                <w:rStyle w:val="Hyperlink"/>
                <w:noProof/>
              </w:rPr>
              <w:t>4.1.1.2.3.</w:t>
            </w:r>
            <w:r w:rsidR="005523E3">
              <w:rPr>
                <w:rFonts w:asciiTheme="minorHAnsi" w:hAnsiTheme="minorHAnsi"/>
                <w:noProof/>
                <w:sz w:val="22"/>
                <w:lang w:val="es-PA" w:eastAsia="es-PA"/>
              </w:rPr>
              <w:tab/>
            </w:r>
            <w:r w:rsidR="005523E3" w:rsidRPr="006D12AA">
              <w:rPr>
                <w:rStyle w:val="Hyperlink"/>
                <w:noProof/>
              </w:rPr>
              <w:t>DIRECTIVAS</w:t>
            </w:r>
            <w:r w:rsidR="005523E3">
              <w:rPr>
                <w:noProof/>
                <w:webHidden/>
              </w:rPr>
              <w:tab/>
            </w:r>
            <w:r w:rsidR="005523E3">
              <w:rPr>
                <w:noProof/>
                <w:webHidden/>
              </w:rPr>
              <w:fldChar w:fldCharType="begin"/>
            </w:r>
            <w:r w:rsidR="005523E3">
              <w:rPr>
                <w:noProof/>
                <w:webHidden/>
              </w:rPr>
              <w:instrText xml:space="preserve"> PAGEREF _Toc52322103 \h </w:instrText>
            </w:r>
            <w:r w:rsidR="005523E3">
              <w:rPr>
                <w:noProof/>
                <w:webHidden/>
              </w:rPr>
            </w:r>
            <w:r w:rsidR="005523E3">
              <w:rPr>
                <w:noProof/>
                <w:webHidden/>
              </w:rPr>
              <w:fldChar w:fldCharType="separate"/>
            </w:r>
            <w:r w:rsidR="005523E3">
              <w:rPr>
                <w:noProof/>
                <w:webHidden/>
              </w:rPr>
              <w:t>59</w:t>
            </w:r>
            <w:r w:rsidR="005523E3">
              <w:rPr>
                <w:noProof/>
                <w:webHidden/>
              </w:rPr>
              <w:fldChar w:fldCharType="end"/>
            </w:r>
          </w:hyperlink>
        </w:p>
        <w:p w14:paraId="464F9C9A" w14:textId="34006035" w:rsidR="005523E3" w:rsidRDefault="00262711">
          <w:pPr>
            <w:pStyle w:val="TOC2"/>
            <w:tabs>
              <w:tab w:val="left" w:pos="1540"/>
              <w:tab w:val="right" w:leader="dot" w:pos="8828"/>
            </w:tabs>
            <w:rPr>
              <w:rFonts w:asciiTheme="minorHAnsi" w:hAnsiTheme="minorHAnsi"/>
              <w:noProof/>
              <w:sz w:val="22"/>
              <w:lang w:val="es-PA" w:eastAsia="es-PA"/>
            </w:rPr>
          </w:pPr>
          <w:hyperlink w:anchor="_Toc52322104" w:history="1">
            <w:r w:rsidR="005523E3" w:rsidRPr="006D12AA">
              <w:rPr>
                <w:rStyle w:val="Hyperlink"/>
                <w:noProof/>
              </w:rPr>
              <w:t>4.1.1.2.4.</w:t>
            </w:r>
            <w:r w:rsidR="005523E3">
              <w:rPr>
                <w:rFonts w:asciiTheme="minorHAnsi" w:hAnsiTheme="minorHAnsi"/>
                <w:noProof/>
                <w:sz w:val="22"/>
                <w:lang w:val="es-PA" w:eastAsia="es-PA"/>
              </w:rPr>
              <w:tab/>
            </w:r>
            <w:r w:rsidR="005523E3" w:rsidRPr="006D12AA">
              <w:rPr>
                <w:rStyle w:val="Hyperlink"/>
                <w:noProof/>
              </w:rPr>
              <w:t>SERVICIOS</w:t>
            </w:r>
            <w:r w:rsidR="005523E3">
              <w:rPr>
                <w:noProof/>
                <w:webHidden/>
              </w:rPr>
              <w:tab/>
            </w:r>
            <w:r w:rsidR="005523E3">
              <w:rPr>
                <w:noProof/>
                <w:webHidden/>
              </w:rPr>
              <w:fldChar w:fldCharType="begin"/>
            </w:r>
            <w:r w:rsidR="005523E3">
              <w:rPr>
                <w:noProof/>
                <w:webHidden/>
              </w:rPr>
              <w:instrText xml:space="preserve"> PAGEREF _Toc52322104 \h </w:instrText>
            </w:r>
            <w:r w:rsidR="005523E3">
              <w:rPr>
                <w:noProof/>
                <w:webHidden/>
              </w:rPr>
            </w:r>
            <w:r w:rsidR="005523E3">
              <w:rPr>
                <w:noProof/>
                <w:webHidden/>
              </w:rPr>
              <w:fldChar w:fldCharType="separate"/>
            </w:r>
            <w:r w:rsidR="005523E3">
              <w:rPr>
                <w:noProof/>
                <w:webHidden/>
              </w:rPr>
              <w:t>59</w:t>
            </w:r>
            <w:r w:rsidR="005523E3">
              <w:rPr>
                <w:noProof/>
                <w:webHidden/>
              </w:rPr>
              <w:fldChar w:fldCharType="end"/>
            </w:r>
          </w:hyperlink>
        </w:p>
        <w:p w14:paraId="773791B0" w14:textId="23012AA9" w:rsidR="005523E3" w:rsidRDefault="00262711">
          <w:pPr>
            <w:pStyle w:val="TOC2"/>
            <w:tabs>
              <w:tab w:val="left" w:pos="1540"/>
              <w:tab w:val="right" w:leader="dot" w:pos="8828"/>
            </w:tabs>
            <w:rPr>
              <w:rFonts w:asciiTheme="minorHAnsi" w:hAnsiTheme="minorHAnsi"/>
              <w:noProof/>
              <w:sz w:val="22"/>
              <w:lang w:val="es-PA" w:eastAsia="es-PA"/>
            </w:rPr>
          </w:pPr>
          <w:hyperlink w:anchor="_Toc52322105" w:history="1">
            <w:r w:rsidR="005523E3" w:rsidRPr="006D12AA">
              <w:rPr>
                <w:rStyle w:val="Hyperlink"/>
                <w:noProof/>
              </w:rPr>
              <w:t>4.1.1.2.5.</w:t>
            </w:r>
            <w:r w:rsidR="005523E3">
              <w:rPr>
                <w:rFonts w:asciiTheme="minorHAnsi" w:hAnsiTheme="minorHAnsi"/>
                <w:noProof/>
                <w:sz w:val="22"/>
                <w:lang w:val="es-PA" w:eastAsia="es-PA"/>
              </w:rPr>
              <w:tab/>
            </w:r>
            <w:r w:rsidR="005523E3" w:rsidRPr="006D12AA">
              <w:rPr>
                <w:rStyle w:val="Hyperlink"/>
                <w:noProof/>
              </w:rPr>
              <w:t>FILTROS</w:t>
            </w:r>
            <w:r w:rsidR="005523E3">
              <w:rPr>
                <w:noProof/>
                <w:webHidden/>
              </w:rPr>
              <w:tab/>
            </w:r>
            <w:r w:rsidR="005523E3">
              <w:rPr>
                <w:noProof/>
                <w:webHidden/>
              </w:rPr>
              <w:fldChar w:fldCharType="begin"/>
            </w:r>
            <w:r w:rsidR="005523E3">
              <w:rPr>
                <w:noProof/>
                <w:webHidden/>
              </w:rPr>
              <w:instrText xml:space="preserve"> PAGEREF _Toc52322105 \h </w:instrText>
            </w:r>
            <w:r w:rsidR="005523E3">
              <w:rPr>
                <w:noProof/>
                <w:webHidden/>
              </w:rPr>
            </w:r>
            <w:r w:rsidR="005523E3">
              <w:rPr>
                <w:noProof/>
                <w:webHidden/>
              </w:rPr>
              <w:fldChar w:fldCharType="separate"/>
            </w:r>
            <w:r w:rsidR="005523E3">
              <w:rPr>
                <w:noProof/>
                <w:webHidden/>
              </w:rPr>
              <w:t>60</w:t>
            </w:r>
            <w:r w:rsidR="005523E3">
              <w:rPr>
                <w:noProof/>
                <w:webHidden/>
              </w:rPr>
              <w:fldChar w:fldCharType="end"/>
            </w:r>
          </w:hyperlink>
        </w:p>
        <w:p w14:paraId="29DD13A9" w14:textId="33BEF8DC" w:rsidR="005523E3" w:rsidRDefault="00262711">
          <w:pPr>
            <w:pStyle w:val="TOC2"/>
            <w:tabs>
              <w:tab w:val="left" w:pos="1320"/>
              <w:tab w:val="right" w:leader="dot" w:pos="8828"/>
            </w:tabs>
            <w:rPr>
              <w:rFonts w:asciiTheme="minorHAnsi" w:hAnsiTheme="minorHAnsi"/>
              <w:noProof/>
              <w:sz w:val="22"/>
              <w:lang w:val="es-PA" w:eastAsia="es-PA"/>
            </w:rPr>
          </w:pPr>
          <w:hyperlink w:anchor="_Toc52322106" w:history="1">
            <w:r w:rsidR="005523E3" w:rsidRPr="006D12AA">
              <w:rPr>
                <w:rStyle w:val="Hyperlink"/>
                <w:noProof/>
              </w:rPr>
              <w:t>4.1.1.3.</w:t>
            </w:r>
            <w:r w:rsidR="005523E3">
              <w:rPr>
                <w:rFonts w:asciiTheme="minorHAnsi" w:hAnsiTheme="minorHAnsi"/>
                <w:noProof/>
                <w:sz w:val="22"/>
                <w:lang w:val="es-PA" w:eastAsia="es-PA"/>
              </w:rPr>
              <w:tab/>
            </w:r>
            <w:r w:rsidR="005523E3" w:rsidRPr="006D12AA">
              <w:rPr>
                <w:rStyle w:val="Hyperlink"/>
                <w:noProof/>
              </w:rPr>
              <w:t>ANGULAR Y EL MODELO MVC</w:t>
            </w:r>
            <w:r w:rsidR="005523E3">
              <w:rPr>
                <w:noProof/>
                <w:webHidden/>
              </w:rPr>
              <w:tab/>
            </w:r>
            <w:r w:rsidR="005523E3">
              <w:rPr>
                <w:noProof/>
                <w:webHidden/>
              </w:rPr>
              <w:fldChar w:fldCharType="begin"/>
            </w:r>
            <w:r w:rsidR="005523E3">
              <w:rPr>
                <w:noProof/>
                <w:webHidden/>
              </w:rPr>
              <w:instrText xml:space="preserve"> PAGEREF _Toc52322106 \h </w:instrText>
            </w:r>
            <w:r w:rsidR="005523E3">
              <w:rPr>
                <w:noProof/>
                <w:webHidden/>
              </w:rPr>
            </w:r>
            <w:r w:rsidR="005523E3">
              <w:rPr>
                <w:noProof/>
                <w:webHidden/>
              </w:rPr>
              <w:fldChar w:fldCharType="separate"/>
            </w:r>
            <w:r w:rsidR="005523E3">
              <w:rPr>
                <w:noProof/>
                <w:webHidden/>
              </w:rPr>
              <w:t>61</w:t>
            </w:r>
            <w:r w:rsidR="005523E3">
              <w:rPr>
                <w:noProof/>
                <w:webHidden/>
              </w:rPr>
              <w:fldChar w:fldCharType="end"/>
            </w:r>
          </w:hyperlink>
        </w:p>
        <w:p w14:paraId="214804A7" w14:textId="1BDAFDEB" w:rsidR="005523E3" w:rsidRDefault="00262711">
          <w:pPr>
            <w:pStyle w:val="TOC2"/>
            <w:tabs>
              <w:tab w:val="left" w:pos="1100"/>
              <w:tab w:val="right" w:leader="dot" w:pos="8828"/>
            </w:tabs>
            <w:rPr>
              <w:rFonts w:asciiTheme="minorHAnsi" w:hAnsiTheme="minorHAnsi"/>
              <w:noProof/>
              <w:sz w:val="22"/>
              <w:lang w:val="es-PA" w:eastAsia="es-PA"/>
            </w:rPr>
          </w:pPr>
          <w:hyperlink w:anchor="_Toc52322107" w:history="1">
            <w:r w:rsidR="005523E3" w:rsidRPr="006D12AA">
              <w:rPr>
                <w:rStyle w:val="Hyperlink"/>
                <w:noProof/>
              </w:rPr>
              <w:t>4.1.2.</w:t>
            </w:r>
            <w:r w:rsidR="005523E3">
              <w:rPr>
                <w:rFonts w:asciiTheme="minorHAnsi" w:hAnsiTheme="minorHAnsi"/>
                <w:noProof/>
                <w:sz w:val="22"/>
                <w:lang w:val="es-PA" w:eastAsia="es-PA"/>
              </w:rPr>
              <w:tab/>
            </w:r>
            <w:r w:rsidR="005523E3" w:rsidRPr="006D12AA">
              <w:rPr>
                <w:rStyle w:val="Hyperlink"/>
                <w:noProof/>
              </w:rPr>
              <w:t>PHP (CONEXIÓN A LA BASE DE DATOS)</w:t>
            </w:r>
            <w:r w:rsidR="005523E3">
              <w:rPr>
                <w:noProof/>
                <w:webHidden/>
              </w:rPr>
              <w:tab/>
            </w:r>
            <w:r w:rsidR="005523E3">
              <w:rPr>
                <w:noProof/>
                <w:webHidden/>
              </w:rPr>
              <w:fldChar w:fldCharType="begin"/>
            </w:r>
            <w:r w:rsidR="005523E3">
              <w:rPr>
                <w:noProof/>
                <w:webHidden/>
              </w:rPr>
              <w:instrText xml:space="preserve"> PAGEREF _Toc52322107 \h </w:instrText>
            </w:r>
            <w:r w:rsidR="005523E3">
              <w:rPr>
                <w:noProof/>
                <w:webHidden/>
              </w:rPr>
            </w:r>
            <w:r w:rsidR="005523E3">
              <w:rPr>
                <w:noProof/>
                <w:webHidden/>
              </w:rPr>
              <w:fldChar w:fldCharType="separate"/>
            </w:r>
            <w:r w:rsidR="005523E3">
              <w:rPr>
                <w:noProof/>
                <w:webHidden/>
              </w:rPr>
              <w:t>62</w:t>
            </w:r>
            <w:r w:rsidR="005523E3">
              <w:rPr>
                <w:noProof/>
                <w:webHidden/>
              </w:rPr>
              <w:fldChar w:fldCharType="end"/>
            </w:r>
          </w:hyperlink>
        </w:p>
        <w:p w14:paraId="62E72E5E" w14:textId="3B093D59" w:rsidR="005523E3" w:rsidRDefault="00262711">
          <w:pPr>
            <w:pStyle w:val="TOC2"/>
            <w:tabs>
              <w:tab w:val="left" w:pos="1320"/>
              <w:tab w:val="right" w:leader="dot" w:pos="8828"/>
            </w:tabs>
            <w:rPr>
              <w:rFonts w:asciiTheme="minorHAnsi" w:hAnsiTheme="minorHAnsi"/>
              <w:noProof/>
              <w:sz w:val="22"/>
              <w:lang w:val="es-PA" w:eastAsia="es-PA"/>
            </w:rPr>
          </w:pPr>
          <w:hyperlink w:anchor="_Toc52322108" w:history="1">
            <w:r w:rsidR="005523E3" w:rsidRPr="006D12AA">
              <w:rPr>
                <w:rStyle w:val="Hyperlink"/>
                <w:noProof/>
              </w:rPr>
              <w:t>4.1.2.1.</w:t>
            </w:r>
            <w:r w:rsidR="005523E3">
              <w:rPr>
                <w:rFonts w:asciiTheme="minorHAnsi" w:hAnsiTheme="minorHAnsi"/>
                <w:noProof/>
                <w:sz w:val="22"/>
                <w:lang w:val="es-PA" w:eastAsia="es-PA"/>
              </w:rPr>
              <w:tab/>
            </w:r>
            <w:r w:rsidR="005523E3" w:rsidRPr="006D12AA">
              <w:rPr>
                <w:rStyle w:val="Hyperlink"/>
                <w:noProof/>
              </w:rPr>
              <w:t>CARACTERÍSTICAS DE PHP</w:t>
            </w:r>
            <w:r w:rsidR="005523E3">
              <w:rPr>
                <w:noProof/>
                <w:webHidden/>
              </w:rPr>
              <w:tab/>
            </w:r>
            <w:r w:rsidR="005523E3">
              <w:rPr>
                <w:noProof/>
                <w:webHidden/>
              </w:rPr>
              <w:fldChar w:fldCharType="begin"/>
            </w:r>
            <w:r w:rsidR="005523E3">
              <w:rPr>
                <w:noProof/>
                <w:webHidden/>
              </w:rPr>
              <w:instrText xml:space="preserve"> PAGEREF _Toc52322108 \h </w:instrText>
            </w:r>
            <w:r w:rsidR="005523E3">
              <w:rPr>
                <w:noProof/>
                <w:webHidden/>
              </w:rPr>
            </w:r>
            <w:r w:rsidR="005523E3">
              <w:rPr>
                <w:noProof/>
                <w:webHidden/>
              </w:rPr>
              <w:fldChar w:fldCharType="separate"/>
            </w:r>
            <w:r w:rsidR="005523E3">
              <w:rPr>
                <w:noProof/>
                <w:webHidden/>
              </w:rPr>
              <w:t>63</w:t>
            </w:r>
            <w:r w:rsidR="005523E3">
              <w:rPr>
                <w:noProof/>
                <w:webHidden/>
              </w:rPr>
              <w:fldChar w:fldCharType="end"/>
            </w:r>
          </w:hyperlink>
        </w:p>
        <w:p w14:paraId="59EAB2B9" w14:textId="4E94C35C" w:rsidR="005523E3" w:rsidRDefault="00262711">
          <w:pPr>
            <w:pStyle w:val="TOC2"/>
            <w:tabs>
              <w:tab w:val="left" w:pos="1320"/>
              <w:tab w:val="right" w:leader="dot" w:pos="8828"/>
            </w:tabs>
            <w:rPr>
              <w:rFonts w:asciiTheme="minorHAnsi" w:hAnsiTheme="minorHAnsi"/>
              <w:noProof/>
              <w:sz w:val="22"/>
              <w:lang w:val="es-PA" w:eastAsia="es-PA"/>
            </w:rPr>
          </w:pPr>
          <w:hyperlink w:anchor="_Toc52322109" w:history="1">
            <w:r w:rsidR="005523E3" w:rsidRPr="006D12AA">
              <w:rPr>
                <w:rStyle w:val="Hyperlink"/>
                <w:noProof/>
              </w:rPr>
              <w:t>4.1.2.2.</w:t>
            </w:r>
            <w:r w:rsidR="005523E3">
              <w:rPr>
                <w:rFonts w:asciiTheme="minorHAnsi" w:hAnsiTheme="minorHAnsi"/>
                <w:noProof/>
                <w:sz w:val="22"/>
                <w:lang w:val="es-PA" w:eastAsia="es-PA"/>
              </w:rPr>
              <w:tab/>
            </w:r>
            <w:r w:rsidR="005523E3" w:rsidRPr="006D12AA">
              <w:rPr>
                <w:rStyle w:val="Hyperlink"/>
                <w:noProof/>
              </w:rPr>
              <w:t>VENTAJAS Y DESVENTAJAS</w:t>
            </w:r>
            <w:r w:rsidR="005523E3">
              <w:rPr>
                <w:noProof/>
                <w:webHidden/>
              </w:rPr>
              <w:tab/>
            </w:r>
            <w:r w:rsidR="005523E3">
              <w:rPr>
                <w:noProof/>
                <w:webHidden/>
              </w:rPr>
              <w:fldChar w:fldCharType="begin"/>
            </w:r>
            <w:r w:rsidR="005523E3">
              <w:rPr>
                <w:noProof/>
                <w:webHidden/>
              </w:rPr>
              <w:instrText xml:space="preserve"> PAGEREF _Toc52322109 \h </w:instrText>
            </w:r>
            <w:r w:rsidR="005523E3">
              <w:rPr>
                <w:noProof/>
                <w:webHidden/>
              </w:rPr>
            </w:r>
            <w:r w:rsidR="005523E3">
              <w:rPr>
                <w:noProof/>
                <w:webHidden/>
              </w:rPr>
              <w:fldChar w:fldCharType="separate"/>
            </w:r>
            <w:r w:rsidR="005523E3">
              <w:rPr>
                <w:noProof/>
                <w:webHidden/>
              </w:rPr>
              <w:t>63</w:t>
            </w:r>
            <w:r w:rsidR="005523E3">
              <w:rPr>
                <w:noProof/>
                <w:webHidden/>
              </w:rPr>
              <w:fldChar w:fldCharType="end"/>
            </w:r>
          </w:hyperlink>
        </w:p>
        <w:p w14:paraId="1BD75699" w14:textId="63585244" w:rsidR="005523E3" w:rsidRDefault="00262711">
          <w:pPr>
            <w:pStyle w:val="TOC2"/>
            <w:tabs>
              <w:tab w:val="left" w:pos="1540"/>
              <w:tab w:val="right" w:leader="dot" w:pos="8828"/>
            </w:tabs>
            <w:rPr>
              <w:rFonts w:asciiTheme="minorHAnsi" w:hAnsiTheme="minorHAnsi"/>
              <w:noProof/>
              <w:sz w:val="22"/>
              <w:lang w:val="es-PA" w:eastAsia="es-PA"/>
            </w:rPr>
          </w:pPr>
          <w:hyperlink w:anchor="_Toc52322110" w:history="1">
            <w:r w:rsidR="005523E3" w:rsidRPr="006D12AA">
              <w:rPr>
                <w:rStyle w:val="Hyperlink"/>
                <w:noProof/>
              </w:rPr>
              <w:t>4.1.2.2.1.</w:t>
            </w:r>
            <w:r w:rsidR="005523E3">
              <w:rPr>
                <w:rFonts w:asciiTheme="minorHAnsi" w:hAnsiTheme="minorHAnsi"/>
                <w:noProof/>
                <w:sz w:val="22"/>
                <w:lang w:val="es-PA" w:eastAsia="es-PA"/>
              </w:rPr>
              <w:tab/>
            </w:r>
            <w:r w:rsidR="005523E3" w:rsidRPr="006D12AA">
              <w:rPr>
                <w:rStyle w:val="Hyperlink"/>
                <w:noProof/>
              </w:rPr>
              <w:t>VENTAJAS</w:t>
            </w:r>
            <w:r w:rsidR="005523E3">
              <w:rPr>
                <w:noProof/>
                <w:webHidden/>
              </w:rPr>
              <w:tab/>
            </w:r>
            <w:r w:rsidR="005523E3">
              <w:rPr>
                <w:noProof/>
                <w:webHidden/>
              </w:rPr>
              <w:fldChar w:fldCharType="begin"/>
            </w:r>
            <w:r w:rsidR="005523E3">
              <w:rPr>
                <w:noProof/>
                <w:webHidden/>
              </w:rPr>
              <w:instrText xml:space="preserve"> PAGEREF _Toc52322110 \h </w:instrText>
            </w:r>
            <w:r w:rsidR="005523E3">
              <w:rPr>
                <w:noProof/>
                <w:webHidden/>
              </w:rPr>
            </w:r>
            <w:r w:rsidR="005523E3">
              <w:rPr>
                <w:noProof/>
                <w:webHidden/>
              </w:rPr>
              <w:fldChar w:fldCharType="separate"/>
            </w:r>
            <w:r w:rsidR="005523E3">
              <w:rPr>
                <w:noProof/>
                <w:webHidden/>
              </w:rPr>
              <w:t>63</w:t>
            </w:r>
            <w:r w:rsidR="005523E3">
              <w:rPr>
                <w:noProof/>
                <w:webHidden/>
              </w:rPr>
              <w:fldChar w:fldCharType="end"/>
            </w:r>
          </w:hyperlink>
        </w:p>
        <w:p w14:paraId="2F21FAEF" w14:textId="08AB0F58" w:rsidR="005523E3" w:rsidRDefault="00262711">
          <w:pPr>
            <w:pStyle w:val="TOC2"/>
            <w:tabs>
              <w:tab w:val="left" w:pos="1540"/>
              <w:tab w:val="right" w:leader="dot" w:pos="8828"/>
            </w:tabs>
            <w:rPr>
              <w:rFonts w:asciiTheme="minorHAnsi" w:hAnsiTheme="minorHAnsi"/>
              <w:noProof/>
              <w:sz w:val="22"/>
              <w:lang w:val="es-PA" w:eastAsia="es-PA"/>
            </w:rPr>
          </w:pPr>
          <w:hyperlink w:anchor="_Toc52322111" w:history="1">
            <w:r w:rsidR="005523E3" w:rsidRPr="006D12AA">
              <w:rPr>
                <w:rStyle w:val="Hyperlink"/>
                <w:noProof/>
              </w:rPr>
              <w:t>4.1.2.2.2.</w:t>
            </w:r>
            <w:r w:rsidR="005523E3">
              <w:rPr>
                <w:rFonts w:asciiTheme="minorHAnsi" w:hAnsiTheme="minorHAnsi"/>
                <w:noProof/>
                <w:sz w:val="22"/>
                <w:lang w:val="es-PA" w:eastAsia="es-PA"/>
              </w:rPr>
              <w:tab/>
            </w:r>
            <w:r w:rsidR="005523E3" w:rsidRPr="006D12AA">
              <w:rPr>
                <w:rStyle w:val="Hyperlink"/>
                <w:noProof/>
              </w:rPr>
              <w:t>DESVENTAJAS</w:t>
            </w:r>
            <w:r w:rsidR="005523E3">
              <w:rPr>
                <w:noProof/>
                <w:webHidden/>
              </w:rPr>
              <w:tab/>
            </w:r>
            <w:r w:rsidR="005523E3">
              <w:rPr>
                <w:noProof/>
                <w:webHidden/>
              </w:rPr>
              <w:fldChar w:fldCharType="begin"/>
            </w:r>
            <w:r w:rsidR="005523E3">
              <w:rPr>
                <w:noProof/>
                <w:webHidden/>
              </w:rPr>
              <w:instrText xml:space="preserve"> PAGEREF _Toc52322111 \h </w:instrText>
            </w:r>
            <w:r w:rsidR="005523E3">
              <w:rPr>
                <w:noProof/>
                <w:webHidden/>
              </w:rPr>
            </w:r>
            <w:r w:rsidR="005523E3">
              <w:rPr>
                <w:noProof/>
                <w:webHidden/>
              </w:rPr>
              <w:fldChar w:fldCharType="separate"/>
            </w:r>
            <w:r w:rsidR="005523E3">
              <w:rPr>
                <w:noProof/>
                <w:webHidden/>
              </w:rPr>
              <w:t>63</w:t>
            </w:r>
            <w:r w:rsidR="005523E3">
              <w:rPr>
                <w:noProof/>
                <w:webHidden/>
              </w:rPr>
              <w:fldChar w:fldCharType="end"/>
            </w:r>
          </w:hyperlink>
        </w:p>
        <w:p w14:paraId="45A46403" w14:textId="1694B44C" w:rsidR="005523E3" w:rsidRDefault="00262711">
          <w:pPr>
            <w:pStyle w:val="TOC2"/>
            <w:tabs>
              <w:tab w:val="left" w:pos="1320"/>
              <w:tab w:val="right" w:leader="dot" w:pos="8828"/>
            </w:tabs>
            <w:rPr>
              <w:rFonts w:asciiTheme="minorHAnsi" w:hAnsiTheme="minorHAnsi"/>
              <w:noProof/>
              <w:sz w:val="22"/>
              <w:lang w:val="es-PA" w:eastAsia="es-PA"/>
            </w:rPr>
          </w:pPr>
          <w:hyperlink w:anchor="_Toc52322112" w:history="1">
            <w:r w:rsidR="005523E3" w:rsidRPr="006D12AA">
              <w:rPr>
                <w:rStyle w:val="Hyperlink"/>
                <w:noProof/>
              </w:rPr>
              <w:t>4.1.2.3.</w:t>
            </w:r>
            <w:r w:rsidR="005523E3">
              <w:rPr>
                <w:rFonts w:asciiTheme="minorHAnsi" w:hAnsiTheme="minorHAnsi"/>
                <w:noProof/>
                <w:sz w:val="22"/>
                <w:lang w:val="es-PA" w:eastAsia="es-PA"/>
              </w:rPr>
              <w:tab/>
            </w:r>
            <w:r w:rsidR="005523E3" w:rsidRPr="006D12AA">
              <w:rPr>
                <w:rStyle w:val="Hyperlink"/>
                <w:noProof/>
              </w:rPr>
              <w:t>TRABAJAR CON BASES DE DATOS EN PHP</w:t>
            </w:r>
            <w:r w:rsidR="005523E3">
              <w:rPr>
                <w:noProof/>
                <w:webHidden/>
              </w:rPr>
              <w:tab/>
            </w:r>
            <w:r w:rsidR="005523E3">
              <w:rPr>
                <w:noProof/>
                <w:webHidden/>
              </w:rPr>
              <w:fldChar w:fldCharType="begin"/>
            </w:r>
            <w:r w:rsidR="005523E3">
              <w:rPr>
                <w:noProof/>
                <w:webHidden/>
              </w:rPr>
              <w:instrText xml:space="preserve"> PAGEREF _Toc52322112 \h </w:instrText>
            </w:r>
            <w:r w:rsidR="005523E3">
              <w:rPr>
                <w:noProof/>
                <w:webHidden/>
              </w:rPr>
            </w:r>
            <w:r w:rsidR="005523E3">
              <w:rPr>
                <w:noProof/>
                <w:webHidden/>
              </w:rPr>
              <w:fldChar w:fldCharType="separate"/>
            </w:r>
            <w:r w:rsidR="005523E3">
              <w:rPr>
                <w:noProof/>
                <w:webHidden/>
              </w:rPr>
              <w:t>64</w:t>
            </w:r>
            <w:r w:rsidR="005523E3">
              <w:rPr>
                <w:noProof/>
                <w:webHidden/>
              </w:rPr>
              <w:fldChar w:fldCharType="end"/>
            </w:r>
          </w:hyperlink>
        </w:p>
        <w:p w14:paraId="4E9DA1FA" w14:textId="7DB96556" w:rsidR="005523E3" w:rsidRDefault="00262711">
          <w:pPr>
            <w:pStyle w:val="TOC2"/>
            <w:tabs>
              <w:tab w:val="left" w:pos="1540"/>
              <w:tab w:val="right" w:leader="dot" w:pos="8828"/>
            </w:tabs>
            <w:rPr>
              <w:rFonts w:asciiTheme="minorHAnsi" w:hAnsiTheme="minorHAnsi"/>
              <w:noProof/>
              <w:sz w:val="22"/>
              <w:lang w:val="es-PA" w:eastAsia="es-PA"/>
            </w:rPr>
          </w:pPr>
          <w:hyperlink w:anchor="_Toc52322113" w:history="1">
            <w:r w:rsidR="005523E3" w:rsidRPr="006D12AA">
              <w:rPr>
                <w:rStyle w:val="Hyperlink"/>
                <w:noProof/>
              </w:rPr>
              <w:t>4.1.2.3.1.</w:t>
            </w:r>
            <w:r w:rsidR="005523E3">
              <w:rPr>
                <w:rFonts w:asciiTheme="minorHAnsi" w:hAnsiTheme="minorHAnsi"/>
                <w:noProof/>
                <w:sz w:val="22"/>
                <w:lang w:val="es-PA" w:eastAsia="es-PA"/>
              </w:rPr>
              <w:tab/>
            </w:r>
            <w:r w:rsidR="005523E3" w:rsidRPr="006D12AA">
              <w:rPr>
                <w:rStyle w:val="Hyperlink"/>
                <w:noProof/>
              </w:rPr>
              <w:t>CONEXIONES</w:t>
            </w:r>
            <w:r w:rsidR="005523E3">
              <w:rPr>
                <w:noProof/>
                <w:webHidden/>
              </w:rPr>
              <w:tab/>
            </w:r>
            <w:r w:rsidR="005523E3">
              <w:rPr>
                <w:noProof/>
                <w:webHidden/>
              </w:rPr>
              <w:fldChar w:fldCharType="begin"/>
            </w:r>
            <w:r w:rsidR="005523E3">
              <w:rPr>
                <w:noProof/>
                <w:webHidden/>
              </w:rPr>
              <w:instrText xml:space="preserve"> PAGEREF _Toc52322113 \h </w:instrText>
            </w:r>
            <w:r w:rsidR="005523E3">
              <w:rPr>
                <w:noProof/>
                <w:webHidden/>
              </w:rPr>
            </w:r>
            <w:r w:rsidR="005523E3">
              <w:rPr>
                <w:noProof/>
                <w:webHidden/>
              </w:rPr>
              <w:fldChar w:fldCharType="separate"/>
            </w:r>
            <w:r w:rsidR="005523E3">
              <w:rPr>
                <w:noProof/>
                <w:webHidden/>
              </w:rPr>
              <w:t>64</w:t>
            </w:r>
            <w:r w:rsidR="005523E3">
              <w:rPr>
                <w:noProof/>
                <w:webHidden/>
              </w:rPr>
              <w:fldChar w:fldCharType="end"/>
            </w:r>
          </w:hyperlink>
        </w:p>
        <w:p w14:paraId="105BDA53" w14:textId="23B6AB0C" w:rsidR="005523E3" w:rsidRDefault="00262711">
          <w:pPr>
            <w:pStyle w:val="TOC2"/>
            <w:tabs>
              <w:tab w:val="left" w:pos="1100"/>
              <w:tab w:val="right" w:leader="dot" w:pos="8828"/>
            </w:tabs>
            <w:rPr>
              <w:rFonts w:asciiTheme="minorHAnsi" w:hAnsiTheme="minorHAnsi"/>
              <w:noProof/>
              <w:sz w:val="22"/>
              <w:lang w:val="es-PA" w:eastAsia="es-PA"/>
            </w:rPr>
          </w:pPr>
          <w:hyperlink w:anchor="_Toc52322114" w:history="1">
            <w:r w:rsidR="005523E3" w:rsidRPr="006D12AA">
              <w:rPr>
                <w:rStyle w:val="Hyperlink"/>
                <w:noProof/>
              </w:rPr>
              <w:t>4.1.3.</w:t>
            </w:r>
            <w:r w:rsidR="005523E3">
              <w:rPr>
                <w:rFonts w:asciiTheme="minorHAnsi" w:hAnsiTheme="minorHAnsi"/>
                <w:noProof/>
                <w:sz w:val="22"/>
                <w:lang w:val="es-PA" w:eastAsia="es-PA"/>
              </w:rPr>
              <w:tab/>
            </w:r>
            <w:r w:rsidR="005523E3" w:rsidRPr="006D12AA">
              <w:rPr>
                <w:rStyle w:val="Hyperlink"/>
                <w:noProof/>
              </w:rPr>
              <w:t>MYSQL (BASE DE DATOS)</w:t>
            </w:r>
            <w:r w:rsidR="005523E3">
              <w:rPr>
                <w:noProof/>
                <w:webHidden/>
              </w:rPr>
              <w:tab/>
            </w:r>
            <w:r w:rsidR="005523E3">
              <w:rPr>
                <w:noProof/>
                <w:webHidden/>
              </w:rPr>
              <w:fldChar w:fldCharType="begin"/>
            </w:r>
            <w:r w:rsidR="005523E3">
              <w:rPr>
                <w:noProof/>
                <w:webHidden/>
              </w:rPr>
              <w:instrText xml:space="preserve"> PAGEREF _Toc52322114 \h </w:instrText>
            </w:r>
            <w:r w:rsidR="005523E3">
              <w:rPr>
                <w:noProof/>
                <w:webHidden/>
              </w:rPr>
            </w:r>
            <w:r w:rsidR="005523E3">
              <w:rPr>
                <w:noProof/>
                <w:webHidden/>
              </w:rPr>
              <w:fldChar w:fldCharType="separate"/>
            </w:r>
            <w:r w:rsidR="005523E3">
              <w:rPr>
                <w:noProof/>
                <w:webHidden/>
              </w:rPr>
              <w:t>65</w:t>
            </w:r>
            <w:r w:rsidR="005523E3">
              <w:rPr>
                <w:noProof/>
                <w:webHidden/>
              </w:rPr>
              <w:fldChar w:fldCharType="end"/>
            </w:r>
          </w:hyperlink>
        </w:p>
        <w:p w14:paraId="2ED36836" w14:textId="65393212" w:rsidR="005523E3" w:rsidRDefault="00262711">
          <w:pPr>
            <w:pStyle w:val="TOC2"/>
            <w:tabs>
              <w:tab w:val="left" w:pos="1320"/>
              <w:tab w:val="right" w:leader="dot" w:pos="8828"/>
            </w:tabs>
            <w:rPr>
              <w:rFonts w:asciiTheme="minorHAnsi" w:hAnsiTheme="minorHAnsi"/>
              <w:noProof/>
              <w:sz w:val="22"/>
              <w:lang w:val="es-PA" w:eastAsia="es-PA"/>
            </w:rPr>
          </w:pPr>
          <w:hyperlink w:anchor="_Toc52322115" w:history="1">
            <w:r w:rsidR="005523E3" w:rsidRPr="006D12AA">
              <w:rPr>
                <w:rStyle w:val="Hyperlink"/>
                <w:noProof/>
              </w:rPr>
              <w:t>4.1.3.1.</w:t>
            </w:r>
            <w:r w:rsidR="005523E3">
              <w:rPr>
                <w:rFonts w:asciiTheme="minorHAnsi" w:hAnsiTheme="minorHAnsi"/>
                <w:noProof/>
                <w:sz w:val="22"/>
                <w:lang w:val="es-PA" w:eastAsia="es-PA"/>
              </w:rPr>
              <w:tab/>
            </w:r>
            <w:r w:rsidR="005523E3" w:rsidRPr="006D12AA">
              <w:rPr>
                <w:rStyle w:val="Hyperlink"/>
                <w:noProof/>
              </w:rPr>
              <w:t>CARACTERÍSTICAS DE MYSQL</w:t>
            </w:r>
            <w:r w:rsidR="005523E3">
              <w:rPr>
                <w:noProof/>
                <w:webHidden/>
              </w:rPr>
              <w:tab/>
            </w:r>
            <w:r w:rsidR="005523E3">
              <w:rPr>
                <w:noProof/>
                <w:webHidden/>
              </w:rPr>
              <w:fldChar w:fldCharType="begin"/>
            </w:r>
            <w:r w:rsidR="005523E3">
              <w:rPr>
                <w:noProof/>
                <w:webHidden/>
              </w:rPr>
              <w:instrText xml:space="preserve"> PAGEREF _Toc52322115 \h </w:instrText>
            </w:r>
            <w:r w:rsidR="005523E3">
              <w:rPr>
                <w:noProof/>
                <w:webHidden/>
              </w:rPr>
            </w:r>
            <w:r w:rsidR="005523E3">
              <w:rPr>
                <w:noProof/>
                <w:webHidden/>
              </w:rPr>
              <w:fldChar w:fldCharType="separate"/>
            </w:r>
            <w:r w:rsidR="005523E3">
              <w:rPr>
                <w:noProof/>
                <w:webHidden/>
              </w:rPr>
              <w:t>65</w:t>
            </w:r>
            <w:r w:rsidR="005523E3">
              <w:rPr>
                <w:noProof/>
                <w:webHidden/>
              </w:rPr>
              <w:fldChar w:fldCharType="end"/>
            </w:r>
          </w:hyperlink>
        </w:p>
        <w:p w14:paraId="7F51B315" w14:textId="6F1DADCA" w:rsidR="005523E3" w:rsidRDefault="00262711">
          <w:pPr>
            <w:pStyle w:val="TOC2"/>
            <w:tabs>
              <w:tab w:val="left" w:pos="1320"/>
              <w:tab w:val="right" w:leader="dot" w:pos="8828"/>
            </w:tabs>
            <w:rPr>
              <w:rFonts w:asciiTheme="minorHAnsi" w:hAnsiTheme="minorHAnsi"/>
              <w:noProof/>
              <w:sz w:val="22"/>
              <w:lang w:val="es-PA" w:eastAsia="es-PA"/>
            </w:rPr>
          </w:pPr>
          <w:hyperlink w:anchor="_Toc52322116" w:history="1">
            <w:r w:rsidR="005523E3" w:rsidRPr="006D12AA">
              <w:rPr>
                <w:rStyle w:val="Hyperlink"/>
                <w:noProof/>
              </w:rPr>
              <w:t>4.1.3.2.</w:t>
            </w:r>
            <w:r w:rsidR="005523E3">
              <w:rPr>
                <w:rFonts w:asciiTheme="minorHAnsi" w:hAnsiTheme="minorHAnsi"/>
                <w:noProof/>
                <w:sz w:val="22"/>
                <w:lang w:val="es-PA" w:eastAsia="es-PA"/>
              </w:rPr>
              <w:tab/>
            </w:r>
            <w:r w:rsidR="005523E3" w:rsidRPr="006D12AA">
              <w:rPr>
                <w:rStyle w:val="Hyperlink"/>
                <w:noProof/>
              </w:rPr>
              <w:t>PRINCIPALES SENTENCIAS DE MYSQL</w:t>
            </w:r>
            <w:r w:rsidR="005523E3">
              <w:rPr>
                <w:noProof/>
                <w:webHidden/>
              </w:rPr>
              <w:tab/>
            </w:r>
            <w:r w:rsidR="005523E3">
              <w:rPr>
                <w:noProof/>
                <w:webHidden/>
              </w:rPr>
              <w:fldChar w:fldCharType="begin"/>
            </w:r>
            <w:r w:rsidR="005523E3">
              <w:rPr>
                <w:noProof/>
                <w:webHidden/>
              </w:rPr>
              <w:instrText xml:space="preserve"> PAGEREF _Toc52322116 \h </w:instrText>
            </w:r>
            <w:r w:rsidR="005523E3">
              <w:rPr>
                <w:noProof/>
                <w:webHidden/>
              </w:rPr>
            </w:r>
            <w:r w:rsidR="005523E3">
              <w:rPr>
                <w:noProof/>
                <w:webHidden/>
              </w:rPr>
              <w:fldChar w:fldCharType="separate"/>
            </w:r>
            <w:r w:rsidR="005523E3">
              <w:rPr>
                <w:noProof/>
                <w:webHidden/>
              </w:rPr>
              <w:t>66</w:t>
            </w:r>
            <w:r w:rsidR="005523E3">
              <w:rPr>
                <w:noProof/>
                <w:webHidden/>
              </w:rPr>
              <w:fldChar w:fldCharType="end"/>
            </w:r>
          </w:hyperlink>
        </w:p>
        <w:p w14:paraId="7C503A2A" w14:textId="3F9C86AF" w:rsidR="005523E3" w:rsidRDefault="00262711">
          <w:pPr>
            <w:pStyle w:val="TOC2"/>
            <w:tabs>
              <w:tab w:val="left" w:pos="1320"/>
              <w:tab w:val="right" w:leader="dot" w:pos="8828"/>
            </w:tabs>
            <w:rPr>
              <w:rFonts w:asciiTheme="minorHAnsi" w:hAnsiTheme="minorHAnsi"/>
              <w:noProof/>
              <w:sz w:val="22"/>
              <w:lang w:val="es-PA" w:eastAsia="es-PA"/>
            </w:rPr>
          </w:pPr>
          <w:hyperlink w:anchor="_Toc52322117" w:history="1">
            <w:r w:rsidR="005523E3" w:rsidRPr="006D12AA">
              <w:rPr>
                <w:rStyle w:val="Hyperlink"/>
                <w:noProof/>
              </w:rPr>
              <w:t>4.1.3.3.</w:t>
            </w:r>
            <w:r w:rsidR="005523E3">
              <w:rPr>
                <w:rFonts w:asciiTheme="minorHAnsi" w:hAnsiTheme="minorHAnsi"/>
                <w:noProof/>
                <w:sz w:val="22"/>
                <w:lang w:val="es-PA" w:eastAsia="es-PA"/>
              </w:rPr>
              <w:tab/>
            </w:r>
            <w:r w:rsidR="005523E3" w:rsidRPr="006D12AA">
              <w:rPr>
                <w:rStyle w:val="Hyperlink"/>
                <w:noProof/>
              </w:rPr>
              <w:t>ACCESO A LA BASE DE DATOS DESDE PHP</w:t>
            </w:r>
            <w:r w:rsidR="005523E3">
              <w:rPr>
                <w:noProof/>
                <w:webHidden/>
              </w:rPr>
              <w:tab/>
            </w:r>
            <w:r w:rsidR="005523E3">
              <w:rPr>
                <w:noProof/>
                <w:webHidden/>
              </w:rPr>
              <w:fldChar w:fldCharType="begin"/>
            </w:r>
            <w:r w:rsidR="005523E3">
              <w:rPr>
                <w:noProof/>
                <w:webHidden/>
              </w:rPr>
              <w:instrText xml:space="preserve"> PAGEREF _Toc52322117 \h </w:instrText>
            </w:r>
            <w:r w:rsidR="005523E3">
              <w:rPr>
                <w:noProof/>
                <w:webHidden/>
              </w:rPr>
            </w:r>
            <w:r w:rsidR="005523E3">
              <w:rPr>
                <w:noProof/>
                <w:webHidden/>
              </w:rPr>
              <w:fldChar w:fldCharType="separate"/>
            </w:r>
            <w:r w:rsidR="005523E3">
              <w:rPr>
                <w:noProof/>
                <w:webHidden/>
              </w:rPr>
              <w:t>67</w:t>
            </w:r>
            <w:r w:rsidR="005523E3">
              <w:rPr>
                <w:noProof/>
                <w:webHidden/>
              </w:rPr>
              <w:fldChar w:fldCharType="end"/>
            </w:r>
          </w:hyperlink>
        </w:p>
        <w:p w14:paraId="2CD4621B" w14:textId="134EF550" w:rsidR="005523E3" w:rsidRDefault="00262711">
          <w:pPr>
            <w:pStyle w:val="TOC2"/>
            <w:tabs>
              <w:tab w:val="left" w:pos="880"/>
              <w:tab w:val="right" w:leader="dot" w:pos="8828"/>
            </w:tabs>
            <w:rPr>
              <w:rFonts w:asciiTheme="minorHAnsi" w:hAnsiTheme="minorHAnsi"/>
              <w:noProof/>
              <w:sz w:val="22"/>
              <w:lang w:val="es-PA" w:eastAsia="es-PA"/>
            </w:rPr>
          </w:pPr>
          <w:hyperlink w:anchor="_Toc52322118" w:history="1">
            <w:r w:rsidR="005523E3" w:rsidRPr="006D12AA">
              <w:rPr>
                <w:rStyle w:val="Hyperlink"/>
                <w:noProof/>
              </w:rPr>
              <w:t>4.2.</w:t>
            </w:r>
            <w:r w:rsidR="005523E3">
              <w:rPr>
                <w:rFonts w:asciiTheme="minorHAnsi" w:hAnsiTheme="minorHAnsi"/>
                <w:noProof/>
                <w:sz w:val="22"/>
                <w:lang w:val="es-PA" w:eastAsia="es-PA"/>
              </w:rPr>
              <w:tab/>
            </w:r>
            <w:r w:rsidR="005523E3" w:rsidRPr="006D12AA">
              <w:rPr>
                <w:rStyle w:val="Hyperlink"/>
                <w:noProof/>
              </w:rPr>
              <w:t>DIAGRAMAS DE CASOS DE USO</w:t>
            </w:r>
            <w:r w:rsidR="005523E3">
              <w:rPr>
                <w:noProof/>
                <w:webHidden/>
              </w:rPr>
              <w:tab/>
            </w:r>
            <w:r w:rsidR="005523E3">
              <w:rPr>
                <w:noProof/>
                <w:webHidden/>
              </w:rPr>
              <w:fldChar w:fldCharType="begin"/>
            </w:r>
            <w:r w:rsidR="005523E3">
              <w:rPr>
                <w:noProof/>
                <w:webHidden/>
              </w:rPr>
              <w:instrText xml:space="preserve"> PAGEREF _Toc52322118 \h </w:instrText>
            </w:r>
            <w:r w:rsidR="005523E3">
              <w:rPr>
                <w:noProof/>
                <w:webHidden/>
              </w:rPr>
            </w:r>
            <w:r w:rsidR="005523E3">
              <w:rPr>
                <w:noProof/>
                <w:webHidden/>
              </w:rPr>
              <w:fldChar w:fldCharType="separate"/>
            </w:r>
            <w:r w:rsidR="005523E3">
              <w:rPr>
                <w:noProof/>
                <w:webHidden/>
              </w:rPr>
              <w:t>67</w:t>
            </w:r>
            <w:r w:rsidR="005523E3">
              <w:rPr>
                <w:noProof/>
                <w:webHidden/>
              </w:rPr>
              <w:fldChar w:fldCharType="end"/>
            </w:r>
          </w:hyperlink>
        </w:p>
        <w:p w14:paraId="6AC48198" w14:textId="427574EE" w:rsidR="005523E3" w:rsidRDefault="00262711">
          <w:pPr>
            <w:pStyle w:val="TOC2"/>
            <w:tabs>
              <w:tab w:val="left" w:pos="1100"/>
              <w:tab w:val="right" w:leader="dot" w:pos="8828"/>
            </w:tabs>
            <w:rPr>
              <w:rFonts w:asciiTheme="minorHAnsi" w:hAnsiTheme="minorHAnsi"/>
              <w:noProof/>
              <w:sz w:val="22"/>
              <w:lang w:val="es-PA" w:eastAsia="es-PA"/>
            </w:rPr>
          </w:pPr>
          <w:hyperlink w:anchor="_Toc52322119" w:history="1">
            <w:r w:rsidR="005523E3" w:rsidRPr="006D12AA">
              <w:rPr>
                <w:rStyle w:val="Hyperlink"/>
                <w:noProof/>
              </w:rPr>
              <w:t>4.2.1.</w:t>
            </w:r>
            <w:r w:rsidR="005523E3">
              <w:rPr>
                <w:rFonts w:asciiTheme="minorHAnsi" w:hAnsiTheme="minorHAnsi"/>
                <w:noProof/>
                <w:sz w:val="22"/>
                <w:lang w:val="es-PA" w:eastAsia="es-PA"/>
              </w:rPr>
              <w:tab/>
            </w:r>
            <w:r w:rsidR="005523E3" w:rsidRPr="006D12AA">
              <w:rPr>
                <w:rStyle w:val="Hyperlink"/>
                <w:noProof/>
              </w:rPr>
              <w:t>DIAGRAMA GENERAL</w:t>
            </w:r>
            <w:r w:rsidR="005523E3">
              <w:rPr>
                <w:noProof/>
                <w:webHidden/>
              </w:rPr>
              <w:tab/>
            </w:r>
            <w:r w:rsidR="005523E3">
              <w:rPr>
                <w:noProof/>
                <w:webHidden/>
              </w:rPr>
              <w:fldChar w:fldCharType="begin"/>
            </w:r>
            <w:r w:rsidR="005523E3">
              <w:rPr>
                <w:noProof/>
                <w:webHidden/>
              </w:rPr>
              <w:instrText xml:space="preserve"> PAGEREF _Toc52322119 \h </w:instrText>
            </w:r>
            <w:r w:rsidR="005523E3">
              <w:rPr>
                <w:noProof/>
                <w:webHidden/>
              </w:rPr>
            </w:r>
            <w:r w:rsidR="005523E3">
              <w:rPr>
                <w:noProof/>
                <w:webHidden/>
              </w:rPr>
              <w:fldChar w:fldCharType="separate"/>
            </w:r>
            <w:r w:rsidR="005523E3">
              <w:rPr>
                <w:noProof/>
                <w:webHidden/>
              </w:rPr>
              <w:t>68</w:t>
            </w:r>
            <w:r w:rsidR="005523E3">
              <w:rPr>
                <w:noProof/>
                <w:webHidden/>
              </w:rPr>
              <w:fldChar w:fldCharType="end"/>
            </w:r>
          </w:hyperlink>
        </w:p>
        <w:p w14:paraId="0FAC919E" w14:textId="55A0A5E5" w:rsidR="005523E3" w:rsidRDefault="00262711">
          <w:pPr>
            <w:pStyle w:val="TOC2"/>
            <w:tabs>
              <w:tab w:val="left" w:pos="1100"/>
              <w:tab w:val="right" w:leader="dot" w:pos="8828"/>
            </w:tabs>
            <w:rPr>
              <w:rFonts w:asciiTheme="minorHAnsi" w:hAnsiTheme="minorHAnsi"/>
              <w:noProof/>
              <w:sz w:val="22"/>
              <w:lang w:val="es-PA" w:eastAsia="es-PA"/>
            </w:rPr>
          </w:pPr>
          <w:hyperlink w:anchor="_Toc52322120" w:history="1">
            <w:r w:rsidR="005523E3" w:rsidRPr="006D12AA">
              <w:rPr>
                <w:rStyle w:val="Hyperlink"/>
                <w:noProof/>
              </w:rPr>
              <w:t>4.2.2.</w:t>
            </w:r>
            <w:r w:rsidR="005523E3">
              <w:rPr>
                <w:rFonts w:asciiTheme="minorHAnsi" w:hAnsiTheme="minorHAnsi"/>
                <w:noProof/>
                <w:sz w:val="22"/>
                <w:lang w:val="es-PA" w:eastAsia="es-PA"/>
              </w:rPr>
              <w:tab/>
            </w:r>
            <w:r w:rsidR="005523E3" w:rsidRPr="006D12AA">
              <w:rPr>
                <w:rStyle w:val="Hyperlink"/>
                <w:noProof/>
              </w:rPr>
              <w:t>CASO DE USO DE INICIO DE SESIÓN</w:t>
            </w:r>
            <w:r w:rsidR="005523E3">
              <w:rPr>
                <w:noProof/>
                <w:webHidden/>
              </w:rPr>
              <w:tab/>
            </w:r>
            <w:r w:rsidR="005523E3">
              <w:rPr>
                <w:noProof/>
                <w:webHidden/>
              </w:rPr>
              <w:fldChar w:fldCharType="begin"/>
            </w:r>
            <w:r w:rsidR="005523E3">
              <w:rPr>
                <w:noProof/>
                <w:webHidden/>
              </w:rPr>
              <w:instrText xml:space="preserve"> PAGEREF _Toc52322120 \h </w:instrText>
            </w:r>
            <w:r w:rsidR="005523E3">
              <w:rPr>
                <w:noProof/>
                <w:webHidden/>
              </w:rPr>
            </w:r>
            <w:r w:rsidR="005523E3">
              <w:rPr>
                <w:noProof/>
                <w:webHidden/>
              </w:rPr>
              <w:fldChar w:fldCharType="separate"/>
            </w:r>
            <w:r w:rsidR="005523E3">
              <w:rPr>
                <w:noProof/>
                <w:webHidden/>
              </w:rPr>
              <w:t>68</w:t>
            </w:r>
            <w:r w:rsidR="005523E3">
              <w:rPr>
                <w:noProof/>
                <w:webHidden/>
              </w:rPr>
              <w:fldChar w:fldCharType="end"/>
            </w:r>
          </w:hyperlink>
        </w:p>
        <w:p w14:paraId="6A5B155D" w14:textId="60825210" w:rsidR="005523E3" w:rsidRDefault="00262711">
          <w:pPr>
            <w:pStyle w:val="TOC2"/>
            <w:tabs>
              <w:tab w:val="left" w:pos="1100"/>
              <w:tab w:val="right" w:leader="dot" w:pos="8828"/>
            </w:tabs>
            <w:rPr>
              <w:rFonts w:asciiTheme="minorHAnsi" w:hAnsiTheme="minorHAnsi"/>
              <w:noProof/>
              <w:sz w:val="22"/>
              <w:lang w:val="es-PA" w:eastAsia="es-PA"/>
            </w:rPr>
          </w:pPr>
          <w:hyperlink w:anchor="_Toc52322121" w:history="1">
            <w:r w:rsidR="005523E3" w:rsidRPr="006D12AA">
              <w:rPr>
                <w:rStyle w:val="Hyperlink"/>
                <w:noProof/>
              </w:rPr>
              <w:t>4.2.3.</w:t>
            </w:r>
            <w:r w:rsidR="005523E3">
              <w:rPr>
                <w:rFonts w:asciiTheme="minorHAnsi" w:hAnsiTheme="minorHAnsi"/>
                <w:noProof/>
                <w:sz w:val="22"/>
                <w:lang w:val="es-PA" w:eastAsia="es-PA"/>
              </w:rPr>
              <w:tab/>
            </w:r>
            <w:r w:rsidR="005523E3" w:rsidRPr="006D12AA">
              <w:rPr>
                <w:rStyle w:val="Hyperlink"/>
                <w:noProof/>
              </w:rPr>
              <w:t>CASO DE USO APLICAR A TEMA DE TRABAJO DE GRADUACIÓN</w:t>
            </w:r>
            <w:r w:rsidR="005523E3">
              <w:rPr>
                <w:noProof/>
                <w:webHidden/>
              </w:rPr>
              <w:tab/>
            </w:r>
            <w:r w:rsidR="005523E3">
              <w:rPr>
                <w:noProof/>
                <w:webHidden/>
              </w:rPr>
              <w:fldChar w:fldCharType="begin"/>
            </w:r>
            <w:r w:rsidR="005523E3">
              <w:rPr>
                <w:noProof/>
                <w:webHidden/>
              </w:rPr>
              <w:instrText xml:space="preserve"> PAGEREF _Toc52322121 \h </w:instrText>
            </w:r>
            <w:r w:rsidR="005523E3">
              <w:rPr>
                <w:noProof/>
                <w:webHidden/>
              </w:rPr>
            </w:r>
            <w:r w:rsidR="005523E3">
              <w:rPr>
                <w:noProof/>
                <w:webHidden/>
              </w:rPr>
              <w:fldChar w:fldCharType="separate"/>
            </w:r>
            <w:r w:rsidR="005523E3">
              <w:rPr>
                <w:noProof/>
                <w:webHidden/>
              </w:rPr>
              <w:t>70</w:t>
            </w:r>
            <w:r w:rsidR="005523E3">
              <w:rPr>
                <w:noProof/>
                <w:webHidden/>
              </w:rPr>
              <w:fldChar w:fldCharType="end"/>
            </w:r>
          </w:hyperlink>
        </w:p>
        <w:p w14:paraId="434F8F1D" w14:textId="76139982" w:rsidR="005523E3" w:rsidRDefault="00262711">
          <w:pPr>
            <w:pStyle w:val="TOC2"/>
            <w:tabs>
              <w:tab w:val="left" w:pos="1100"/>
              <w:tab w:val="right" w:leader="dot" w:pos="8828"/>
            </w:tabs>
            <w:rPr>
              <w:rFonts w:asciiTheme="minorHAnsi" w:hAnsiTheme="minorHAnsi"/>
              <w:noProof/>
              <w:sz w:val="22"/>
              <w:lang w:val="es-PA" w:eastAsia="es-PA"/>
            </w:rPr>
          </w:pPr>
          <w:hyperlink w:anchor="_Toc52322122" w:history="1">
            <w:r w:rsidR="005523E3" w:rsidRPr="006D12AA">
              <w:rPr>
                <w:rStyle w:val="Hyperlink"/>
                <w:noProof/>
              </w:rPr>
              <w:t>4.2.4.</w:t>
            </w:r>
            <w:r w:rsidR="005523E3">
              <w:rPr>
                <w:rFonts w:asciiTheme="minorHAnsi" w:hAnsiTheme="minorHAnsi"/>
                <w:noProof/>
                <w:sz w:val="22"/>
                <w:lang w:val="es-PA" w:eastAsia="es-PA"/>
              </w:rPr>
              <w:tab/>
            </w:r>
            <w:r w:rsidR="005523E3" w:rsidRPr="006D12AA">
              <w:rPr>
                <w:rStyle w:val="Hyperlink"/>
                <w:noProof/>
              </w:rPr>
              <w:t>CASO DE USO DE AGREGAR UN TEMA DE TRABAJO DE GRADUACIÓN</w:t>
            </w:r>
            <w:r w:rsidR="005523E3">
              <w:rPr>
                <w:noProof/>
                <w:webHidden/>
              </w:rPr>
              <w:tab/>
            </w:r>
            <w:r w:rsidR="005523E3">
              <w:rPr>
                <w:noProof/>
                <w:webHidden/>
              </w:rPr>
              <w:fldChar w:fldCharType="begin"/>
            </w:r>
            <w:r w:rsidR="005523E3">
              <w:rPr>
                <w:noProof/>
                <w:webHidden/>
              </w:rPr>
              <w:instrText xml:space="preserve"> PAGEREF _Toc52322122 \h </w:instrText>
            </w:r>
            <w:r w:rsidR="005523E3">
              <w:rPr>
                <w:noProof/>
                <w:webHidden/>
              </w:rPr>
            </w:r>
            <w:r w:rsidR="005523E3">
              <w:rPr>
                <w:noProof/>
                <w:webHidden/>
              </w:rPr>
              <w:fldChar w:fldCharType="separate"/>
            </w:r>
            <w:r w:rsidR="005523E3">
              <w:rPr>
                <w:noProof/>
                <w:webHidden/>
              </w:rPr>
              <w:t>75</w:t>
            </w:r>
            <w:r w:rsidR="005523E3">
              <w:rPr>
                <w:noProof/>
                <w:webHidden/>
              </w:rPr>
              <w:fldChar w:fldCharType="end"/>
            </w:r>
          </w:hyperlink>
        </w:p>
        <w:p w14:paraId="5E322ED0" w14:textId="5385722D" w:rsidR="005523E3" w:rsidRDefault="00262711">
          <w:pPr>
            <w:pStyle w:val="TOC2"/>
            <w:tabs>
              <w:tab w:val="left" w:pos="1100"/>
              <w:tab w:val="right" w:leader="dot" w:pos="8828"/>
            </w:tabs>
            <w:rPr>
              <w:rFonts w:asciiTheme="minorHAnsi" w:hAnsiTheme="minorHAnsi"/>
              <w:noProof/>
              <w:sz w:val="22"/>
              <w:lang w:val="es-PA" w:eastAsia="es-PA"/>
            </w:rPr>
          </w:pPr>
          <w:hyperlink w:anchor="_Toc52322123" w:history="1">
            <w:r w:rsidR="005523E3" w:rsidRPr="006D12AA">
              <w:rPr>
                <w:rStyle w:val="Hyperlink"/>
                <w:noProof/>
              </w:rPr>
              <w:t>4.2.5.</w:t>
            </w:r>
            <w:r w:rsidR="005523E3">
              <w:rPr>
                <w:rFonts w:asciiTheme="minorHAnsi" w:hAnsiTheme="minorHAnsi"/>
                <w:noProof/>
                <w:sz w:val="22"/>
                <w:lang w:val="es-PA" w:eastAsia="es-PA"/>
              </w:rPr>
              <w:tab/>
            </w:r>
            <w:r w:rsidR="005523E3" w:rsidRPr="006D12AA">
              <w:rPr>
                <w:rStyle w:val="Hyperlink"/>
                <w:noProof/>
              </w:rPr>
              <w:t>CASO DE USO MANTENIMIENTO DE LAS OPCIONES DE TRABAJO DE GRADUACIÓN</w:t>
            </w:r>
            <w:r w:rsidR="005523E3">
              <w:rPr>
                <w:noProof/>
                <w:webHidden/>
              </w:rPr>
              <w:tab/>
            </w:r>
            <w:r w:rsidR="005523E3">
              <w:rPr>
                <w:noProof/>
                <w:webHidden/>
              </w:rPr>
              <w:fldChar w:fldCharType="begin"/>
            </w:r>
            <w:r w:rsidR="005523E3">
              <w:rPr>
                <w:noProof/>
                <w:webHidden/>
              </w:rPr>
              <w:instrText xml:space="preserve"> PAGEREF _Toc52322123 \h </w:instrText>
            </w:r>
            <w:r w:rsidR="005523E3">
              <w:rPr>
                <w:noProof/>
                <w:webHidden/>
              </w:rPr>
            </w:r>
            <w:r w:rsidR="005523E3">
              <w:rPr>
                <w:noProof/>
                <w:webHidden/>
              </w:rPr>
              <w:fldChar w:fldCharType="separate"/>
            </w:r>
            <w:r w:rsidR="005523E3">
              <w:rPr>
                <w:noProof/>
                <w:webHidden/>
              </w:rPr>
              <w:t>79</w:t>
            </w:r>
            <w:r w:rsidR="005523E3">
              <w:rPr>
                <w:noProof/>
                <w:webHidden/>
              </w:rPr>
              <w:fldChar w:fldCharType="end"/>
            </w:r>
          </w:hyperlink>
        </w:p>
        <w:p w14:paraId="463AD540" w14:textId="123583DE" w:rsidR="005523E3" w:rsidRDefault="00262711">
          <w:pPr>
            <w:pStyle w:val="TOC2"/>
            <w:tabs>
              <w:tab w:val="left" w:pos="880"/>
              <w:tab w:val="right" w:leader="dot" w:pos="8828"/>
            </w:tabs>
            <w:rPr>
              <w:rFonts w:asciiTheme="minorHAnsi" w:hAnsiTheme="minorHAnsi"/>
              <w:noProof/>
              <w:sz w:val="22"/>
              <w:lang w:val="es-PA" w:eastAsia="es-PA"/>
            </w:rPr>
          </w:pPr>
          <w:hyperlink w:anchor="_Toc52322124" w:history="1">
            <w:r w:rsidR="005523E3" w:rsidRPr="006D12AA">
              <w:rPr>
                <w:rStyle w:val="Hyperlink"/>
                <w:rFonts w:cs="Arial"/>
                <w:noProof/>
              </w:rPr>
              <w:t>4.3.</w:t>
            </w:r>
            <w:r w:rsidR="005523E3">
              <w:rPr>
                <w:rFonts w:asciiTheme="minorHAnsi" w:hAnsiTheme="minorHAnsi"/>
                <w:noProof/>
                <w:sz w:val="22"/>
                <w:lang w:val="es-PA" w:eastAsia="es-PA"/>
              </w:rPr>
              <w:tab/>
            </w:r>
            <w:r w:rsidR="005523E3" w:rsidRPr="006D12AA">
              <w:rPr>
                <w:rStyle w:val="Hyperlink"/>
                <w:rFonts w:cs="Arial"/>
                <w:noProof/>
              </w:rPr>
              <w:t>DIAGRAMAS Y ESPECIFICACIONES DE OBJETOS O CLASES</w:t>
            </w:r>
            <w:r w:rsidR="005523E3">
              <w:rPr>
                <w:noProof/>
                <w:webHidden/>
              </w:rPr>
              <w:tab/>
            </w:r>
            <w:r w:rsidR="005523E3">
              <w:rPr>
                <w:noProof/>
                <w:webHidden/>
              </w:rPr>
              <w:fldChar w:fldCharType="begin"/>
            </w:r>
            <w:r w:rsidR="005523E3">
              <w:rPr>
                <w:noProof/>
                <w:webHidden/>
              </w:rPr>
              <w:instrText xml:space="preserve"> PAGEREF _Toc52322124 \h </w:instrText>
            </w:r>
            <w:r w:rsidR="005523E3">
              <w:rPr>
                <w:noProof/>
                <w:webHidden/>
              </w:rPr>
            </w:r>
            <w:r w:rsidR="005523E3">
              <w:rPr>
                <w:noProof/>
                <w:webHidden/>
              </w:rPr>
              <w:fldChar w:fldCharType="separate"/>
            </w:r>
            <w:r w:rsidR="005523E3">
              <w:rPr>
                <w:noProof/>
                <w:webHidden/>
              </w:rPr>
              <w:t>83</w:t>
            </w:r>
            <w:r w:rsidR="005523E3">
              <w:rPr>
                <w:noProof/>
                <w:webHidden/>
              </w:rPr>
              <w:fldChar w:fldCharType="end"/>
            </w:r>
          </w:hyperlink>
        </w:p>
        <w:p w14:paraId="5A13E379" w14:textId="005E1489" w:rsidR="005523E3" w:rsidRDefault="00262711">
          <w:pPr>
            <w:pStyle w:val="TOC2"/>
            <w:tabs>
              <w:tab w:val="left" w:pos="1100"/>
              <w:tab w:val="right" w:leader="dot" w:pos="8828"/>
            </w:tabs>
            <w:rPr>
              <w:rFonts w:asciiTheme="minorHAnsi" w:hAnsiTheme="minorHAnsi"/>
              <w:noProof/>
              <w:sz w:val="22"/>
              <w:lang w:val="es-PA" w:eastAsia="es-PA"/>
            </w:rPr>
          </w:pPr>
          <w:hyperlink w:anchor="_Toc52322125" w:history="1">
            <w:r w:rsidR="005523E3" w:rsidRPr="006D12AA">
              <w:rPr>
                <w:rStyle w:val="Hyperlink"/>
                <w:noProof/>
              </w:rPr>
              <w:t>4.3.1.</w:t>
            </w:r>
            <w:r w:rsidR="005523E3">
              <w:rPr>
                <w:rFonts w:asciiTheme="minorHAnsi" w:hAnsiTheme="minorHAnsi"/>
                <w:noProof/>
                <w:sz w:val="22"/>
                <w:lang w:val="es-PA" w:eastAsia="es-PA"/>
              </w:rPr>
              <w:tab/>
            </w:r>
            <w:r w:rsidR="005523E3" w:rsidRPr="006D12AA">
              <w:rPr>
                <w:rStyle w:val="Hyperlink"/>
                <w:noProof/>
              </w:rPr>
              <w:t>DIAGRAMA DE CLASE INICIO DE SESIÓN</w:t>
            </w:r>
            <w:r w:rsidR="005523E3">
              <w:rPr>
                <w:noProof/>
                <w:webHidden/>
              </w:rPr>
              <w:tab/>
            </w:r>
            <w:r w:rsidR="005523E3">
              <w:rPr>
                <w:noProof/>
                <w:webHidden/>
              </w:rPr>
              <w:fldChar w:fldCharType="begin"/>
            </w:r>
            <w:r w:rsidR="005523E3">
              <w:rPr>
                <w:noProof/>
                <w:webHidden/>
              </w:rPr>
              <w:instrText xml:space="preserve"> PAGEREF _Toc52322125 \h </w:instrText>
            </w:r>
            <w:r w:rsidR="005523E3">
              <w:rPr>
                <w:noProof/>
                <w:webHidden/>
              </w:rPr>
            </w:r>
            <w:r w:rsidR="005523E3">
              <w:rPr>
                <w:noProof/>
                <w:webHidden/>
              </w:rPr>
              <w:fldChar w:fldCharType="separate"/>
            </w:r>
            <w:r w:rsidR="005523E3">
              <w:rPr>
                <w:noProof/>
                <w:webHidden/>
              </w:rPr>
              <w:t>84</w:t>
            </w:r>
            <w:r w:rsidR="005523E3">
              <w:rPr>
                <w:noProof/>
                <w:webHidden/>
              </w:rPr>
              <w:fldChar w:fldCharType="end"/>
            </w:r>
          </w:hyperlink>
        </w:p>
        <w:p w14:paraId="480A7006" w14:textId="5DB41110" w:rsidR="005523E3" w:rsidRDefault="00262711">
          <w:pPr>
            <w:pStyle w:val="TOC2"/>
            <w:tabs>
              <w:tab w:val="left" w:pos="1100"/>
              <w:tab w:val="right" w:leader="dot" w:pos="8828"/>
            </w:tabs>
            <w:rPr>
              <w:rFonts w:asciiTheme="minorHAnsi" w:hAnsiTheme="minorHAnsi"/>
              <w:noProof/>
              <w:sz w:val="22"/>
              <w:lang w:val="es-PA" w:eastAsia="es-PA"/>
            </w:rPr>
          </w:pPr>
          <w:hyperlink w:anchor="_Toc52322126" w:history="1">
            <w:r w:rsidR="005523E3" w:rsidRPr="006D12AA">
              <w:rPr>
                <w:rStyle w:val="Hyperlink"/>
                <w:noProof/>
              </w:rPr>
              <w:t>4.3.2.</w:t>
            </w:r>
            <w:r w:rsidR="005523E3">
              <w:rPr>
                <w:rFonts w:asciiTheme="minorHAnsi" w:hAnsiTheme="minorHAnsi"/>
                <w:noProof/>
                <w:sz w:val="22"/>
                <w:lang w:val="es-PA" w:eastAsia="es-PA"/>
              </w:rPr>
              <w:tab/>
            </w:r>
            <w:r w:rsidR="005523E3" w:rsidRPr="006D12AA">
              <w:rPr>
                <w:rStyle w:val="Hyperlink"/>
                <w:noProof/>
              </w:rPr>
              <w:t>DIAGRAMA DE CLASE APLICAR A UN TEMA DE TRABAJO DE GRADUACIÓN</w:t>
            </w:r>
            <w:r w:rsidR="005523E3">
              <w:rPr>
                <w:noProof/>
                <w:webHidden/>
              </w:rPr>
              <w:tab/>
            </w:r>
            <w:r w:rsidR="005523E3">
              <w:rPr>
                <w:noProof/>
                <w:webHidden/>
              </w:rPr>
              <w:fldChar w:fldCharType="begin"/>
            </w:r>
            <w:r w:rsidR="005523E3">
              <w:rPr>
                <w:noProof/>
                <w:webHidden/>
              </w:rPr>
              <w:instrText xml:space="preserve"> PAGEREF _Toc52322126 \h </w:instrText>
            </w:r>
            <w:r w:rsidR="005523E3">
              <w:rPr>
                <w:noProof/>
                <w:webHidden/>
              </w:rPr>
            </w:r>
            <w:r w:rsidR="005523E3">
              <w:rPr>
                <w:noProof/>
                <w:webHidden/>
              </w:rPr>
              <w:fldChar w:fldCharType="separate"/>
            </w:r>
            <w:r w:rsidR="005523E3">
              <w:rPr>
                <w:noProof/>
                <w:webHidden/>
              </w:rPr>
              <w:t>85</w:t>
            </w:r>
            <w:r w:rsidR="005523E3">
              <w:rPr>
                <w:noProof/>
                <w:webHidden/>
              </w:rPr>
              <w:fldChar w:fldCharType="end"/>
            </w:r>
          </w:hyperlink>
        </w:p>
        <w:p w14:paraId="53787291" w14:textId="289D5472" w:rsidR="005523E3" w:rsidRDefault="00262711">
          <w:pPr>
            <w:pStyle w:val="TOC2"/>
            <w:tabs>
              <w:tab w:val="left" w:pos="1100"/>
              <w:tab w:val="right" w:leader="dot" w:pos="8828"/>
            </w:tabs>
            <w:rPr>
              <w:rFonts w:asciiTheme="minorHAnsi" w:hAnsiTheme="minorHAnsi"/>
              <w:noProof/>
              <w:sz w:val="22"/>
              <w:lang w:val="es-PA" w:eastAsia="es-PA"/>
            </w:rPr>
          </w:pPr>
          <w:hyperlink w:anchor="_Toc52322127" w:history="1">
            <w:r w:rsidR="005523E3" w:rsidRPr="006D12AA">
              <w:rPr>
                <w:rStyle w:val="Hyperlink"/>
                <w:noProof/>
              </w:rPr>
              <w:t>4.3.3.</w:t>
            </w:r>
            <w:r w:rsidR="005523E3">
              <w:rPr>
                <w:rFonts w:asciiTheme="minorHAnsi" w:hAnsiTheme="minorHAnsi"/>
                <w:noProof/>
                <w:sz w:val="22"/>
                <w:lang w:val="es-PA" w:eastAsia="es-PA"/>
              </w:rPr>
              <w:tab/>
            </w:r>
            <w:r w:rsidR="005523E3" w:rsidRPr="006D12AA">
              <w:rPr>
                <w:rStyle w:val="Hyperlink"/>
                <w:noProof/>
              </w:rPr>
              <w:t>DIAGRAMA DE CLASE AGREGAR UN TEMA DE TRABAJO DE GRADUACIÓN</w:t>
            </w:r>
            <w:r w:rsidR="005523E3">
              <w:rPr>
                <w:noProof/>
                <w:webHidden/>
              </w:rPr>
              <w:tab/>
            </w:r>
            <w:r w:rsidR="005523E3">
              <w:rPr>
                <w:noProof/>
                <w:webHidden/>
              </w:rPr>
              <w:fldChar w:fldCharType="begin"/>
            </w:r>
            <w:r w:rsidR="005523E3">
              <w:rPr>
                <w:noProof/>
                <w:webHidden/>
              </w:rPr>
              <w:instrText xml:space="preserve"> PAGEREF _Toc52322127 \h </w:instrText>
            </w:r>
            <w:r w:rsidR="005523E3">
              <w:rPr>
                <w:noProof/>
                <w:webHidden/>
              </w:rPr>
            </w:r>
            <w:r w:rsidR="005523E3">
              <w:rPr>
                <w:noProof/>
                <w:webHidden/>
              </w:rPr>
              <w:fldChar w:fldCharType="separate"/>
            </w:r>
            <w:r w:rsidR="005523E3">
              <w:rPr>
                <w:noProof/>
                <w:webHidden/>
              </w:rPr>
              <w:t>85</w:t>
            </w:r>
            <w:r w:rsidR="005523E3">
              <w:rPr>
                <w:noProof/>
                <w:webHidden/>
              </w:rPr>
              <w:fldChar w:fldCharType="end"/>
            </w:r>
          </w:hyperlink>
        </w:p>
        <w:p w14:paraId="4ECFFD17" w14:textId="6973C5EE" w:rsidR="005523E3" w:rsidRDefault="00262711">
          <w:pPr>
            <w:pStyle w:val="TOC2"/>
            <w:tabs>
              <w:tab w:val="left" w:pos="1100"/>
              <w:tab w:val="right" w:leader="dot" w:pos="8828"/>
            </w:tabs>
            <w:rPr>
              <w:rFonts w:asciiTheme="minorHAnsi" w:hAnsiTheme="minorHAnsi"/>
              <w:noProof/>
              <w:sz w:val="22"/>
              <w:lang w:val="es-PA" w:eastAsia="es-PA"/>
            </w:rPr>
          </w:pPr>
          <w:hyperlink w:anchor="_Toc52322128" w:history="1">
            <w:r w:rsidR="005523E3" w:rsidRPr="006D12AA">
              <w:rPr>
                <w:rStyle w:val="Hyperlink"/>
                <w:noProof/>
              </w:rPr>
              <w:t>4.3.4.</w:t>
            </w:r>
            <w:r w:rsidR="005523E3">
              <w:rPr>
                <w:rFonts w:asciiTheme="minorHAnsi" w:hAnsiTheme="minorHAnsi"/>
                <w:noProof/>
                <w:sz w:val="22"/>
                <w:lang w:val="es-PA" w:eastAsia="es-PA"/>
              </w:rPr>
              <w:tab/>
            </w:r>
            <w:r w:rsidR="005523E3" w:rsidRPr="006D12AA">
              <w:rPr>
                <w:rStyle w:val="Hyperlink"/>
                <w:noProof/>
              </w:rPr>
              <w:t>DIAGRAMA DE CLASE MANTENIMIENTO DE LAS OPCIONES DE TEMAS DE TRABAJO DE GRADUACIÓN</w:t>
            </w:r>
            <w:r w:rsidR="005523E3">
              <w:rPr>
                <w:noProof/>
                <w:webHidden/>
              </w:rPr>
              <w:tab/>
            </w:r>
            <w:r w:rsidR="005523E3">
              <w:rPr>
                <w:noProof/>
                <w:webHidden/>
              </w:rPr>
              <w:fldChar w:fldCharType="begin"/>
            </w:r>
            <w:r w:rsidR="005523E3">
              <w:rPr>
                <w:noProof/>
                <w:webHidden/>
              </w:rPr>
              <w:instrText xml:space="preserve"> PAGEREF _Toc52322128 \h </w:instrText>
            </w:r>
            <w:r w:rsidR="005523E3">
              <w:rPr>
                <w:noProof/>
                <w:webHidden/>
              </w:rPr>
            </w:r>
            <w:r w:rsidR="005523E3">
              <w:rPr>
                <w:noProof/>
                <w:webHidden/>
              </w:rPr>
              <w:fldChar w:fldCharType="separate"/>
            </w:r>
            <w:r w:rsidR="005523E3">
              <w:rPr>
                <w:noProof/>
                <w:webHidden/>
              </w:rPr>
              <w:t>86</w:t>
            </w:r>
            <w:r w:rsidR="005523E3">
              <w:rPr>
                <w:noProof/>
                <w:webHidden/>
              </w:rPr>
              <w:fldChar w:fldCharType="end"/>
            </w:r>
          </w:hyperlink>
        </w:p>
        <w:p w14:paraId="1C2D4216" w14:textId="1BBA118E" w:rsidR="005523E3" w:rsidRDefault="00262711">
          <w:pPr>
            <w:pStyle w:val="TOC2"/>
            <w:tabs>
              <w:tab w:val="left" w:pos="1320"/>
              <w:tab w:val="right" w:leader="dot" w:pos="8828"/>
            </w:tabs>
            <w:rPr>
              <w:rFonts w:asciiTheme="minorHAnsi" w:hAnsiTheme="minorHAnsi"/>
              <w:noProof/>
              <w:sz w:val="22"/>
              <w:lang w:val="es-PA" w:eastAsia="es-PA"/>
            </w:rPr>
          </w:pPr>
          <w:hyperlink w:anchor="_Toc52322129" w:history="1">
            <w:r w:rsidR="005523E3" w:rsidRPr="006D12AA">
              <w:rPr>
                <w:rStyle w:val="Hyperlink"/>
                <w:noProof/>
              </w:rPr>
              <w:t>4.3.4.1.</w:t>
            </w:r>
            <w:r w:rsidR="005523E3">
              <w:rPr>
                <w:rFonts w:asciiTheme="minorHAnsi" w:hAnsiTheme="minorHAnsi"/>
                <w:noProof/>
                <w:sz w:val="22"/>
                <w:lang w:val="es-PA" w:eastAsia="es-PA"/>
              </w:rPr>
              <w:tab/>
            </w:r>
            <w:r w:rsidR="005523E3" w:rsidRPr="006D12AA">
              <w:rPr>
                <w:rStyle w:val="Hyperlink"/>
                <w:noProof/>
              </w:rPr>
              <w:t>DIAGRAMA DE CLASE DE MIS TEMAS PROPUESTOS</w:t>
            </w:r>
            <w:r w:rsidR="005523E3">
              <w:rPr>
                <w:noProof/>
                <w:webHidden/>
              </w:rPr>
              <w:tab/>
            </w:r>
            <w:r w:rsidR="005523E3">
              <w:rPr>
                <w:noProof/>
                <w:webHidden/>
              </w:rPr>
              <w:fldChar w:fldCharType="begin"/>
            </w:r>
            <w:r w:rsidR="005523E3">
              <w:rPr>
                <w:noProof/>
                <w:webHidden/>
              </w:rPr>
              <w:instrText xml:space="preserve"> PAGEREF _Toc52322129 \h </w:instrText>
            </w:r>
            <w:r w:rsidR="005523E3">
              <w:rPr>
                <w:noProof/>
                <w:webHidden/>
              </w:rPr>
            </w:r>
            <w:r w:rsidR="005523E3">
              <w:rPr>
                <w:noProof/>
                <w:webHidden/>
              </w:rPr>
              <w:fldChar w:fldCharType="separate"/>
            </w:r>
            <w:r w:rsidR="005523E3">
              <w:rPr>
                <w:noProof/>
                <w:webHidden/>
              </w:rPr>
              <w:t>86</w:t>
            </w:r>
            <w:r w:rsidR="005523E3">
              <w:rPr>
                <w:noProof/>
                <w:webHidden/>
              </w:rPr>
              <w:fldChar w:fldCharType="end"/>
            </w:r>
          </w:hyperlink>
        </w:p>
        <w:p w14:paraId="0F4CFA98" w14:textId="1A43FF57" w:rsidR="005523E3" w:rsidRDefault="00262711">
          <w:pPr>
            <w:pStyle w:val="TOC2"/>
            <w:tabs>
              <w:tab w:val="left" w:pos="1320"/>
              <w:tab w:val="right" w:leader="dot" w:pos="8828"/>
            </w:tabs>
            <w:rPr>
              <w:rFonts w:asciiTheme="minorHAnsi" w:hAnsiTheme="minorHAnsi"/>
              <w:noProof/>
              <w:sz w:val="22"/>
              <w:lang w:val="es-PA" w:eastAsia="es-PA"/>
            </w:rPr>
          </w:pPr>
          <w:hyperlink w:anchor="_Toc52322130" w:history="1">
            <w:r w:rsidR="005523E3" w:rsidRPr="006D12AA">
              <w:rPr>
                <w:rStyle w:val="Hyperlink"/>
                <w:noProof/>
              </w:rPr>
              <w:t>4.3.4.2.</w:t>
            </w:r>
            <w:r w:rsidR="005523E3">
              <w:rPr>
                <w:rFonts w:asciiTheme="minorHAnsi" w:hAnsiTheme="minorHAnsi"/>
                <w:noProof/>
                <w:sz w:val="22"/>
                <w:lang w:val="es-PA" w:eastAsia="es-PA"/>
              </w:rPr>
              <w:tab/>
            </w:r>
            <w:r w:rsidR="005523E3" w:rsidRPr="006D12AA">
              <w:rPr>
                <w:rStyle w:val="Hyperlink"/>
                <w:noProof/>
              </w:rPr>
              <w:t>DIAGRAMA DE CLASE DE HISTORIAL DE TEMAS PROPUESTOS</w:t>
            </w:r>
            <w:r w:rsidR="005523E3">
              <w:rPr>
                <w:noProof/>
                <w:webHidden/>
              </w:rPr>
              <w:tab/>
            </w:r>
            <w:r w:rsidR="005523E3">
              <w:rPr>
                <w:noProof/>
                <w:webHidden/>
              </w:rPr>
              <w:fldChar w:fldCharType="begin"/>
            </w:r>
            <w:r w:rsidR="005523E3">
              <w:rPr>
                <w:noProof/>
                <w:webHidden/>
              </w:rPr>
              <w:instrText xml:space="preserve"> PAGEREF _Toc52322130 \h </w:instrText>
            </w:r>
            <w:r w:rsidR="005523E3">
              <w:rPr>
                <w:noProof/>
                <w:webHidden/>
              </w:rPr>
            </w:r>
            <w:r w:rsidR="005523E3">
              <w:rPr>
                <w:noProof/>
                <w:webHidden/>
              </w:rPr>
              <w:fldChar w:fldCharType="separate"/>
            </w:r>
            <w:r w:rsidR="005523E3">
              <w:rPr>
                <w:noProof/>
                <w:webHidden/>
              </w:rPr>
              <w:t>87</w:t>
            </w:r>
            <w:r w:rsidR="005523E3">
              <w:rPr>
                <w:noProof/>
                <w:webHidden/>
              </w:rPr>
              <w:fldChar w:fldCharType="end"/>
            </w:r>
          </w:hyperlink>
        </w:p>
        <w:p w14:paraId="17366054" w14:textId="0ABA8897" w:rsidR="005523E3" w:rsidRDefault="00262711">
          <w:pPr>
            <w:pStyle w:val="TOC2"/>
            <w:tabs>
              <w:tab w:val="left" w:pos="880"/>
              <w:tab w:val="right" w:leader="dot" w:pos="8828"/>
            </w:tabs>
            <w:rPr>
              <w:rFonts w:asciiTheme="minorHAnsi" w:hAnsiTheme="minorHAnsi"/>
              <w:noProof/>
              <w:sz w:val="22"/>
              <w:lang w:val="es-PA" w:eastAsia="es-PA"/>
            </w:rPr>
          </w:pPr>
          <w:hyperlink w:anchor="_Toc52322131" w:history="1">
            <w:r w:rsidR="005523E3" w:rsidRPr="006D12AA">
              <w:rPr>
                <w:rStyle w:val="Hyperlink"/>
                <w:rFonts w:cs="Arial"/>
                <w:noProof/>
              </w:rPr>
              <w:t>4.4.</w:t>
            </w:r>
            <w:r w:rsidR="005523E3">
              <w:rPr>
                <w:rFonts w:asciiTheme="minorHAnsi" w:hAnsiTheme="minorHAnsi"/>
                <w:noProof/>
                <w:sz w:val="22"/>
                <w:lang w:val="es-PA" w:eastAsia="es-PA"/>
              </w:rPr>
              <w:tab/>
            </w:r>
            <w:r w:rsidR="005523E3" w:rsidRPr="006D12AA">
              <w:rPr>
                <w:rStyle w:val="Hyperlink"/>
                <w:rFonts w:cs="Arial"/>
                <w:noProof/>
              </w:rPr>
              <w:t>DIAGRAMAS DE SECUENCIAS</w:t>
            </w:r>
            <w:r w:rsidR="005523E3">
              <w:rPr>
                <w:noProof/>
                <w:webHidden/>
              </w:rPr>
              <w:tab/>
            </w:r>
            <w:r w:rsidR="005523E3">
              <w:rPr>
                <w:noProof/>
                <w:webHidden/>
              </w:rPr>
              <w:fldChar w:fldCharType="begin"/>
            </w:r>
            <w:r w:rsidR="005523E3">
              <w:rPr>
                <w:noProof/>
                <w:webHidden/>
              </w:rPr>
              <w:instrText xml:space="preserve"> PAGEREF _Toc52322131 \h </w:instrText>
            </w:r>
            <w:r w:rsidR="005523E3">
              <w:rPr>
                <w:noProof/>
                <w:webHidden/>
              </w:rPr>
            </w:r>
            <w:r w:rsidR="005523E3">
              <w:rPr>
                <w:noProof/>
                <w:webHidden/>
              </w:rPr>
              <w:fldChar w:fldCharType="separate"/>
            </w:r>
            <w:r w:rsidR="005523E3">
              <w:rPr>
                <w:noProof/>
                <w:webHidden/>
              </w:rPr>
              <w:t>87</w:t>
            </w:r>
            <w:r w:rsidR="005523E3">
              <w:rPr>
                <w:noProof/>
                <w:webHidden/>
              </w:rPr>
              <w:fldChar w:fldCharType="end"/>
            </w:r>
          </w:hyperlink>
        </w:p>
        <w:p w14:paraId="1C1A3874" w14:textId="3CB294D9" w:rsidR="005523E3" w:rsidRDefault="00262711">
          <w:pPr>
            <w:pStyle w:val="TOC2"/>
            <w:tabs>
              <w:tab w:val="left" w:pos="1100"/>
              <w:tab w:val="right" w:leader="dot" w:pos="8828"/>
            </w:tabs>
            <w:rPr>
              <w:rFonts w:asciiTheme="minorHAnsi" w:hAnsiTheme="minorHAnsi"/>
              <w:noProof/>
              <w:sz w:val="22"/>
              <w:lang w:val="es-PA" w:eastAsia="es-PA"/>
            </w:rPr>
          </w:pPr>
          <w:hyperlink w:anchor="_Toc52322132" w:history="1">
            <w:r w:rsidR="005523E3" w:rsidRPr="006D12AA">
              <w:rPr>
                <w:rStyle w:val="Hyperlink"/>
                <w:noProof/>
              </w:rPr>
              <w:t>4.4.1.</w:t>
            </w:r>
            <w:r w:rsidR="005523E3">
              <w:rPr>
                <w:rFonts w:asciiTheme="minorHAnsi" w:hAnsiTheme="minorHAnsi"/>
                <w:noProof/>
                <w:sz w:val="22"/>
                <w:lang w:val="es-PA" w:eastAsia="es-PA"/>
              </w:rPr>
              <w:tab/>
            </w:r>
            <w:r w:rsidR="005523E3" w:rsidRPr="006D12AA">
              <w:rPr>
                <w:rStyle w:val="Hyperlink"/>
                <w:noProof/>
              </w:rPr>
              <w:t>DIAGRAMA DE SECUENCIA DE INICIO DE SESIÓN DE ESTUDIANTE</w:t>
            </w:r>
            <w:r w:rsidR="005523E3">
              <w:rPr>
                <w:noProof/>
                <w:webHidden/>
              </w:rPr>
              <w:tab/>
            </w:r>
            <w:r w:rsidR="005523E3">
              <w:rPr>
                <w:noProof/>
                <w:webHidden/>
              </w:rPr>
              <w:fldChar w:fldCharType="begin"/>
            </w:r>
            <w:r w:rsidR="005523E3">
              <w:rPr>
                <w:noProof/>
                <w:webHidden/>
              </w:rPr>
              <w:instrText xml:space="preserve"> PAGEREF _Toc52322132 \h </w:instrText>
            </w:r>
            <w:r w:rsidR="005523E3">
              <w:rPr>
                <w:noProof/>
                <w:webHidden/>
              </w:rPr>
            </w:r>
            <w:r w:rsidR="005523E3">
              <w:rPr>
                <w:noProof/>
                <w:webHidden/>
              </w:rPr>
              <w:fldChar w:fldCharType="separate"/>
            </w:r>
            <w:r w:rsidR="005523E3">
              <w:rPr>
                <w:noProof/>
                <w:webHidden/>
              </w:rPr>
              <w:t>88</w:t>
            </w:r>
            <w:r w:rsidR="005523E3">
              <w:rPr>
                <w:noProof/>
                <w:webHidden/>
              </w:rPr>
              <w:fldChar w:fldCharType="end"/>
            </w:r>
          </w:hyperlink>
        </w:p>
        <w:p w14:paraId="34F48DFD" w14:textId="48E8CD21" w:rsidR="005523E3" w:rsidRDefault="00262711">
          <w:pPr>
            <w:pStyle w:val="TOC2"/>
            <w:tabs>
              <w:tab w:val="left" w:pos="1100"/>
              <w:tab w:val="right" w:leader="dot" w:pos="8828"/>
            </w:tabs>
            <w:rPr>
              <w:rFonts w:asciiTheme="minorHAnsi" w:hAnsiTheme="minorHAnsi"/>
              <w:noProof/>
              <w:sz w:val="22"/>
              <w:lang w:val="es-PA" w:eastAsia="es-PA"/>
            </w:rPr>
          </w:pPr>
          <w:hyperlink w:anchor="_Toc52322133" w:history="1">
            <w:r w:rsidR="005523E3" w:rsidRPr="006D12AA">
              <w:rPr>
                <w:rStyle w:val="Hyperlink"/>
                <w:noProof/>
              </w:rPr>
              <w:t>4.4.2.</w:t>
            </w:r>
            <w:r w:rsidR="005523E3">
              <w:rPr>
                <w:rFonts w:asciiTheme="minorHAnsi" w:hAnsiTheme="minorHAnsi"/>
                <w:noProof/>
                <w:sz w:val="22"/>
                <w:lang w:val="es-PA" w:eastAsia="es-PA"/>
              </w:rPr>
              <w:tab/>
            </w:r>
            <w:r w:rsidR="005523E3" w:rsidRPr="006D12AA">
              <w:rPr>
                <w:rStyle w:val="Hyperlink"/>
                <w:noProof/>
              </w:rPr>
              <w:t>DIAGRAMA DE SECUENCIA DE INICIO DE SESIÓN DE PROFESOR-INVESTIGADOR</w:t>
            </w:r>
            <w:r w:rsidR="005523E3">
              <w:rPr>
                <w:noProof/>
                <w:webHidden/>
              </w:rPr>
              <w:tab/>
            </w:r>
            <w:r w:rsidR="005523E3">
              <w:rPr>
                <w:noProof/>
                <w:webHidden/>
              </w:rPr>
              <w:fldChar w:fldCharType="begin"/>
            </w:r>
            <w:r w:rsidR="005523E3">
              <w:rPr>
                <w:noProof/>
                <w:webHidden/>
              </w:rPr>
              <w:instrText xml:space="preserve"> PAGEREF _Toc52322133 \h </w:instrText>
            </w:r>
            <w:r w:rsidR="005523E3">
              <w:rPr>
                <w:noProof/>
                <w:webHidden/>
              </w:rPr>
            </w:r>
            <w:r w:rsidR="005523E3">
              <w:rPr>
                <w:noProof/>
                <w:webHidden/>
              </w:rPr>
              <w:fldChar w:fldCharType="separate"/>
            </w:r>
            <w:r w:rsidR="005523E3">
              <w:rPr>
                <w:noProof/>
                <w:webHidden/>
              </w:rPr>
              <w:t>88</w:t>
            </w:r>
            <w:r w:rsidR="005523E3">
              <w:rPr>
                <w:noProof/>
                <w:webHidden/>
              </w:rPr>
              <w:fldChar w:fldCharType="end"/>
            </w:r>
          </w:hyperlink>
        </w:p>
        <w:p w14:paraId="24F7E034" w14:textId="32EA8FB2" w:rsidR="005523E3" w:rsidRDefault="00262711">
          <w:pPr>
            <w:pStyle w:val="TOC2"/>
            <w:tabs>
              <w:tab w:val="left" w:pos="1100"/>
              <w:tab w:val="right" w:leader="dot" w:pos="8828"/>
            </w:tabs>
            <w:rPr>
              <w:rFonts w:asciiTheme="minorHAnsi" w:hAnsiTheme="minorHAnsi"/>
              <w:noProof/>
              <w:sz w:val="22"/>
              <w:lang w:val="es-PA" w:eastAsia="es-PA"/>
            </w:rPr>
          </w:pPr>
          <w:hyperlink w:anchor="_Toc52322134" w:history="1">
            <w:r w:rsidR="005523E3" w:rsidRPr="006D12AA">
              <w:rPr>
                <w:rStyle w:val="Hyperlink"/>
                <w:noProof/>
              </w:rPr>
              <w:t>4.4.3.</w:t>
            </w:r>
            <w:r w:rsidR="005523E3">
              <w:rPr>
                <w:rFonts w:asciiTheme="minorHAnsi" w:hAnsiTheme="minorHAnsi"/>
                <w:noProof/>
                <w:sz w:val="22"/>
                <w:lang w:val="es-PA" w:eastAsia="es-PA"/>
              </w:rPr>
              <w:tab/>
            </w:r>
            <w:r w:rsidR="005523E3" w:rsidRPr="006D12AA">
              <w:rPr>
                <w:rStyle w:val="Hyperlink"/>
                <w:noProof/>
              </w:rPr>
              <w:t>DIAGRAMA DE SECUENCIA DE APLICAR A UN TEMA DE TRABAJO DE GRADUACIÓN</w:t>
            </w:r>
            <w:r w:rsidR="005523E3">
              <w:rPr>
                <w:noProof/>
                <w:webHidden/>
              </w:rPr>
              <w:tab/>
            </w:r>
            <w:r w:rsidR="005523E3">
              <w:rPr>
                <w:noProof/>
                <w:webHidden/>
              </w:rPr>
              <w:fldChar w:fldCharType="begin"/>
            </w:r>
            <w:r w:rsidR="005523E3">
              <w:rPr>
                <w:noProof/>
                <w:webHidden/>
              </w:rPr>
              <w:instrText xml:space="preserve"> PAGEREF _Toc52322134 \h </w:instrText>
            </w:r>
            <w:r w:rsidR="005523E3">
              <w:rPr>
                <w:noProof/>
                <w:webHidden/>
              </w:rPr>
            </w:r>
            <w:r w:rsidR="005523E3">
              <w:rPr>
                <w:noProof/>
                <w:webHidden/>
              </w:rPr>
              <w:fldChar w:fldCharType="separate"/>
            </w:r>
            <w:r w:rsidR="005523E3">
              <w:rPr>
                <w:noProof/>
                <w:webHidden/>
              </w:rPr>
              <w:t>89</w:t>
            </w:r>
            <w:r w:rsidR="005523E3">
              <w:rPr>
                <w:noProof/>
                <w:webHidden/>
              </w:rPr>
              <w:fldChar w:fldCharType="end"/>
            </w:r>
          </w:hyperlink>
        </w:p>
        <w:p w14:paraId="5460F4B2" w14:textId="6CE58B9F" w:rsidR="005523E3" w:rsidRDefault="00262711">
          <w:pPr>
            <w:pStyle w:val="TOC2"/>
            <w:tabs>
              <w:tab w:val="left" w:pos="1100"/>
              <w:tab w:val="right" w:leader="dot" w:pos="8828"/>
            </w:tabs>
            <w:rPr>
              <w:rFonts w:asciiTheme="minorHAnsi" w:hAnsiTheme="minorHAnsi"/>
              <w:noProof/>
              <w:sz w:val="22"/>
              <w:lang w:val="es-PA" w:eastAsia="es-PA"/>
            </w:rPr>
          </w:pPr>
          <w:hyperlink w:anchor="_Toc52322135" w:history="1">
            <w:r w:rsidR="005523E3" w:rsidRPr="006D12AA">
              <w:rPr>
                <w:rStyle w:val="Hyperlink"/>
                <w:noProof/>
              </w:rPr>
              <w:t>4.4.4.</w:t>
            </w:r>
            <w:r w:rsidR="005523E3">
              <w:rPr>
                <w:rFonts w:asciiTheme="minorHAnsi" w:hAnsiTheme="minorHAnsi"/>
                <w:noProof/>
                <w:sz w:val="22"/>
                <w:lang w:val="es-PA" w:eastAsia="es-PA"/>
              </w:rPr>
              <w:tab/>
            </w:r>
            <w:r w:rsidR="005523E3" w:rsidRPr="006D12AA">
              <w:rPr>
                <w:rStyle w:val="Hyperlink"/>
                <w:noProof/>
              </w:rPr>
              <w:t>DIAGRAMA DE SECUENCIA DE MANTENIMIENTO DE LAS OPCIONES DE TEMAS DE TRABAJO DE GRADUACIÓN</w:t>
            </w:r>
            <w:r w:rsidR="005523E3">
              <w:rPr>
                <w:noProof/>
                <w:webHidden/>
              </w:rPr>
              <w:tab/>
            </w:r>
            <w:r w:rsidR="005523E3">
              <w:rPr>
                <w:noProof/>
                <w:webHidden/>
              </w:rPr>
              <w:fldChar w:fldCharType="begin"/>
            </w:r>
            <w:r w:rsidR="005523E3">
              <w:rPr>
                <w:noProof/>
                <w:webHidden/>
              </w:rPr>
              <w:instrText xml:space="preserve"> PAGEREF _Toc52322135 \h </w:instrText>
            </w:r>
            <w:r w:rsidR="005523E3">
              <w:rPr>
                <w:noProof/>
                <w:webHidden/>
              </w:rPr>
            </w:r>
            <w:r w:rsidR="005523E3">
              <w:rPr>
                <w:noProof/>
                <w:webHidden/>
              </w:rPr>
              <w:fldChar w:fldCharType="separate"/>
            </w:r>
            <w:r w:rsidR="005523E3">
              <w:rPr>
                <w:noProof/>
                <w:webHidden/>
              </w:rPr>
              <w:t>90</w:t>
            </w:r>
            <w:r w:rsidR="005523E3">
              <w:rPr>
                <w:noProof/>
                <w:webHidden/>
              </w:rPr>
              <w:fldChar w:fldCharType="end"/>
            </w:r>
          </w:hyperlink>
        </w:p>
        <w:p w14:paraId="26982748" w14:textId="03FDB7A4" w:rsidR="005523E3" w:rsidRDefault="00262711">
          <w:pPr>
            <w:pStyle w:val="TOC2"/>
            <w:tabs>
              <w:tab w:val="left" w:pos="1320"/>
              <w:tab w:val="right" w:leader="dot" w:pos="8828"/>
            </w:tabs>
            <w:rPr>
              <w:rFonts w:asciiTheme="minorHAnsi" w:hAnsiTheme="minorHAnsi"/>
              <w:noProof/>
              <w:sz w:val="22"/>
              <w:lang w:val="es-PA" w:eastAsia="es-PA"/>
            </w:rPr>
          </w:pPr>
          <w:hyperlink w:anchor="_Toc52322136" w:history="1">
            <w:r w:rsidR="005523E3" w:rsidRPr="006D12AA">
              <w:rPr>
                <w:rStyle w:val="Hyperlink"/>
                <w:noProof/>
              </w:rPr>
              <w:t>4.4.4.1.</w:t>
            </w:r>
            <w:r w:rsidR="005523E3">
              <w:rPr>
                <w:rFonts w:asciiTheme="minorHAnsi" w:hAnsiTheme="minorHAnsi"/>
                <w:noProof/>
                <w:sz w:val="22"/>
                <w:lang w:val="es-PA" w:eastAsia="es-PA"/>
              </w:rPr>
              <w:tab/>
            </w:r>
            <w:r w:rsidR="005523E3" w:rsidRPr="006D12AA">
              <w:rPr>
                <w:rStyle w:val="Hyperlink"/>
                <w:noProof/>
              </w:rPr>
              <w:t>DIAGRAMA DE SECUENCIA DE MIS TEMAS PROPUESTOS</w:t>
            </w:r>
            <w:r w:rsidR="005523E3">
              <w:rPr>
                <w:noProof/>
                <w:webHidden/>
              </w:rPr>
              <w:tab/>
            </w:r>
            <w:r w:rsidR="005523E3">
              <w:rPr>
                <w:noProof/>
                <w:webHidden/>
              </w:rPr>
              <w:fldChar w:fldCharType="begin"/>
            </w:r>
            <w:r w:rsidR="005523E3">
              <w:rPr>
                <w:noProof/>
                <w:webHidden/>
              </w:rPr>
              <w:instrText xml:space="preserve"> PAGEREF _Toc52322136 \h </w:instrText>
            </w:r>
            <w:r w:rsidR="005523E3">
              <w:rPr>
                <w:noProof/>
                <w:webHidden/>
              </w:rPr>
            </w:r>
            <w:r w:rsidR="005523E3">
              <w:rPr>
                <w:noProof/>
                <w:webHidden/>
              </w:rPr>
              <w:fldChar w:fldCharType="separate"/>
            </w:r>
            <w:r w:rsidR="005523E3">
              <w:rPr>
                <w:noProof/>
                <w:webHidden/>
              </w:rPr>
              <w:t>90</w:t>
            </w:r>
            <w:r w:rsidR="005523E3">
              <w:rPr>
                <w:noProof/>
                <w:webHidden/>
              </w:rPr>
              <w:fldChar w:fldCharType="end"/>
            </w:r>
          </w:hyperlink>
        </w:p>
        <w:p w14:paraId="3627CE19" w14:textId="0B26AB6F" w:rsidR="005523E3" w:rsidRDefault="00262711">
          <w:pPr>
            <w:pStyle w:val="TOC2"/>
            <w:tabs>
              <w:tab w:val="left" w:pos="1320"/>
              <w:tab w:val="right" w:leader="dot" w:pos="8828"/>
            </w:tabs>
            <w:rPr>
              <w:rFonts w:asciiTheme="minorHAnsi" w:hAnsiTheme="minorHAnsi"/>
              <w:noProof/>
              <w:sz w:val="22"/>
              <w:lang w:val="es-PA" w:eastAsia="es-PA"/>
            </w:rPr>
          </w:pPr>
          <w:hyperlink w:anchor="_Toc52322137" w:history="1">
            <w:r w:rsidR="005523E3" w:rsidRPr="006D12AA">
              <w:rPr>
                <w:rStyle w:val="Hyperlink"/>
                <w:noProof/>
              </w:rPr>
              <w:t>4.4.4.2.</w:t>
            </w:r>
            <w:r w:rsidR="005523E3">
              <w:rPr>
                <w:rFonts w:asciiTheme="minorHAnsi" w:hAnsiTheme="minorHAnsi"/>
                <w:noProof/>
                <w:sz w:val="22"/>
                <w:lang w:val="es-PA" w:eastAsia="es-PA"/>
              </w:rPr>
              <w:tab/>
            </w:r>
            <w:r w:rsidR="005523E3" w:rsidRPr="006D12AA">
              <w:rPr>
                <w:rStyle w:val="Hyperlink"/>
                <w:noProof/>
              </w:rPr>
              <w:t>DIAGRAMA DE SECUENCIA DE HISTORIAL DE TEMAS PROPUESTOS</w:t>
            </w:r>
            <w:r w:rsidR="005523E3">
              <w:rPr>
                <w:noProof/>
                <w:webHidden/>
              </w:rPr>
              <w:tab/>
            </w:r>
            <w:r w:rsidR="005523E3">
              <w:rPr>
                <w:noProof/>
                <w:webHidden/>
              </w:rPr>
              <w:fldChar w:fldCharType="begin"/>
            </w:r>
            <w:r w:rsidR="005523E3">
              <w:rPr>
                <w:noProof/>
                <w:webHidden/>
              </w:rPr>
              <w:instrText xml:space="preserve"> PAGEREF _Toc52322137 \h </w:instrText>
            </w:r>
            <w:r w:rsidR="005523E3">
              <w:rPr>
                <w:noProof/>
                <w:webHidden/>
              </w:rPr>
            </w:r>
            <w:r w:rsidR="005523E3">
              <w:rPr>
                <w:noProof/>
                <w:webHidden/>
              </w:rPr>
              <w:fldChar w:fldCharType="separate"/>
            </w:r>
            <w:r w:rsidR="005523E3">
              <w:rPr>
                <w:noProof/>
                <w:webHidden/>
              </w:rPr>
              <w:t>91</w:t>
            </w:r>
            <w:r w:rsidR="005523E3">
              <w:rPr>
                <w:noProof/>
                <w:webHidden/>
              </w:rPr>
              <w:fldChar w:fldCharType="end"/>
            </w:r>
          </w:hyperlink>
        </w:p>
        <w:p w14:paraId="301A5FDD" w14:textId="0CA4A371" w:rsidR="005523E3" w:rsidRDefault="00262711">
          <w:pPr>
            <w:pStyle w:val="TOC2"/>
            <w:tabs>
              <w:tab w:val="left" w:pos="1100"/>
              <w:tab w:val="right" w:leader="dot" w:pos="8828"/>
            </w:tabs>
            <w:rPr>
              <w:rFonts w:asciiTheme="minorHAnsi" w:hAnsiTheme="minorHAnsi"/>
              <w:noProof/>
              <w:sz w:val="22"/>
              <w:lang w:val="es-PA" w:eastAsia="es-PA"/>
            </w:rPr>
          </w:pPr>
          <w:hyperlink w:anchor="_Toc52322138" w:history="1">
            <w:r w:rsidR="005523E3" w:rsidRPr="006D12AA">
              <w:rPr>
                <w:rStyle w:val="Hyperlink"/>
                <w:noProof/>
              </w:rPr>
              <w:t>4.4.5.</w:t>
            </w:r>
            <w:r w:rsidR="005523E3">
              <w:rPr>
                <w:rFonts w:asciiTheme="minorHAnsi" w:hAnsiTheme="minorHAnsi"/>
                <w:noProof/>
                <w:sz w:val="22"/>
                <w:lang w:val="es-PA" w:eastAsia="es-PA"/>
              </w:rPr>
              <w:tab/>
            </w:r>
            <w:r w:rsidR="005523E3" w:rsidRPr="006D12AA">
              <w:rPr>
                <w:rStyle w:val="Hyperlink"/>
                <w:noProof/>
              </w:rPr>
              <w:t>DIAGRAMA DE SECUENCIA DE AGREGAR UN TEMA DE TRABAJO DE GRADUACIÓN</w:t>
            </w:r>
            <w:r w:rsidR="005523E3">
              <w:rPr>
                <w:noProof/>
                <w:webHidden/>
              </w:rPr>
              <w:tab/>
            </w:r>
            <w:r w:rsidR="005523E3">
              <w:rPr>
                <w:noProof/>
                <w:webHidden/>
              </w:rPr>
              <w:fldChar w:fldCharType="begin"/>
            </w:r>
            <w:r w:rsidR="005523E3">
              <w:rPr>
                <w:noProof/>
                <w:webHidden/>
              </w:rPr>
              <w:instrText xml:space="preserve"> PAGEREF _Toc52322138 \h </w:instrText>
            </w:r>
            <w:r w:rsidR="005523E3">
              <w:rPr>
                <w:noProof/>
                <w:webHidden/>
              </w:rPr>
            </w:r>
            <w:r w:rsidR="005523E3">
              <w:rPr>
                <w:noProof/>
                <w:webHidden/>
              </w:rPr>
              <w:fldChar w:fldCharType="separate"/>
            </w:r>
            <w:r w:rsidR="005523E3">
              <w:rPr>
                <w:noProof/>
                <w:webHidden/>
              </w:rPr>
              <w:t>92</w:t>
            </w:r>
            <w:r w:rsidR="005523E3">
              <w:rPr>
                <w:noProof/>
                <w:webHidden/>
              </w:rPr>
              <w:fldChar w:fldCharType="end"/>
            </w:r>
          </w:hyperlink>
        </w:p>
        <w:p w14:paraId="7EDC5F66" w14:textId="6C0DDD74" w:rsidR="005523E3" w:rsidRDefault="00262711">
          <w:pPr>
            <w:pStyle w:val="TOC2"/>
            <w:tabs>
              <w:tab w:val="left" w:pos="880"/>
              <w:tab w:val="right" w:leader="dot" w:pos="8828"/>
            </w:tabs>
            <w:rPr>
              <w:rFonts w:asciiTheme="minorHAnsi" w:hAnsiTheme="minorHAnsi"/>
              <w:noProof/>
              <w:sz w:val="22"/>
              <w:lang w:val="es-PA" w:eastAsia="es-PA"/>
            </w:rPr>
          </w:pPr>
          <w:hyperlink w:anchor="_Toc52322139" w:history="1">
            <w:r w:rsidR="005523E3" w:rsidRPr="006D12AA">
              <w:rPr>
                <w:rStyle w:val="Hyperlink"/>
                <w:noProof/>
              </w:rPr>
              <w:t>4.5.</w:t>
            </w:r>
            <w:r w:rsidR="005523E3">
              <w:rPr>
                <w:rFonts w:asciiTheme="minorHAnsi" w:hAnsiTheme="minorHAnsi"/>
                <w:noProof/>
                <w:sz w:val="22"/>
                <w:lang w:val="es-PA" w:eastAsia="es-PA"/>
              </w:rPr>
              <w:tab/>
            </w:r>
            <w:r w:rsidR="005523E3" w:rsidRPr="006D12AA">
              <w:rPr>
                <w:rStyle w:val="Hyperlink"/>
                <w:noProof/>
              </w:rPr>
              <w:t>DIAGRAMAS DE ACTIVIDADES</w:t>
            </w:r>
            <w:r w:rsidR="005523E3">
              <w:rPr>
                <w:noProof/>
                <w:webHidden/>
              </w:rPr>
              <w:tab/>
            </w:r>
            <w:r w:rsidR="005523E3">
              <w:rPr>
                <w:noProof/>
                <w:webHidden/>
              </w:rPr>
              <w:fldChar w:fldCharType="begin"/>
            </w:r>
            <w:r w:rsidR="005523E3">
              <w:rPr>
                <w:noProof/>
                <w:webHidden/>
              </w:rPr>
              <w:instrText xml:space="preserve"> PAGEREF _Toc52322139 \h </w:instrText>
            </w:r>
            <w:r w:rsidR="005523E3">
              <w:rPr>
                <w:noProof/>
                <w:webHidden/>
              </w:rPr>
            </w:r>
            <w:r w:rsidR="005523E3">
              <w:rPr>
                <w:noProof/>
                <w:webHidden/>
              </w:rPr>
              <w:fldChar w:fldCharType="separate"/>
            </w:r>
            <w:r w:rsidR="005523E3">
              <w:rPr>
                <w:noProof/>
                <w:webHidden/>
              </w:rPr>
              <w:t>92</w:t>
            </w:r>
            <w:r w:rsidR="005523E3">
              <w:rPr>
                <w:noProof/>
                <w:webHidden/>
              </w:rPr>
              <w:fldChar w:fldCharType="end"/>
            </w:r>
          </w:hyperlink>
        </w:p>
        <w:p w14:paraId="6744BC25" w14:textId="6EE49877" w:rsidR="005523E3" w:rsidRDefault="00262711">
          <w:pPr>
            <w:pStyle w:val="TOC2"/>
            <w:tabs>
              <w:tab w:val="left" w:pos="1100"/>
              <w:tab w:val="right" w:leader="dot" w:pos="8828"/>
            </w:tabs>
            <w:rPr>
              <w:rFonts w:asciiTheme="minorHAnsi" w:hAnsiTheme="minorHAnsi"/>
              <w:noProof/>
              <w:sz w:val="22"/>
              <w:lang w:val="es-PA" w:eastAsia="es-PA"/>
            </w:rPr>
          </w:pPr>
          <w:hyperlink w:anchor="_Toc52322140" w:history="1">
            <w:r w:rsidR="005523E3" w:rsidRPr="006D12AA">
              <w:rPr>
                <w:rStyle w:val="Hyperlink"/>
                <w:noProof/>
              </w:rPr>
              <w:t>4.5.1.</w:t>
            </w:r>
            <w:r w:rsidR="005523E3">
              <w:rPr>
                <w:rFonts w:asciiTheme="minorHAnsi" w:hAnsiTheme="minorHAnsi"/>
                <w:noProof/>
                <w:sz w:val="22"/>
                <w:lang w:val="es-PA" w:eastAsia="es-PA"/>
              </w:rPr>
              <w:tab/>
            </w:r>
            <w:r w:rsidR="005523E3" w:rsidRPr="006D12AA">
              <w:rPr>
                <w:rStyle w:val="Hyperlink"/>
                <w:noProof/>
              </w:rPr>
              <w:t>DIAGRAMA DE ACTIVIDAD PARA ESTUDIANTE</w:t>
            </w:r>
            <w:r w:rsidR="005523E3">
              <w:rPr>
                <w:noProof/>
                <w:webHidden/>
              </w:rPr>
              <w:tab/>
            </w:r>
            <w:r w:rsidR="005523E3">
              <w:rPr>
                <w:noProof/>
                <w:webHidden/>
              </w:rPr>
              <w:fldChar w:fldCharType="begin"/>
            </w:r>
            <w:r w:rsidR="005523E3">
              <w:rPr>
                <w:noProof/>
                <w:webHidden/>
              </w:rPr>
              <w:instrText xml:space="preserve"> PAGEREF _Toc52322140 \h </w:instrText>
            </w:r>
            <w:r w:rsidR="005523E3">
              <w:rPr>
                <w:noProof/>
                <w:webHidden/>
              </w:rPr>
            </w:r>
            <w:r w:rsidR="005523E3">
              <w:rPr>
                <w:noProof/>
                <w:webHidden/>
              </w:rPr>
              <w:fldChar w:fldCharType="separate"/>
            </w:r>
            <w:r w:rsidR="005523E3">
              <w:rPr>
                <w:noProof/>
                <w:webHidden/>
              </w:rPr>
              <w:t>93</w:t>
            </w:r>
            <w:r w:rsidR="005523E3">
              <w:rPr>
                <w:noProof/>
                <w:webHidden/>
              </w:rPr>
              <w:fldChar w:fldCharType="end"/>
            </w:r>
          </w:hyperlink>
        </w:p>
        <w:p w14:paraId="52F2CD74" w14:textId="350515A8" w:rsidR="005523E3" w:rsidRDefault="00262711">
          <w:pPr>
            <w:pStyle w:val="TOC2"/>
            <w:tabs>
              <w:tab w:val="left" w:pos="1100"/>
              <w:tab w:val="right" w:leader="dot" w:pos="8828"/>
            </w:tabs>
            <w:rPr>
              <w:rFonts w:asciiTheme="minorHAnsi" w:hAnsiTheme="minorHAnsi"/>
              <w:noProof/>
              <w:sz w:val="22"/>
              <w:lang w:val="es-PA" w:eastAsia="es-PA"/>
            </w:rPr>
          </w:pPr>
          <w:hyperlink w:anchor="_Toc52322141" w:history="1">
            <w:r w:rsidR="005523E3" w:rsidRPr="006D12AA">
              <w:rPr>
                <w:rStyle w:val="Hyperlink"/>
                <w:noProof/>
              </w:rPr>
              <w:t>4.5.2.</w:t>
            </w:r>
            <w:r w:rsidR="005523E3">
              <w:rPr>
                <w:rFonts w:asciiTheme="minorHAnsi" w:hAnsiTheme="minorHAnsi"/>
                <w:noProof/>
                <w:sz w:val="22"/>
                <w:lang w:val="es-PA" w:eastAsia="es-PA"/>
              </w:rPr>
              <w:tab/>
            </w:r>
            <w:r w:rsidR="005523E3" w:rsidRPr="006D12AA">
              <w:rPr>
                <w:rStyle w:val="Hyperlink"/>
                <w:noProof/>
              </w:rPr>
              <w:t>DIAGRAMA DE ACTIVIDAD PARA PROFESOR E INVESTIGADOR</w:t>
            </w:r>
            <w:r w:rsidR="005523E3">
              <w:rPr>
                <w:noProof/>
                <w:webHidden/>
              </w:rPr>
              <w:tab/>
            </w:r>
            <w:r w:rsidR="005523E3">
              <w:rPr>
                <w:noProof/>
                <w:webHidden/>
              </w:rPr>
              <w:fldChar w:fldCharType="begin"/>
            </w:r>
            <w:r w:rsidR="005523E3">
              <w:rPr>
                <w:noProof/>
                <w:webHidden/>
              </w:rPr>
              <w:instrText xml:space="preserve"> PAGEREF _Toc52322141 \h </w:instrText>
            </w:r>
            <w:r w:rsidR="005523E3">
              <w:rPr>
                <w:noProof/>
                <w:webHidden/>
              </w:rPr>
            </w:r>
            <w:r w:rsidR="005523E3">
              <w:rPr>
                <w:noProof/>
                <w:webHidden/>
              </w:rPr>
              <w:fldChar w:fldCharType="separate"/>
            </w:r>
            <w:r w:rsidR="005523E3">
              <w:rPr>
                <w:noProof/>
                <w:webHidden/>
              </w:rPr>
              <w:t>94</w:t>
            </w:r>
            <w:r w:rsidR="005523E3">
              <w:rPr>
                <w:noProof/>
                <w:webHidden/>
              </w:rPr>
              <w:fldChar w:fldCharType="end"/>
            </w:r>
          </w:hyperlink>
        </w:p>
        <w:p w14:paraId="47C0B834" w14:textId="12FB9323" w:rsidR="005523E3" w:rsidRDefault="00262711">
          <w:pPr>
            <w:pStyle w:val="TOC1"/>
            <w:tabs>
              <w:tab w:val="right" w:leader="dot" w:pos="8828"/>
            </w:tabs>
            <w:rPr>
              <w:rFonts w:asciiTheme="minorHAnsi" w:hAnsiTheme="minorHAnsi"/>
              <w:noProof/>
              <w:sz w:val="22"/>
              <w:lang w:val="es-PA" w:eastAsia="es-PA"/>
            </w:rPr>
          </w:pPr>
          <w:hyperlink w:anchor="_Toc52322142" w:history="1">
            <w:r w:rsidR="005523E3" w:rsidRPr="006D12AA">
              <w:rPr>
                <w:rStyle w:val="Hyperlink"/>
                <w:noProof/>
              </w:rPr>
              <w:t>V DESARROLLO</w:t>
            </w:r>
            <w:r w:rsidR="005523E3">
              <w:rPr>
                <w:noProof/>
                <w:webHidden/>
              </w:rPr>
              <w:tab/>
            </w:r>
            <w:r w:rsidR="005523E3">
              <w:rPr>
                <w:noProof/>
                <w:webHidden/>
              </w:rPr>
              <w:fldChar w:fldCharType="begin"/>
            </w:r>
            <w:r w:rsidR="005523E3">
              <w:rPr>
                <w:noProof/>
                <w:webHidden/>
              </w:rPr>
              <w:instrText xml:space="preserve"> PAGEREF _Toc52322142 \h </w:instrText>
            </w:r>
            <w:r w:rsidR="005523E3">
              <w:rPr>
                <w:noProof/>
                <w:webHidden/>
              </w:rPr>
            </w:r>
            <w:r w:rsidR="005523E3">
              <w:rPr>
                <w:noProof/>
                <w:webHidden/>
              </w:rPr>
              <w:fldChar w:fldCharType="separate"/>
            </w:r>
            <w:r w:rsidR="005523E3">
              <w:rPr>
                <w:noProof/>
                <w:webHidden/>
              </w:rPr>
              <w:t>95</w:t>
            </w:r>
            <w:r w:rsidR="005523E3">
              <w:rPr>
                <w:noProof/>
                <w:webHidden/>
              </w:rPr>
              <w:fldChar w:fldCharType="end"/>
            </w:r>
          </w:hyperlink>
        </w:p>
        <w:p w14:paraId="47676D4B" w14:textId="3F899D60" w:rsidR="005523E3" w:rsidRDefault="00262711">
          <w:pPr>
            <w:pStyle w:val="TOC2"/>
            <w:tabs>
              <w:tab w:val="left" w:pos="880"/>
              <w:tab w:val="right" w:leader="dot" w:pos="8828"/>
            </w:tabs>
            <w:rPr>
              <w:rFonts w:asciiTheme="minorHAnsi" w:hAnsiTheme="minorHAnsi"/>
              <w:noProof/>
              <w:sz w:val="22"/>
              <w:lang w:val="es-PA" w:eastAsia="es-PA"/>
            </w:rPr>
          </w:pPr>
          <w:hyperlink w:anchor="_Toc52322143" w:history="1">
            <w:r w:rsidR="005523E3" w:rsidRPr="006D12AA">
              <w:rPr>
                <w:rStyle w:val="Hyperlink"/>
                <w:noProof/>
              </w:rPr>
              <w:t>5.1.</w:t>
            </w:r>
            <w:r w:rsidR="005523E3">
              <w:rPr>
                <w:rFonts w:asciiTheme="minorHAnsi" w:hAnsiTheme="minorHAnsi"/>
                <w:noProof/>
                <w:sz w:val="22"/>
                <w:lang w:val="es-PA" w:eastAsia="es-PA"/>
              </w:rPr>
              <w:tab/>
            </w:r>
            <w:r w:rsidR="005523E3" w:rsidRPr="006D12AA">
              <w:rPr>
                <w:rStyle w:val="Hyperlink"/>
                <w:noProof/>
              </w:rPr>
              <w:t>MODELO DE LA BASE DE DATOS</w:t>
            </w:r>
            <w:r w:rsidR="005523E3">
              <w:rPr>
                <w:noProof/>
                <w:webHidden/>
              </w:rPr>
              <w:tab/>
            </w:r>
            <w:r w:rsidR="005523E3">
              <w:rPr>
                <w:noProof/>
                <w:webHidden/>
              </w:rPr>
              <w:fldChar w:fldCharType="begin"/>
            </w:r>
            <w:r w:rsidR="005523E3">
              <w:rPr>
                <w:noProof/>
                <w:webHidden/>
              </w:rPr>
              <w:instrText xml:space="preserve"> PAGEREF _Toc52322143 \h </w:instrText>
            </w:r>
            <w:r w:rsidR="005523E3">
              <w:rPr>
                <w:noProof/>
                <w:webHidden/>
              </w:rPr>
            </w:r>
            <w:r w:rsidR="005523E3">
              <w:rPr>
                <w:noProof/>
                <w:webHidden/>
              </w:rPr>
              <w:fldChar w:fldCharType="separate"/>
            </w:r>
            <w:r w:rsidR="005523E3">
              <w:rPr>
                <w:noProof/>
                <w:webHidden/>
              </w:rPr>
              <w:t>96</w:t>
            </w:r>
            <w:r w:rsidR="005523E3">
              <w:rPr>
                <w:noProof/>
                <w:webHidden/>
              </w:rPr>
              <w:fldChar w:fldCharType="end"/>
            </w:r>
          </w:hyperlink>
        </w:p>
        <w:p w14:paraId="65D8BE3F" w14:textId="37B95BBA" w:rsidR="005523E3" w:rsidRDefault="00262711">
          <w:pPr>
            <w:pStyle w:val="TOC2"/>
            <w:tabs>
              <w:tab w:val="left" w:pos="880"/>
              <w:tab w:val="right" w:leader="dot" w:pos="8828"/>
            </w:tabs>
            <w:rPr>
              <w:rFonts w:asciiTheme="minorHAnsi" w:hAnsiTheme="minorHAnsi"/>
              <w:noProof/>
              <w:sz w:val="22"/>
              <w:lang w:val="es-PA" w:eastAsia="es-PA"/>
            </w:rPr>
          </w:pPr>
          <w:hyperlink w:anchor="_Toc52322144" w:history="1">
            <w:r w:rsidR="005523E3" w:rsidRPr="006D12AA">
              <w:rPr>
                <w:rStyle w:val="Hyperlink"/>
                <w:noProof/>
              </w:rPr>
              <w:t>5.2.</w:t>
            </w:r>
            <w:r w:rsidR="005523E3">
              <w:rPr>
                <w:rFonts w:asciiTheme="minorHAnsi" w:hAnsiTheme="minorHAnsi"/>
                <w:noProof/>
                <w:sz w:val="22"/>
                <w:lang w:val="es-PA" w:eastAsia="es-PA"/>
              </w:rPr>
              <w:tab/>
            </w:r>
            <w:r w:rsidR="005523E3" w:rsidRPr="006D12AA">
              <w:rPr>
                <w:rStyle w:val="Hyperlink"/>
                <w:noProof/>
              </w:rPr>
              <w:t>VALIDACIÓN DE LAS CARACTERÍSTICAS DE SEGURIDAD</w:t>
            </w:r>
            <w:r w:rsidR="005523E3">
              <w:rPr>
                <w:noProof/>
                <w:webHidden/>
              </w:rPr>
              <w:tab/>
            </w:r>
            <w:r w:rsidR="005523E3">
              <w:rPr>
                <w:noProof/>
                <w:webHidden/>
              </w:rPr>
              <w:fldChar w:fldCharType="begin"/>
            </w:r>
            <w:r w:rsidR="005523E3">
              <w:rPr>
                <w:noProof/>
                <w:webHidden/>
              </w:rPr>
              <w:instrText xml:space="preserve"> PAGEREF _Toc52322144 \h </w:instrText>
            </w:r>
            <w:r w:rsidR="005523E3">
              <w:rPr>
                <w:noProof/>
                <w:webHidden/>
              </w:rPr>
            </w:r>
            <w:r w:rsidR="005523E3">
              <w:rPr>
                <w:noProof/>
                <w:webHidden/>
              </w:rPr>
              <w:fldChar w:fldCharType="separate"/>
            </w:r>
            <w:r w:rsidR="005523E3">
              <w:rPr>
                <w:noProof/>
                <w:webHidden/>
              </w:rPr>
              <w:t>97</w:t>
            </w:r>
            <w:r w:rsidR="005523E3">
              <w:rPr>
                <w:noProof/>
                <w:webHidden/>
              </w:rPr>
              <w:fldChar w:fldCharType="end"/>
            </w:r>
          </w:hyperlink>
        </w:p>
        <w:p w14:paraId="47075539" w14:textId="50C1F596" w:rsidR="005523E3" w:rsidRDefault="00262711">
          <w:pPr>
            <w:pStyle w:val="TOC2"/>
            <w:tabs>
              <w:tab w:val="left" w:pos="880"/>
              <w:tab w:val="right" w:leader="dot" w:pos="8828"/>
            </w:tabs>
            <w:rPr>
              <w:rFonts w:asciiTheme="minorHAnsi" w:hAnsiTheme="minorHAnsi"/>
              <w:noProof/>
              <w:sz w:val="22"/>
              <w:lang w:val="es-PA" w:eastAsia="es-PA"/>
            </w:rPr>
          </w:pPr>
          <w:hyperlink w:anchor="_Toc52322145" w:history="1">
            <w:r w:rsidR="005523E3" w:rsidRPr="006D12AA">
              <w:rPr>
                <w:rStyle w:val="Hyperlink"/>
                <w:noProof/>
              </w:rPr>
              <w:t>5.3.</w:t>
            </w:r>
            <w:r w:rsidR="005523E3">
              <w:rPr>
                <w:rFonts w:asciiTheme="minorHAnsi" w:hAnsiTheme="minorHAnsi"/>
                <w:noProof/>
                <w:sz w:val="22"/>
                <w:lang w:val="es-PA" w:eastAsia="es-PA"/>
              </w:rPr>
              <w:tab/>
            </w:r>
            <w:r w:rsidR="005523E3" w:rsidRPr="006D12AA">
              <w:rPr>
                <w:rStyle w:val="Hyperlink"/>
                <w:noProof/>
              </w:rPr>
              <w:t>FUNCIONALIDADES</w:t>
            </w:r>
            <w:r w:rsidR="005523E3">
              <w:rPr>
                <w:noProof/>
                <w:webHidden/>
              </w:rPr>
              <w:tab/>
            </w:r>
            <w:r w:rsidR="005523E3">
              <w:rPr>
                <w:noProof/>
                <w:webHidden/>
              </w:rPr>
              <w:fldChar w:fldCharType="begin"/>
            </w:r>
            <w:r w:rsidR="005523E3">
              <w:rPr>
                <w:noProof/>
                <w:webHidden/>
              </w:rPr>
              <w:instrText xml:space="preserve"> PAGEREF _Toc52322145 \h </w:instrText>
            </w:r>
            <w:r w:rsidR="005523E3">
              <w:rPr>
                <w:noProof/>
                <w:webHidden/>
              </w:rPr>
            </w:r>
            <w:r w:rsidR="005523E3">
              <w:rPr>
                <w:noProof/>
                <w:webHidden/>
              </w:rPr>
              <w:fldChar w:fldCharType="separate"/>
            </w:r>
            <w:r w:rsidR="005523E3">
              <w:rPr>
                <w:noProof/>
                <w:webHidden/>
              </w:rPr>
              <w:t>98</w:t>
            </w:r>
            <w:r w:rsidR="005523E3">
              <w:rPr>
                <w:noProof/>
                <w:webHidden/>
              </w:rPr>
              <w:fldChar w:fldCharType="end"/>
            </w:r>
          </w:hyperlink>
        </w:p>
        <w:p w14:paraId="7F5D397B" w14:textId="5B1941C3" w:rsidR="005523E3" w:rsidRDefault="00262711">
          <w:pPr>
            <w:pStyle w:val="TOC2"/>
            <w:tabs>
              <w:tab w:val="left" w:pos="1100"/>
              <w:tab w:val="right" w:leader="dot" w:pos="8828"/>
            </w:tabs>
            <w:rPr>
              <w:rFonts w:asciiTheme="minorHAnsi" w:hAnsiTheme="minorHAnsi"/>
              <w:noProof/>
              <w:sz w:val="22"/>
              <w:lang w:val="es-PA" w:eastAsia="es-PA"/>
            </w:rPr>
          </w:pPr>
          <w:hyperlink w:anchor="_Toc52322146" w:history="1">
            <w:r w:rsidR="005523E3" w:rsidRPr="006D12AA">
              <w:rPr>
                <w:rStyle w:val="Hyperlink"/>
                <w:noProof/>
              </w:rPr>
              <w:t>5.3.1.</w:t>
            </w:r>
            <w:r w:rsidR="005523E3">
              <w:rPr>
                <w:rFonts w:asciiTheme="minorHAnsi" w:hAnsiTheme="minorHAnsi"/>
                <w:noProof/>
                <w:sz w:val="22"/>
                <w:lang w:val="es-PA" w:eastAsia="es-PA"/>
              </w:rPr>
              <w:tab/>
            </w:r>
            <w:r w:rsidR="005523E3" w:rsidRPr="006D12AA">
              <w:rPr>
                <w:rStyle w:val="Hyperlink"/>
                <w:noProof/>
              </w:rPr>
              <w:t>FUNCIONALIDADES COMUNES</w:t>
            </w:r>
            <w:r w:rsidR="005523E3">
              <w:rPr>
                <w:noProof/>
                <w:webHidden/>
              </w:rPr>
              <w:tab/>
            </w:r>
            <w:r w:rsidR="005523E3">
              <w:rPr>
                <w:noProof/>
                <w:webHidden/>
              </w:rPr>
              <w:fldChar w:fldCharType="begin"/>
            </w:r>
            <w:r w:rsidR="005523E3">
              <w:rPr>
                <w:noProof/>
                <w:webHidden/>
              </w:rPr>
              <w:instrText xml:space="preserve"> PAGEREF _Toc52322146 \h </w:instrText>
            </w:r>
            <w:r w:rsidR="005523E3">
              <w:rPr>
                <w:noProof/>
                <w:webHidden/>
              </w:rPr>
            </w:r>
            <w:r w:rsidR="005523E3">
              <w:rPr>
                <w:noProof/>
                <w:webHidden/>
              </w:rPr>
              <w:fldChar w:fldCharType="separate"/>
            </w:r>
            <w:r w:rsidR="005523E3">
              <w:rPr>
                <w:noProof/>
                <w:webHidden/>
              </w:rPr>
              <w:t>98</w:t>
            </w:r>
            <w:r w:rsidR="005523E3">
              <w:rPr>
                <w:noProof/>
                <w:webHidden/>
              </w:rPr>
              <w:fldChar w:fldCharType="end"/>
            </w:r>
          </w:hyperlink>
        </w:p>
        <w:p w14:paraId="3673125B" w14:textId="3017D5B4" w:rsidR="005523E3" w:rsidRDefault="00262711">
          <w:pPr>
            <w:pStyle w:val="TOC2"/>
            <w:tabs>
              <w:tab w:val="left" w:pos="1320"/>
              <w:tab w:val="right" w:leader="dot" w:pos="8828"/>
            </w:tabs>
            <w:rPr>
              <w:rFonts w:asciiTheme="minorHAnsi" w:hAnsiTheme="minorHAnsi"/>
              <w:noProof/>
              <w:sz w:val="22"/>
              <w:lang w:val="es-PA" w:eastAsia="es-PA"/>
            </w:rPr>
          </w:pPr>
          <w:hyperlink w:anchor="_Toc52322147" w:history="1">
            <w:r w:rsidR="005523E3" w:rsidRPr="006D12AA">
              <w:rPr>
                <w:rStyle w:val="Hyperlink"/>
                <w:noProof/>
              </w:rPr>
              <w:t>5.3.1.1.</w:t>
            </w:r>
            <w:r w:rsidR="005523E3">
              <w:rPr>
                <w:rFonts w:asciiTheme="minorHAnsi" w:hAnsiTheme="minorHAnsi"/>
                <w:noProof/>
                <w:sz w:val="22"/>
                <w:lang w:val="es-PA" w:eastAsia="es-PA"/>
              </w:rPr>
              <w:tab/>
            </w:r>
            <w:r w:rsidR="005523E3" w:rsidRPr="006D12AA">
              <w:rPr>
                <w:rStyle w:val="Hyperlink"/>
                <w:noProof/>
              </w:rPr>
              <w:t>INICIO DE SESIÓN</w:t>
            </w:r>
            <w:r w:rsidR="005523E3">
              <w:rPr>
                <w:noProof/>
                <w:webHidden/>
              </w:rPr>
              <w:tab/>
            </w:r>
            <w:r w:rsidR="005523E3">
              <w:rPr>
                <w:noProof/>
                <w:webHidden/>
              </w:rPr>
              <w:fldChar w:fldCharType="begin"/>
            </w:r>
            <w:r w:rsidR="005523E3">
              <w:rPr>
                <w:noProof/>
                <w:webHidden/>
              </w:rPr>
              <w:instrText xml:space="preserve"> PAGEREF _Toc52322147 \h </w:instrText>
            </w:r>
            <w:r w:rsidR="005523E3">
              <w:rPr>
                <w:noProof/>
                <w:webHidden/>
              </w:rPr>
            </w:r>
            <w:r w:rsidR="005523E3">
              <w:rPr>
                <w:noProof/>
                <w:webHidden/>
              </w:rPr>
              <w:fldChar w:fldCharType="separate"/>
            </w:r>
            <w:r w:rsidR="005523E3">
              <w:rPr>
                <w:noProof/>
                <w:webHidden/>
              </w:rPr>
              <w:t>98</w:t>
            </w:r>
            <w:r w:rsidR="005523E3">
              <w:rPr>
                <w:noProof/>
                <w:webHidden/>
              </w:rPr>
              <w:fldChar w:fldCharType="end"/>
            </w:r>
          </w:hyperlink>
        </w:p>
        <w:p w14:paraId="7793EB79" w14:textId="071AE062" w:rsidR="005523E3" w:rsidRDefault="00262711">
          <w:pPr>
            <w:pStyle w:val="TOC2"/>
            <w:tabs>
              <w:tab w:val="left" w:pos="1100"/>
              <w:tab w:val="right" w:leader="dot" w:pos="8828"/>
            </w:tabs>
            <w:rPr>
              <w:rFonts w:asciiTheme="minorHAnsi" w:hAnsiTheme="minorHAnsi"/>
              <w:noProof/>
              <w:sz w:val="22"/>
              <w:lang w:val="es-PA" w:eastAsia="es-PA"/>
            </w:rPr>
          </w:pPr>
          <w:hyperlink w:anchor="_Toc52322148" w:history="1">
            <w:r w:rsidR="005523E3" w:rsidRPr="006D12AA">
              <w:rPr>
                <w:rStyle w:val="Hyperlink"/>
                <w:noProof/>
              </w:rPr>
              <w:t>5.3.2.</w:t>
            </w:r>
            <w:r w:rsidR="005523E3">
              <w:rPr>
                <w:rFonts w:asciiTheme="minorHAnsi" w:hAnsiTheme="minorHAnsi"/>
                <w:noProof/>
                <w:sz w:val="22"/>
                <w:lang w:val="es-PA" w:eastAsia="es-PA"/>
              </w:rPr>
              <w:tab/>
            </w:r>
            <w:r w:rsidR="005523E3" w:rsidRPr="006D12AA">
              <w:rPr>
                <w:rStyle w:val="Hyperlink"/>
                <w:noProof/>
              </w:rPr>
              <w:t>FUNCIONALIDADES PARA USUARIOS DE TIPO ESTUDIANTE</w:t>
            </w:r>
            <w:r w:rsidR="005523E3">
              <w:rPr>
                <w:noProof/>
                <w:webHidden/>
              </w:rPr>
              <w:tab/>
            </w:r>
            <w:r w:rsidR="005523E3">
              <w:rPr>
                <w:noProof/>
                <w:webHidden/>
              </w:rPr>
              <w:fldChar w:fldCharType="begin"/>
            </w:r>
            <w:r w:rsidR="005523E3">
              <w:rPr>
                <w:noProof/>
                <w:webHidden/>
              </w:rPr>
              <w:instrText xml:space="preserve"> PAGEREF _Toc52322148 \h </w:instrText>
            </w:r>
            <w:r w:rsidR="005523E3">
              <w:rPr>
                <w:noProof/>
                <w:webHidden/>
              </w:rPr>
            </w:r>
            <w:r w:rsidR="005523E3">
              <w:rPr>
                <w:noProof/>
                <w:webHidden/>
              </w:rPr>
              <w:fldChar w:fldCharType="separate"/>
            </w:r>
            <w:r w:rsidR="005523E3">
              <w:rPr>
                <w:noProof/>
                <w:webHidden/>
              </w:rPr>
              <w:t>100</w:t>
            </w:r>
            <w:r w:rsidR="005523E3">
              <w:rPr>
                <w:noProof/>
                <w:webHidden/>
              </w:rPr>
              <w:fldChar w:fldCharType="end"/>
            </w:r>
          </w:hyperlink>
        </w:p>
        <w:p w14:paraId="00BD6690" w14:textId="02D65C62" w:rsidR="005523E3" w:rsidRDefault="00262711">
          <w:pPr>
            <w:pStyle w:val="TOC2"/>
            <w:tabs>
              <w:tab w:val="left" w:pos="1320"/>
              <w:tab w:val="right" w:leader="dot" w:pos="8828"/>
            </w:tabs>
            <w:rPr>
              <w:rFonts w:asciiTheme="minorHAnsi" w:hAnsiTheme="minorHAnsi"/>
              <w:noProof/>
              <w:sz w:val="22"/>
              <w:lang w:val="es-PA" w:eastAsia="es-PA"/>
            </w:rPr>
          </w:pPr>
          <w:hyperlink w:anchor="_Toc52322149" w:history="1">
            <w:r w:rsidR="005523E3" w:rsidRPr="006D12AA">
              <w:rPr>
                <w:rStyle w:val="Hyperlink"/>
                <w:noProof/>
              </w:rPr>
              <w:t>5.3.2.1.</w:t>
            </w:r>
            <w:r w:rsidR="005523E3">
              <w:rPr>
                <w:rFonts w:asciiTheme="minorHAnsi" w:hAnsiTheme="minorHAnsi"/>
                <w:noProof/>
                <w:sz w:val="22"/>
                <w:lang w:val="es-PA" w:eastAsia="es-PA"/>
              </w:rPr>
              <w:tab/>
            </w:r>
            <w:r w:rsidR="005523E3" w:rsidRPr="006D12AA">
              <w:rPr>
                <w:rStyle w:val="Hyperlink"/>
                <w:noProof/>
              </w:rPr>
              <w:t>BÚSQUEDA DE TEMAS DE TRABAJO DE GRADUACIÓN</w:t>
            </w:r>
            <w:r w:rsidR="005523E3">
              <w:rPr>
                <w:noProof/>
                <w:webHidden/>
              </w:rPr>
              <w:tab/>
            </w:r>
            <w:r w:rsidR="005523E3">
              <w:rPr>
                <w:noProof/>
                <w:webHidden/>
              </w:rPr>
              <w:fldChar w:fldCharType="begin"/>
            </w:r>
            <w:r w:rsidR="005523E3">
              <w:rPr>
                <w:noProof/>
                <w:webHidden/>
              </w:rPr>
              <w:instrText xml:space="preserve"> PAGEREF _Toc52322149 \h </w:instrText>
            </w:r>
            <w:r w:rsidR="005523E3">
              <w:rPr>
                <w:noProof/>
                <w:webHidden/>
              </w:rPr>
            </w:r>
            <w:r w:rsidR="005523E3">
              <w:rPr>
                <w:noProof/>
                <w:webHidden/>
              </w:rPr>
              <w:fldChar w:fldCharType="separate"/>
            </w:r>
            <w:r w:rsidR="005523E3">
              <w:rPr>
                <w:noProof/>
                <w:webHidden/>
              </w:rPr>
              <w:t>100</w:t>
            </w:r>
            <w:r w:rsidR="005523E3">
              <w:rPr>
                <w:noProof/>
                <w:webHidden/>
              </w:rPr>
              <w:fldChar w:fldCharType="end"/>
            </w:r>
          </w:hyperlink>
        </w:p>
        <w:p w14:paraId="7D146179" w14:textId="1305B33E" w:rsidR="005523E3" w:rsidRDefault="00262711">
          <w:pPr>
            <w:pStyle w:val="TOC2"/>
            <w:tabs>
              <w:tab w:val="left" w:pos="1320"/>
              <w:tab w:val="right" w:leader="dot" w:pos="8828"/>
            </w:tabs>
            <w:rPr>
              <w:rFonts w:asciiTheme="minorHAnsi" w:hAnsiTheme="minorHAnsi"/>
              <w:noProof/>
              <w:sz w:val="22"/>
              <w:lang w:val="es-PA" w:eastAsia="es-PA"/>
            </w:rPr>
          </w:pPr>
          <w:hyperlink w:anchor="_Toc52322150" w:history="1">
            <w:r w:rsidR="005523E3" w:rsidRPr="006D12AA">
              <w:rPr>
                <w:rStyle w:val="Hyperlink"/>
                <w:noProof/>
              </w:rPr>
              <w:t>5.3.2.2.</w:t>
            </w:r>
            <w:r w:rsidR="005523E3">
              <w:rPr>
                <w:rFonts w:asciiTheme="minorHAnsi" w:hAnsiTheme="minorHAnsi"/>
                <w:noProof/>
                <w:sz w:val="22"/>
                <w:lang w:val="es-PA" w:eastAsia="es-PA"/>
              </w:rPr>
              <w:tab/>
            </w:r>
            <w:r w:rsidR="005523E3" w:rsidRPr="006D12AA">
              <w:rPr>
                <w:rStyle w:val="Hyperlink"/>
                <w:noProof/>
              </w:rPr>
              <w:t>MOSTRAR MÁS INFORMACIÓN DE UN TEMA DE GRADUACIÓN</w:t>
            </w:r>
            <w:r w:rsidR="005523E3">
              <w:rPr>
                <w:noProof/>
                <w:webHidden/>
              </w:rPr>
              <w:tab/>
            </w:r>
            <w:r w:rsidR="005523E3">
              <w:rPr>
                <w:noProof/>
                <w:webHidden/>
              </w:rPr>
              <w:fldChar w:fldCharType="begin"/>
            </w:r>
            <w:r w:rsidR="005523E3">
              <w:rPr>
                <w:noProof/>
                <w:webHidden/>
              </w:rPr>
              <w:instrText xml:space="preserve"> PAGEREF _Toc52322150 \h </w:instrText>
            </w:r>
            <w:r w:rsidR="005523E3">
              <w:rPr>
                <w:noProof/>
                <w:webHidden/>
              </w:rPr>
            </w:r>
            <w:r w:rsidR="005523E3">
              <w:rPr>
                <w:noProof/>
                <w:webHidden/>
              </w:rPr>
              <w:fldChar w:fldCharType="separate"/>
            </w:r>
            <w:r w:rsidR="005523E3">
              <w:rPr>
                <w:noProof/>
                <w:webHidden/>
              </w:rPr>
              <w:t>105</w:t>
            </w:r>
            <w:r w:rsidR="005523E3">
              <w:rPr>
                <w:noProof/>
                <w:webHidden/>
              </w:rPr>
              <w:fldChar w:fldCharType="end"/>
            </w:r>
          </w:hyperlink>
        </w:p>
        <w:p w14:paraId="11EC63E2" w14:textId="34A3A104" w:rsidR="005523E3" w:rsidRDefault="00262711">
          <w:pPr>
            <w:pStyle w:val="TOC2"/>
            <w:tabs>
              <w:tab w:val="left" w:pos="1320"/>
              <w:tab w:val="right" w:leader="dot" w:pos="8828"/>
            </w:tabs>
            <w:rPr>
              <w:rFonts w:asciiTheme="minorHAnsi" w:hAnsiTheme="minorHAnsi"/>
              <w:noProof/>
              <w:sz w:val="22"/>
              <w:lang w:val="es-PA" w:eastAsia="es-PA"/>
            </w:rPr>
          </w:pPr>
          <w:hyperlink w:anchor="_Toc52322151" w:history="1">
            <w:r w:rsidR="005523E3" w:rsidRPr="006D12AA">
              <w:rPr>
                <w:rStyle w:val="Hyperlink"/>
                <w:noProof/>
              </w:rPr>
              <w:t>5.3.2.3.</w:t>
            </w:r>
            <w:r w:rsidR="005523E3">
              <w:rPr>
                <w:rFonts w:asciiTheme="minorHAnsi" w:hAnsiTheme="minorHAnsi"/>
                <w:noProof/>
                <w:sz w:val="22"/>
                <w:lang w:val="es-PA" w:eastAsia="es-PA"/>
              </w:rPr>
              <w:tab/>
            </w:r>
            <w:r w:rsidR="005523E3" w:rsidRPr="006D12AA">
              <w:rPr>
                <w:rStyle w:val="Hyperlink"/>
                <w:noProof/>
              </w:rPr>
              <w:t>ENVÍO DE CORREO</w:t>
            </w:r>
            <w:r w:rsidR="005523E3">
              <w:rPr>
                <w:noProof/>
                <w:webHidden/>
              </w:rPr>
              <w:tab/>
            </w:r>
            <w:r w:rsidR="005523E3">
              <w:rPr>
                <w:noProof/>
                <w:webHidden/>
              </w:rPr>
              <w:fldChar w:fldCharType="begin"/>
            </w:r>
            <w:r w:rsidR="005523E3">
              <w:rPr>
                <w:noProof/>
                <w:webHidden/>
              </w:rPr>
              <w:instrText xml:space="preserve"> PAGEREF _Toc52322151 \h </w:instrText>
            </w:r>
            <w:r w:rsidR="005523E3">
              <w:rPr>
                <w:noProof/>
                <w:webHidden/>
              </w:rPr>
            </w:r>
            <w:r w:rsidR="005523E3">
              <w:rPr>
                <w:noProof/>
                <w:webHidden/>
              </w:rPr>
              <w:fldChar w:fldCharType="separate"/>
            </w:r>
            <w:r w:rsidR="005523E3">
              <w:rPr>
                <w:noProof/>
                <w:webHidden/>
              </w:rPr>
              <w:t>106</w:t>
            </w:r>
            <w:r w:rsidR="005523E3">
              <w:rPr>
                <w:noProof/>
                <w:webHidden/>
              </w:rPr>
              <w:fldChar w:fldCharType="end"/>
            </w:r>
          </w:hyperlink>
        </w:p>
        <w:p w14:paraId="34C09CF5" w14:textId="65C40DE3" w:rsidR="005523E3" w:rsidRDefault="00262711">
          <w:pPr>
            <w:pStyle w:val="TOC2"/>
            <w:tabs>
              <w:tab w:val="left" w:pos="1100"/>
              <w:tab w:val="right" w:leader="dot" w:pos="8828"/>
            </w:tabs>
            <w:rPr>
              <w:rFonts w:asciiTheme="minorHAnsi" w:hAnsiTheme="minorHAnsi"/>
              <w:noProof/>
              <w:sz w:val="22"/>
              <w:lang w:val="es-PA" w:eastAsia="es-PA"/>
            </w:rPr>
          </w:pPr>
          <w:hyperlink w:anchor="_Toc52322152" w:history="1">
            <w:r w:rsidR="005523E3" w:rsidRPr="006D12AA">
              <w:rPr>
                <w:rStyle w:val="Hyperlink"/>
                <w:noProof/>
              </w:rPr>
              <w:t>5.3.3.</w:t>
            </w:r>
            <w:r w:rsidR="005523E3">
              <w:rPr>
                <w:rFonts w:asciiTheme="minorHAnsi" w:hAnsiTheme="minorHAnsi"/>
                <w:noProof/>
                <w:sz w:val="22"/>
                <w:lang w:val="es-PA" w:eastAsia="es-PA"/>
              </w:rPr>
              <w:tab/>
            </w:r>
            <w:r w:rsidR="005523E3" w:rsidRPr="006D12AA">
              <w:rPr>
                <w:rStyle w:val="Hyperlink"/>
                <w:noProof/>
              </w:rPr>
              <w:t>FUNCIONALIDADES PARA USUARIOS TIPO PROFESOR E INVESTIGADOR</w:t>
            </w:r>
            <w:r w:rsidR="005523E3">
              <w:rPr>
                <w:noProof/>
                <w:webHidden/>
              </w:rPr>
              <w:tab/>
            </w:r>
            <w:r w:rsidR="005523E3">
              <w:rPr>
                <w:noProof/>
                <w:webHidden/>
              </w:rPr>
              <w:fldChar w:fldCharType="begin"/>
            </w:r>
            <w:r w:rsidR="005523E3">
              <w:rPr>
                <w:noProof/>
                <w:webHidden/>
              </w:rPr>
              <w:instrText xml:space="preserve"> PAGEREF _Toc52322152 \h </w:instrText>
            </w:r>
            <w:r w:rsidR="005523E3">
              <w:rPr>
                <w:noProof/>
                <w:webHidden/>
              </w:rPr>
            </w:r>
            <w:r w:rsidR="005523E3">
              <w:rPr>
                <w:noProof/>
                <w:webHidden/>
              </w:rPr>
              <w:fldChar w:fldCharType="separate"/>
            </w:r>
            <w:r w:rsidR="005523E3">
              <w:rPr>
                <w:noProof/>
                <w:webHidden/>
              </w:rPr>
              <w:t>109</w:t>
            </w:r>
            <w:r w:rsidR="005523E3">
              <w:rPr>
                <w:noProof/>
                <w:webHidden/>
              </w:rPr>
              <w:fldChar w:fldCharType="end"/>
            </w:r>
          </w:hyperlink>
        </w:p>
        <w:p w14:paraId="5C524442" w14:textId="172D653C" w:rsidR="005523E3" w:rsidRDefault="00262711">
          <w:pPr>
            <w:pStyle w:val="TOC2"/>
            <w:tabs>
              <w:tab w:val="left" w:pos="1320"/>
              <w:tab w:val="right" w:leader="dot" w:pos="8828"/>
            </w:tabs>
            <w:rPr>
              <w:rFonts w:asciiTheme="minorHAnsi" w:hAnsiTheme="minorHAnsi"/>
              <w:noProof/>
              <w:sz w:val="22"/>
              <w:lang w:val="es-PA" w:eastAsia="es-PA"/>
            </w:rPr>
          </w:pPr>
          <w:hyperlink w:anchor="_Toc52322153" w:history="1">
            <w:r w:rsidR="005523E3" w:rsidRPr="006D12AA">
              <w:rPr>
                <w:rStyle w:val="Hyperlink"/>
                <w:noProof/>
              </w:rPr>
              <w:t>5.3.3.1.</w:t>
            </w:r>
            <w:r w:rsidR="005523E3">
              <w:rPr>
                <w:rFonts w:asciiTheme="minorHAnsi" w:hAnsiTheme="minorHAnsi"/>
                <w:noProof/>
                <w:sz w:val="22"/>
                <w:lang w:val="es-PA" w:eastAsia="es-PA"/>
              </w:rPr>
              <w:tab/>
            </w:r>
            <w:r w:rsidR="005523E3" w:rsidRPr="006D12AA">
              <w:rPr>
                <w:rStyle w:val="Hyperlink"/>
                <w:noProof/>
              </w:rPr>
              <w:t>CONSULTA DE TEMAS DE GRADUACIÓN AGREGADOS</w:t>
            </w:r>
            <w:r w:rsidR="005523E3">
              <w:rPr>
                <w:noProof/>
                <w:webHidden/>
              </w:rPr>
              <w:tab/>
            </w:r>
            <w:r w:rsidR="005523E3">
              <w:rPr>
                <w:noProof/>
                <w:webHidden/>
              </w:rPr>
              <w:fldChar w:fldCharType="begin"/>
            </w:r>
            <w:r w:rsidR="005523E3">
              <w:rPr>
                <w:noProof/>
                <w:webHidden/>
              </w:rPr>
              <w:instrText xml:space="preserve"> PAGEREF _Toc52322153 \h </w:instrText>
            </w:r>
            <w:r w:rsidR="005523E3">
              <w:rPr>
                <w:noProof/>
                <w:webHidden/>
              </w:rPr>
            </w:r>
            <w:r w:rsidR="005523E3">
              <w:rPr>
                <w:noProof/>
                <w:webHidden/>
              </w:rPr>
              <w:fldChar w:fldCharType="separate"/>
            </w:r>
            <w:r w:rsidR="005523E3">
              <w:rPr>
                <w:noProof/>
                <w:webHidden/>
              </w:rPr>
              <w:t>109</w:t>
            </w:r>
            <w:r w:rsidR="005523E3">
              <w:rPr>
                <w:noProof/>
                <w:webHidden/>
              </w:rPr>
              <w:fldChar w:fldCharType="end"/>
            </w:r>
          </w:hyperlink>
        </w:p>
        <w:p w14:paraId="5B118F56" w14:textId="4DE22602" w:rsidR="005523E3" w:rsidRDefault="00262711">
          <w:pPr>
            <w:pStyle w:val="TOC2"/>
            <w:tabs>
              <w:tab w:val="left" w:pos="1320"/>
              <w:tab w:val="right" w:leader="dot" w:pos="8828"/>
            </w:tabs>
            <w:rPr>
              <w:rFonts w:asciiTheme="minorHAnsi" w:hAnsiTheme="minorHAnsi"/>
              <w:noProof/>
              <w:sz w:val="22"/>
              <w:lang w:val="es-PA" w:eastAsia="es-PA"/>
            </w:rPr>
          </w:pPr>
          <w:hyperlink w:anchor="_Toc52322154" w:history="1">
            <w:r w:rsidR="005523E3" w:rsidRPr="006D12AA">
              <w:rPr>
                <w:rStyle w:val="Hyperlink"/>
                <w:noProof/>
              </w:rPr>
              <w:t>5.3.3.2.</w:t>
            </w:r>
            <w:r w:rsidR="005523E3">
              <w:rPr>
                <w:rFonts w:asciiTheme="minorHAnsi" w:hAnsiTheme="minorHAnsi"/>
                <w:noProof/>
                <w:sz w:val="22"/>
                <w:lang w:val="es-PA" w:eastAsia="es-PA"/>
              </w:rPr>
              <w:tab/>
            </w:r>
            <w:r w:rsidR="005523E3" w:rsidRPr="006D12AA">
              <w:rPr>
                <w:rStyle w:val="Hyperlink"/>
                <w:noProof/>
              </w:rPr>
              <w:t>ACTUALIZAR TEMA DE TRABAJO DE GRADUACIÓN</w:t>
            </w:r>
            <w:r w:rsidR="005523E3">
              <w:rPr>
                <w:noProof/>
                <w:webHidden/>
              </w:rPr>
              <w:tab/>
            </w:r>
            <w:r w:rsidR="005523E3">
              <w:rPr>
                <w:noProof/>
                <w:webHidden/>
              </w:rPr>
              <w:fldChar w:fldCharType="begin"/>
            </w:r>
            <w:r w:rsidR="005523E3">
              <w:rPr>
                <w:noProof/>
                <w:webHidden/>
              </w:rPr>
              <w:instrText xml:space="preserve"> PAGEREF _Toc52322154 \h </w:instrText>
            </w:r>
            <w:r w:rsidR="005523E3">
              <w:rPr>
                <w:noProof/>
                <w:webHidden/>
              </w:rPr>
            </w:r>
            <w:r w:rsidR="005523E3">
              <w:rPr>
                <w:noProof/>
                <w:webHidden/>
              </w:rPr>
              <w:fldChar w:fldCharType="separate"/>
            </w:r>
            <w:r w:rsidR="005523E3">
              <w:rPr>
                <w:noProof/>
                <w:webHidden/>
              </w:rPr>
              <w:t>112</w:t>
            </w:r>
            <w:r w:rsidR="005523E3">
              <w:rPr>
                <w:noProof/>
                <w:webHidden/>
              </w:rPr>
              <w:fldChar w:fldCharType="end"/>
            </w:r>
          </w:hyperlink>
        </w:p>
        <w:p w14:paraId="4BB4BDA5" w14:textId="2A619157" w:rsidR="005523E3" w:rsidRDefault="00262711">
          <w:pPr>
            <w:pStyle w:val="TOC2"/>
            <w:tabs>
              <w:tab w:val="left" w:pos="1320"/>
              <w:tab w:val="right" w:leader="dot" w:pos="8828"/>
            </w:tabs>
            <w:rPr>
              <w:rFonts w:asciiTheme="minorHAnsi" w:hAnsiTheme="minorHAnsi"/>
              <w:noProof/>
              <w:sz w:val="22"/>
              <w:lang w:val="es-PA" w:eastAsia="es-PA"/>
            </w:rPr>
          </w:pPr>
          <w:hyperlink w:anchor="_Toc52322155" w:history="1">
            <w:r w:rsidR="005523E3" w:rsidRPr="006D12AA">
              <w:rPr>
                <w:rStyle w:val="Hyperlink"/>
                <w:noProof/>
              </w:rPr>
              <w:t>5.3.3.3.</w:t>
            </w:r>
            <w:r w:rsidR="005523E3">
              <w:rPr>
                <w:rFonts w:asciiTheme="minorHAnsi" w:hAnsiTheme="minorHAnsi"/>
                <w:noProof/>
                <w:sz w:val="22"/>
                <w:lang w:val="es-PA" w:eastAsia="es-PA"/>
              </w:rPr>
              <w:tab/>
            </w:r>
            <w:r w:rsidR="005523E3" w:rsidRPr="006D12AA">
              <w:rPr>
                <w:rStyle w:val="Hyperlink"/>
                <w:noProof/>
              </w:rPr>
              <w:t>ELIMINAR TEMA DE TRABAJO DE GRADUACIÓN</w:t>
            </w:r>
            <w:r w:rsidR="005523E3">
              <w:rPr>
                <w:noProof/>
                <w:webHidden/>
              </w:rPr>
              <w:tab/>
            </w:r>
            <w:r w:rsidR="005523E3">
              <w:rPr>
                <w:noProof/>
                <w:webHidden/>
              </w:rPr>
              <w:fldChar w:fldCharType="begin"/>
            </w:r>
            <w:r w:rsidR="005523E3">
              <w:rPr>
                <w:noProof/>
                <w:webHidden/>
              </w:rPr>
              <w:instrText xml:space="preserve"> PAGEREF _Toc52322155 \h </w:instrText>
            </w:r>
            <w:r w:rsidR="005523E3">
              <w:rPr>
                <w:noProof/>
                <w:webHidden/>
              </w:rPr>
            </w:r>
            <w:r w:rsidR="005523E3">
              <w:rPr>
                <w:noProof/>
                <w:webHidden/>
              </w:rPr>
              <w:fldChar w:fldCharType="separate"/>
            </w:r>
            <w:r w:rsidR="005523E3">
              <w:rPr>
                <w:noProof/>
                <w:webHidden/>
              </w:rPr>
              <w:t>117</w:t>
            </w:r>
            <w:r w:rsidR="005523E3">
              <w:rPr>
                <w:noProof/>
                <w:webHidden/>
              </w:rPr>
              <w:fldChar w:fldCharType="end"/>
            </w:r>
          </w:hyperlink>
        </w:p>
        <w:p w14:paraId="6FDC2FE4" w14:textId="1970BAC5" w:rsidR="005523E3" w:rsidRDefault="00262711">
          <w:pPr>
            <w:pStyle w:val="TOC2"/>
            <w:tabs>
              <w:tab w:val="left" w:pos="1320"/>
              <w:tab w:val="right" w:leader="dot" w:pos="8828"/>
            </w:tabs>
            <w:rPr>
              <w:rFonts w:asciiTheme="minorHAnsi" w:hAnsiTheme="minorHAnsi"/>
              <w:noProof/>
              <w:sz w:val="22"/>
              <w:lang w:val="es-PA" w:eastAsia="es-PA"/>
            </w:rPr>
          </w:pPr>
          <w:hyperlink w:anchor="_Toc52322156" w:history="1">
            <w:r w:rsidR="005523E3" w:rsidRPr="006D12AA">
              <w:rPr>
                <w:rStyle w:val="Hyperlink"/>
                <w:noProof/>
              </w:rPr>
              <w:t>5.3.3.4.</w:t>
            </w:r>
            <w:r w:rsidR="005523E3">
              <w:rPr>
                <w:rFonts w:asciiTheme="minorHAnsi" w:hAnsiTheme="minorHAnsi"/>
                <w:noProof/>
                <w:sz w:val="22"/>
                <w:lang w:val="es-PA" w:eastAsia="es-PA"/>
              </w:rPr>
              <w:tab/>
            </w:r>
            <w:r w:rsidR="005523E3" w:rsidRPr="006D12AA">
              <w:rPr>
                <w:rStyle w:val="Hyperlink"/>
                <w:noProof/>
              </w:rPr>
              <w:t>AGREGAR UN NUEVO TEMA DE TRABAJO DE GRADUACIÓN</w:t>
            </w:r>
            <w:r w:rsidR="005523E3">
              <w:rPr>
                <w:noProof/>
                <w:webHidden/>
              </w:rPr>
              <w:tab/>
            </w:r>
            <w:r w:rsidR="005523E3">
              <w:rPr>
                <w:noProof/>
                <w:webHidden/>
              </w:rPr>
              <w:fldChar w:fldCharType="begin"/>
            </w:r>
            <w:r w:rsidR="005523E3">
              <w:rPr>
                <w:noProof/>
                <w:webHidden/>
              </w:rPr>
              <w:instrText xml:space="preserve"> PAGEREF _Toc52322156 \h </w:instrText>
            </w:r>
            <w:r w:rsidR="005523E3">
              <w:rPr>
                <w:noProof/>
                <w:webHidden/>
              </w:rPr>
            </w:r>
            <w:r w:rsidR="005523E3">
              <w:rPr>
                <w:noProof/>
                <w:webHidden/>
              </w:rPr>
              <w:fldChar w:fldCharType="separate"/>
            </w:r>
            <w:r w:rsidR="005523E3">
              <w:rPr>
                <w:noProof/>
                <w:webHidden/>
              </w:rPr>
              <w:t>120</w:t>
            </w:r>
            <w:r w:rsidR="005523E3">
              <w:rPr>
                <w:noProof/>
                <w:webHidden/>
              </w:rPr>
              <w:fldChar w:fldCharType="end"/>
            </w:r>
          </w:hyperlink>
        </w:p>
        <w:p w14:paraId="6D262C92" w14:textId="2C42CCF4" w:rsidR="005523E3" w:rsidRDefault="00262711">
          <w:pPr>
            <w:pStyle w:val="TOC2"/>
            <w:tabs>
              <w:tab w:val="left" w:pos="880"/>
              <w:tab w:val="right" w:leader="dot" w:pos="8828"/>
            </w:tabs>
            <w:rPr>
              <w:rFonts w:asciiTheme="minorHAnsi" w:hAnsiTheme="minorHAnsi"/>
              <w:noProof/>
              <w:sz w:val="22"/>
              <w:lang w:val="es-PA" w:eastAsia="es-PA"/>
            </w:rPr>
          </w:pPr>
          <w:hyperlink w:anchor="_Toc52322157" w:history="1">
            <w:r w:rsidR="005523E3" w:rsidRPr="006D12AA">
              <w:rPr>
                <w:rStyle w:val="Hyperlink"/>
                <w:noProof/>
              </w:rPr>
              <w:t>5.4.</w:t>
            </w:r>
            <w:r w:rsidR="005523E3">
              <w:rPr>
                <w:rFonts w:asciiTheme="minorHAnsi" w:hAnsiTheme="minorHAnsi"/>
                <w:noProof/>
                <w:sz w:val="22"/>
                <w:lang w:val="es-PA" w:eastAsia="es-PA"/>
              </w:rPr>
              <w:tab/>
            </w:r>
            <w:r w:rsidR="005523E3" w:rsidRPr="006D12AA">
              <w:rPr>
                <w:rStyle w:val="Hyperlink"/>
                <w:noProof/>
              </w:rPr>
              <w:t>INTERFAZ GRÁFICA</w:t>
            </w:r>
            <w:r w:rsidR="005523E3">
              <w:rPr>
                <w:noProof/>
                <w:webHidden/>
              </w:rPr>
              <w:tab/>
            </w:r>
            <w:r w:rsidR="005523E3">
              <w:rPr>
                <w:noProof/>
                <w:webHidden/>
              </w:rPr>
              <w:fldChar w:fldCharType="begin"/>
            </w:r>
            <w:r w:rsidR="005523E3">
              <w:rPr>
                <w:noProof/>
                <w:webHidden/>
              </w:rPr>
              <w:instrText xml:space="preserve"> PAGEREF _Toc52322157 \h </w:instrText>
            </w:r>
            <w:r w:rsidR="005523E3">
              <w:rPr>
                <w:noProof/>
                <w:webHidden/>
              </w:rPr>
            </w:r>
            <w:r w:rsidR="005523E3">
              <w:rPr>
                <w:noProof/>
                <w:webHidden/>
              </w:rPr>
              <w:fldChar w:fldCharType="separate"/>
            </w:r>
            <w:r w:rsidR="005523E3">
              <w:rPr>
                <w:noProof/>
                <w:webHidden/>
              </w:rPr>
              <w:t>123</w:t>
            </w:r>
            <w:r w:rsidR="005523E3">
              <w:rPr>
                <w:noProof/>
                <w:webHidden/>
              </w:rPr>
              <w:fldChar w:fldCharType="end"/>
            </w:r>
          </w:hyperlink>
        </w:p>
        <w:p w14:paraId="6C88C8DC" w14:textId="73B69520" w:rsidR="005523E3" w:rsidRDefault="00262711">
          <w:pPr>
            <w:pStyle w:val="TOC2"/>
            <w:tabs>
              <w:tab w:val="left" w:pos="1100"/>
              <w:tab w:val="right" w:leader="dot" w:pos="8828"/>
            </w:tabs>
            <w:rPr>
              <w:rFonts w:asciiTheme="minorHAnsi" w:hAnsiTheme="minorHAnsi"/>
              <w:noProof/>
              <w:sz w:val="22"/>
              <w:lang w:val="es-PA" w:eastAsia="es-PA"/>
            </w:rPr>
          </w:pPr>
          <w:hyperlink w:anchor="_Toc52322158" w:history="1">
            <w:r w:rsidR="005523E3" w:rsidRPr="006D12AA">
              <w:rPr>
                <w:rStyle w:val="Hyperlink"/>
                <w:noProof/>
              </w:rPr>
              <w:t>5.4.1.</w:t>
            </w:r>
            <w:r w:rsidR="005523E3">
              <w:rPr>
                <w:rFonts w:asciiTheme="minorHAnsi" w:hAnsiTheme="minorHAnsi"/>
                <w:noProof/>
                <w:sz w:val="22"/>
                <w:lang w:val="es-PA" w:eastAsia="es-PA"/>
              </w:rPr>
              <w:tab/>
            </w:r>
            <w:r w:rsidR="005523E3" w:rsidRPr="006D12AA">
              <w:rPr>
                <w:rStyle w:val="Hyperlink"/>
                <w:noProof/>
              </w:rPr>
              <w:t>VISTAS COMUNES</w:t>
            </w:r>
            <w:r w:rsidR="005523E3">
              <w:rPr>
                <w:noProof/>
                <w:webHidden/>
              </w:rPr>
              <w:tab/>
            </w:r>
            <w:r w:rsidR="005523E3">
              <w:rPr>
                <w:noProof/>
                <w:webHidden/>
              </w:rPr>
              <w:fldChar w:fldCharType="begin"/>
            </w:r>
            <w:r w:rsidR="005523E3">
              <w:rPr>
                <w:noProof/>
                <w:webHidden/>
              </w:rPr>
              <w:instrText xml:space="preserve"> PAGEREF _Toc52322158 \h </w:instrText>
            </w:r>
            <w:r w:rsidR="005523E3">
              <w:rPr>
                <w:noProof/>
                <w:webHidden/>
              </w:rPr>
            </w:r>
            <w:r w:rsidR="005523E3">
              <w:rPr>
                <w:noProof/>
                <w:webHidden/>
              </w:rPr>
              <w:fldChar w:fldCharType="separate"/>
            </w:r>
            <w:r w:rsidR="005523E3">
              <w:rPr>
                <w:noProof/>
                <w:webHidden/>
              </w:rPr>
              <w:t>123</w:t>
            </w:r>
            <w:r w:rsidR="005523E3">
              <w:rPr>
                <w:noProof/>
                <w:webHidden/>
              </w:rPr>
              <w:fldChar w:fldCharType="end"/>
            </w:r>
          </w:hyperlink>
        </w:p>
        <w:p w14:paraId="568E8872" w14:textId="08465F57" w:rsidR="005523E3" w:rsidRDefault="00262711">
          <w:pPr>
            <w:pStyle w:val="TOC2"/>
            <w:tabs>
              <w:tab w:val="left" w:pos="1320"/>
              <w:tab w:val="right" w:leader="dot" w:pos="8828"/>
            </w:tabs>
            <w:rPr>
              <w:rFonts w:asciiTheme="minorHAnsi" w:hAnsiTheme="minorHAnsi"/>
              <w:noProof/>
              <w:sz w:val="22"/>
              <w:lang w:val="es-PA" w:eastAsia="es-PA"/>
            </w:rPr>
          </w:pPr>
          <w:hyperlink w:anchor="_Toc52322159" w:history="1">
            <w:r w:rsidR="005523E3" w:rsidRPr="006D12AA">
              <w:rPr>
                <w:rStyle w:val="Hyperlink"/>
                <w:noProof/>
              </w:rPr>
              <w:t>5.4.1.1.</w:t>
            </w:r>
            <w:r w:rsidR="005523E3">
              <w:rPr>
                <w:rFonts w:asciiTheme="minorHAnsi" w:hAnsiTheme="minorHAnsi"/>
                <w:noProof/>
                <w:sz w:val="22"/>
                <w:lang w:val="es-PA" w:eastAsia="es-PA"/>
              </w:rPr>
              <w:tab/>
            </w:r>
            <w:r w:rsidR="005523E3" w:rsidRPr="006D12AA">
              <w:rPr>
                <w:rStyle w:val="Hyperlink"/>
                <w:noProof/>
              </w:rPr>
              <w:t>CABECERA</w:t>
            </w:r>
            <w:r w:rsidR="005523E3">
              <w:rPr>
                <w:noProof/>
                <w:webHidden/>
              </w:rPr>
              <w:tab/>
            </w:r>
            <w:r w:rsidR="005523E3">
              <w:rPr>
                <w:noProof/>
                <w:webHidden/>
              </w:rPr>
              <w:fldChar w:fldCharType="begin"/>
            </w:r>
            <w:r w:rsidR="005523E3">
              <w:rPr>
                <w:noProof/>
                <w:webHidden/>
              </w:rPr>
              <w:instrText xml:space="preserve"> PAGEREF _Toc52322159 \h </w:instrText>
            </w:r>
            <w:r w:rsidR="005523E3">
              <w:rPr>
                <w:noProof/>
                <w:webHidden/>
              </w:rPr>
            </w:r>
            <w:r w:rsidR="005523E3">
              <w:rPr>
                <w:noProof/>
                <w:webHidden/>
              </w:rPr>
              <w:fldChar w:fldCharType="separate"/>
            </w:r>
            <w:r w:rsidR="005523E3">
              <w:rPr>
                <w:noProof/>
                <w:webHidden/>
              </w:rPr>
              <w:t>123</w:t>
            </w:r>
            <w:r w:rsidR="005523E3">
              <w:rPr>
                <w:noProof/>
                <w:webHidden/>
              </w:rPr>
              <w:fldChar w:fldCharType="end"/>
            </w:r>
          </w:hyperlink>
        </w:p>
        <w:p w14:paraId="3515663D" w14:textId="7EB24070" w:rsidR="005523E3" w:rsidRDefault="00262711">
          <w:pPr>
            <w:pStyle w:val="TOC2"/>
            <w:tabs>
              <w:tab w:val="left" w:pos="1320"/>
              <w:tab w:val="right" w:leader="dot" w:pos="8828"/>
            </w:tabs>
            <w:rPr>
              <w:rFonts w:asciiTheme="minorHAnsi" w:hAnsiTheme="minorHAnsi"/>
              <w:noProof/>
              <w:sz w:val="22"/>
              <w:lang w:val="es-PA" w:eastAsia="es-PA"/>
            </w:rPr>
          </w:pPr>
          <w:hyperlink w:anchor="_Toc52322160" w:history="1">
            <w:r w:rsidR="005523E3" w:rsidRPr="006D12AA">
              <w:rPr>
                <w:rStyle w:val="Hyperlink"/>
                <w:noProof/>
              </w:rPr>
              <w:t>5.4.1.2.</w:t>
            </w:r>
            <w:r w:rsidR="005523E3">
              <w:rPr>
                <w:rFonts w:asciiTheme="minorHAnsi" w:hAnsiTheme="minorHAnsi"/>
                <w:noProof/>
                <w:sz w:val="22"/>
                <w:lang w:val="es-PA" w:eastAsia="es-PA"/>
              </w:rPr>
              <w:tab/>
            </w:r>
            <w:r w:rsidR="005523E3" w:rsidRPr="006D12AA">
              <w:rPr>
                <w:rStyle w:val="Hyperlink"/>
                <w:noProof/>
              </w:rPr>
              <w:t>FOOTER</w:t>
            </w:r>
            <w:r w:rsidR="005523E3">
              <w:rPr>
                <w:noProof/>
                <w:webHidden/>
              </w:rPr>
              <w:tab/>
            </w:r>
            <w:r w:rsidR="005523E3">
              <w:rPr>
                <w:noProof/>
                <w:webHidden/>
              </w:rPr>
              <w:fldChar w:fldCharType="begin"/>
            </w:r>
            <w:r w:rsidR="005523E3">
              <w:rPr>
                <w:noProof/>
                <w:webHidden/>
              </w:rPr>
              <w:instrText xml:space="preserve"> PAGEREF _Toc52322160 \h </w:instrText>
            </w:r>
            <w:r w:rsidR="005523E3">
              <w:rPr>
                <w:noProof/>
                <w:webHidden/>
              </w:rPr>
            </w:r>
            <w:r w:rsidR="005523E3">
              <w:rPr>
                <w:noProof/>
                <w:webHidden/>
              </w:rPr>
              <w:fldChar w:fldCharType="separate"/>
            </w:r>
            <w:r w:rsidR="005523E3">
              <w:rPr>
                <w:noProof/>
                <w:webHidden/>
              </w:rPr>
              <w:t>124</w:t>
            </w:r>
            <w:r w:rsidR="005523E3">
              <w:rPr>
                <w:noProof/>
                <w:webHidden/>
              </w:rPr>
              <w:fldChar w:fldCharType="end"/>
            </w:r>
          </w:hyperlink>
        </w:p>
        <w:p w14:paraId="1100106C" w14:textId="49380AF7" w:rsidR="005523E3" w:rsidRDefault="00262711">
          <w:pPr>
            <w:pStyle w:val="TOC2"/>
            <w:tabs>
              <w:tab w:val="left" w:pos="1320"/>
              <w:tab w:val="right" w:leader="dot" w:pos="8828"/>
            </w:tabs>
            <w:rPr>
              <w:rFonts w:asciiTheme="minorHAnsi" w:hAnsiTheme="minorHAnsi"/>
              <w:noProof/>
              <w:sz w:val="22"/>
              <w:lang w:val="es-PA" w:eastAsia="es-PA"/>
            </w:rPr>
          </w:pPr>
          <w:hyperlink w:anchor="_Toc52322161" w:history="1">
            <w:r w:rsidR="005523E3" w:rsidRPr="006D12AA">
              <w:rPr>
                <w:rStyle w:val="Hyperlink"/>
                <w:noProof/>
              </w:rPr>
              <w:t>5.4.1.3.</w:t>
            </w:r>
            <w:r w:rsidR="005523E3">
              <w:rPr>
                <w:rFonts w:asciiTheme="minorHAnsi" w:hAnsiTheme="minorHAnsi"/>
                <w:noProof/>
                <w:sz w:val="22"/>
                <w:lang w:val="es-PA" w:eastAsia="es-PA"/>
              </w:rPr>
              <w:tab/>
            </w:r>
            <w:r w:rsidR="005523E3" w:rsidRPr="006D12AA">
              <w:rPr>
                <w:rStyle w:val="Hyperlink"/>
                <w:noProof/>
              </w:rPr>
              <w:t>INICIO DE SESIÓN</w:t>
            </w:r>
            <w:r w:rsidR="005523E3">
              <w:rPr>
                <w:noProof/>
                <w:webHidden/>
              </w:rPr>
              <w:tab/>
            </w:r>
            <w:r w:rsidR="005523E3">
              <w:rPr>
                <w:noProof/>
                <w:webHidden/>
              </w:rPr>
              <w:fldChar w:fldCharType="begin"/>
            </w:r>
            <w:r w:rsidR="005523E3">
              <w:rPr>
                <w:noProof/>
                <w:webHidden/>
              </w:rPr>
              <w:instrText xml:space="preserve"> PAGEREF _Toc52322161 \h </w:instrText>
            </w:r>
            <w:r w:rsidR="005523E3">
              <w:rPr>
                <w:noProof/>
                <w:webHidden/>
              </w:rPr>
            </w:r>
            <w:r w:rsidR="005523E3">
              <w:rPr>
                <w:noProof/>
                <w:webHidden/>
              </w:rPr>
              <w:fldChar w:fldCharType="separate"/>
            </w:r>
            <w:r w:rsidR="005523E3">
              <w:rPr>
                <w:noProof/>
                <w:webHidden/>
              </w:rPr>
              <w:t>125</w:t>
            </w:r>
            <w:r w:rsidR="005523E3">
              <w:rPr>
                <w:noProof/>
                <w:webHidden/>
              </w:rPr>
              <w:fldChar w:fldCharType="end"/>
            </w:r>
          </w:hyperlink>
        </w:p>
        <w:p w14:paraId="4A82C60B" w14:textId="7E531378" w:rsidR="005523E3" w:rsidRDefault="00262711">
          <w:pPr>
            <w:pStyle w:val="TOC2"/>
            <w:tabs>
              <w:tab w:val="left" w:pos="1320"/>
              <w:tab w:val="right" w:leader="dot" w:pos="8828"/>
            </w:tabs>
            <w:rPr>
              <w:rFonts w:asciiTheme="minorHAnsi" w:hAnsiTheme="minorHAnsi"/>
              <w:noProof/>
              <w:sz w:val="22"/>
              <w:lang w:val="es-PA" w:eastAsia="es-PA"/>
            </w:rPr>
          </w:pPr>
          <w:hyperlink w:anchor="_Toc52322162" w:history="1">
            <w:r w:rsidR="005523E3" w:rsidRPr="006D12AA">
              <w:rPr>
                <w:rStyle w:val="Hyperlink"/>
                <w:noProof/>
              </w:rPr>
              <w:t>5.4.1.4.</w:t>
            </w:r>
            <w:r w:rsidR="005523E3">
              <w:rPr>
                <w:rFonts w:asciiTheme="minorHAnsi" w:hAnsiTheme="minorHAnsi"/>
                <w:noProof/>
                <w:sz w:val="22"/>
                <w:lang w:val="es-PA" w:eastAsia="es-PA"/>
              </w:rPr>
              <w:tab/>
            </w:r>
            <w:r w:rsidR="005523E3" w:rsidRPr="006D12AA">
              <w:rPr>
                <w:rStyle w:val="Hyperlink"/>
                <w:noProof/>
              </w:rPr>
              <w:t>NOTIFICACIONES</w:t>
            </w:r>
            <w:r w:rsidR="005523E3">
              <w:rPr>
                <w:noProof/>
                <w:webHidden/>
              </w:rPr>
              <w:tab/>
            </w:r>
            <w:r w:rsidR="005523E3">
              <w:rPr>
                <w:noProof/>
                <w:webHidden/>
              </w:rPr>
              <w:fldChar w:fldCharType="begin"/>
            </w:r>
            <w:r w:rsidR="005523E3">
              <w:rPr>
                <w:noProof/>
                <w:webHidden/>
              </w:rPr>
              <w:instrText xml:space="preserve"> PAGEREF _Toc52322162 \h </w:instrText>
            </w:r>
            <w:r w:rsidR="005523E3">
              <w:rPr>
                <w:noProof/>
                <w:webHidden/>
              </w:rPr>
            </w:r>
            <w:r w:rsidR="005523E3">
              <w:rPr>
                <w:noProof/>
                <w:webHidden/>
              </w:rPr>
              <w:fldChar w:fldCharType="separate"/>
            </w:r>
            <w:r w:rsidR="005523E3">
              <w:rPr>
                <w:noProof/>
                <w:webHidden/>
              </w:rPr>
              <w:t>125</w:t>
            </w:r>
            <w:r w:rsidR="005523E3">
              <w:rPr>
                <w:noProof/>
                <w:webHidden/>
              </w:rPr>
              <w:fldChar w:fldCharType="end"/>
            </w:r>
          </w:hyperlink>
        </w:p>
        <w:p w14:paraId="15F4606D" w14:textId="69E382B3" w:rsidR="005523E3" w:rsidRDefault="00262711">
          <w:pPr>
            <w:pStyle w:val="TOC2"/>
            <w:tabs>
              <w:tab w:val="left" w:pos="1100"/>
              <w:tab w:val="right" w:leader="dot" w:pos="8828"/>
            </w:tabs>
            <w:rPr>
              <w:rFonts w:asciiTheme="minorHAnsi" w:hAnsiTheme="minorHAnsi"/>
              <w:noProof/>
              <w:sz w:val="22"/>
              <w:lang w:val="es-PA" w:eastAsia="es-PA"/>
            </w:rPr>
          </w:pPr>
          <w:hyperlink w:anchor="_Toc52322163" w:history="1">
            <w:r w:rsidR="005523E3" w:rsidRPr="006D12AA">
              <w:rPr>
                <w:rStyle w:val="Hyperlink"/>
                <w:noProof/>
              </w:rPr>
              <w:t>5.4.2.</w:t>
            </w:r>
            <w:r w:rsidR="005523E3">
              <w:rPr>
                <w:rFonts w:asciiTheme="minorHAnsi" w:hAnsiTheme="minorHAnsi"/>
                <w:noProof/>
                <w:sz w:val="22"/>
                <w:lang w:val="es-PA" w:eastAsia="es-PA"/>
              </w:rPr>
              <w:tab/>
            </w:r>
            <w:r w:rsidR="005523E3" w:rsidRPr="006D12AA">
              <w:rPr>
                <w:rStyle w:val="Hyperlink"/>
                <w:noProof/>
              </w:rPr>
              <w:t>PÁGINA PRINCIPAL DE ESTUDIANTES</w:t>
            </w:r>
            <w:r w:rsidR="005523E3">
              <w:rPr>
                <w:noProof/>
                <w:webHidden/>
              </w:rPr>
              <w:tab/>
            </w:r>
            <w:r w:rsidR="005523E3">
              <w:rPr>
                <w:noProof/>
                <w:webHidden/>
              </w:rPr>
              <w:fldChar w:fldCharType="begin"/>
            </w:r>
            <w:r w:rsidR="005523E3">
              <w:rPr>
                <w:noProof/>
                <w:webHidden/>
              </w:rPr>
              <w:instrText xml:space="preserve"> PAGEREF _Toc52322163 \h </w:instrText>
            </w:r>
            <w:r w:rsidR="005523E3">
              <w:rPr>
                <w:noProof/>
                <w:webHidden/>
              </w:rPr>
            </w:r>
            <w:r w:rsidR="005523E3">
              <w:rPr>
                <w:noProof/>
                <w:webHidden/>
              </w:rPr>
              <w:fldChar w:fldCharType="separate"/>
            </w:r>
            <w:r w:rsidR="005523E3">
              <w:rPr>
                <w:noProof/>
                <w:webHidden/>
              </w:rPr>
              <w:t>126</w:t>
            </w:r>
            <w:r w:rsidR="005523E3">
              <w:rPr>
                <w:noProof/>
                <w:webHidden/>
              </w:rPr>
              <w:fldChar w:fldCharType="end"/>
            </w:r>
          </w:hyperlink>
        </w:p>
        <w:p w14:paraId="5B23F390" w14:textId="34868EE0" w:rsidR="005523E3" w:rsidRDefault="00262711">
          <w:pPr>
            <w:pStyle w:val="TOC2"/>
            <w:tabs>
              <w:tab w:val="left" w:pos="1320"/>
              <w:tab w:val="right" w:leader="dot" w:pos="8828"/>
            </w:tabs>
            <w:rPr>
              <w:rFonts w:asciiTheme="minorHAnsi" w:hAnsiTheme="minorHAnsi"/>
              <w:noProof/>
              <w:sz w:val="22"/>
              <w:lang w:val="es-PA" w:eastAsia="es-PA"/>
            </w:rPr>
          </w:pPr>
          <w:hyperlink w:anchor="_Toc52322164" w:history="1">
            <w:r w:rsidR="005523E3" w:rsidRPr="006D12AA">
              <w:rPr>
                <w:rStyle w:val="Hyperlink"/>
                <w:noProof/>
              </w:rPr>
              <w:t>5.4.2.1.</w:t>
            </w:r>
            <w:r w:rsidR="005523E3">
              <w:rPr>
                <w:rFonts w:asciiTheme="minorHAnsi" w:hAnsiTheme="minorHAnsi"/>
                <w:noProof/>
                <w:sz w:val="22"/>
                <w:lang w:val="es-PA" w:eastAsia="es-PA"/>
              </w:rPr>
              <w:tab/>
            </w:r>
            <w:r w:rsidR="005523E3" w:rsidRPr="006D12AA">
              <w:rPr>
                <w:rStyle w:val="Hyperlink"/>
                <w:noProof/>
              </w:rPr>
              <w:t>FORMULARIO DE BÚSQUEDA</w:t>
            </w:r>
            <w:r w:rsidR="005523E3">
              <w:rPr>
                <w:noProof/>
                <w:webHidden/>
              </w:rPr>
              <w:tab/>
            </w:r>
            <w:r w:rsidR="005523E3">
              <w:rPr>
                <w:noProof/>
                <w:webHidden/>
              </w:rPr>
              <w:fldChar w:fldCharType="begin"/>
            </w:r>
            <w:r w:rsidR="005523E3">
              <w:rPr>
                <w:noProof/>
                <w:webHidden/>
              </w:rPr>
              <w:instrText xml:space="preserve"> PAGEREF _Toc52322164 \h </w:instrText>
            </w:r>
            <w:r w:rsidR="005523E3">
              <w:rPr>
                <w:noProof/>
                <w:webHidden/>
              </w:rPr>
            </w:r>
            <w:r w:rsidR="005523E3">
              <w:rPr>
                <w:noProof/>
                <w:webHidden/>
              </w:rPr>
              <w:fldChar w:fldCharType="separate"/>
            </w:r>
            <w:r w:rsidR="005523E3">
              <w:rPr>
                <w:noProof/>
                <w:webHidden/>
              </w:rPr>
              <w:t>126</w:t>
            </w:r>
            <w:r w:rsidR="005523E3">
              <w:rPr>
                <w:noProof/>
                <w:webHidden/>
              </w:rPr>
              <w:fldChar w:fldCharType="end"/>
            </w:r>
          </w:hyperlink>
        </w:p>
        <w:p w14:paraId="0D43BD79" w14:textId="2D6FEAAF" w:rsidR="005523E3" w:rsidRDefault="00262711">
          <w:pPr>
            <w:pStyle w:val="TOC2"/>
            <w:tabs>
              <w:tab w:val="left" w:pos="1320"/>
              <w:tab w:val="right" w:leader="dot" w:pos="8828"/>
            </w:tabs>
            <w:rPr>
              <w:rFonts w:asciiTheme="minorHAnsi" w:hAnsiTheme="minorHAnsi"/>
              <w:noProof/>
              <w:sz w:val="22"/>
              <w:lang w:val="es-PA" w:eastAsia="es-PA"/>
            </w:rPr>
          </w:pPr>
          <w:hyperlink w:anchor="_Toc52322165" w:history="1">
            <w:r w:rsidR="005523E3" w:rsidRPr="006D12AA">
              <w:rPr>
                <w:rStyle w:val="Hyperlink"/>
                <w:noProof/>
              </w:rPr>
              <w:t>5.4.2.2.</w:t>
            </w:r>
            <w:r w:rsidR="005523E3">
              <w:rPr>
                <w:rFonts w:asciiTheme="minorHAnsi" w:hAnsiTheme="minorHAnsi"/>
                <w:noProof/>
                <w:sz w:val="22"/>
                <w:lang w:val="es-PA" w:eastAsia="es-PA"/>
              </w:rPr>
              <w:tab/>
            </w:r>
            <w:r w:rsidR="005523E3" w:rsidRPr="006D12AA">
              <w:rPr>
                <w:rStyle w:val="Hyperlink"/>
                <w:noProof/>
              </w:rPr>
              <w:t>CUADRO DE RESULTADOS</w:t>
            </w:r>
            <w:r w:rsidR="005523E3">
              <w:rPr>
                <w:noProof/>
                <w:webHidden/>
              </w:rPr>
              <w:tab/>
            </w:r>
            <w:r w:rsidR="005523E3">
              <w:rPr>
                <w:noProof/>
                <w:webHidden/>
              </w:rPr>
              <w:fldChar w:fldCharType="begin"/>
            </w:r>
            <w:r w:rsidR="005523E3">
              <w:rPr>
                <w:noProof/>
                <w:webHidden/>
              </w:rPr>
              <w:instrText xml:space="preserve"> PAGEREF _Toc52322165 \h </w:instrText>
            </w:r>
            <w:r w:rsidR="005523E3">
              <w:rPr>
                <w:noProof/>
                <w:webHidden/>
              </w:rPr>
            </w:r>
            <w:r w:rsidR="005523E3">
              <w:rPr>
                <w:noProof/>
                <w:webHidden/>
              </w:rPr>
              <w:fldChar w:fldCharType="separate"/>
            </w:r>
            <w:r w:rsidR="005523E3">
              <w:rPr>
                <w:noProof/>
                <w:webHidden/>
              </w:rPr>
              <w:t>126</w:t>
            </w:r>
            <w:r w:rsidR="005523E3">
              <w:rPr>
                <w:noProof/>
                <w:webHidden/>
              </w:rPr>
              <w:fldChar w:fldCharType="end"/>
            </w:r>
          </w:hyperlink>
        </w:p>
        <w:p w14:paraId="7AC87C7B" w14:textId="3AD56F01" w:rsidR="005523E3" w:rsidRDefault="00262711">
          <w:pPr>
            <w:pStyle w:val="TOC2"/>
            <w:tabs>
              <w:tab w:val="left" w:pos="1320"/>
              <w:tab w:val="right" w:leader="dot" w:pos="8828"/>
            </w:tabs>
            <w:rPr>
              <w:rFonts w:asciiTheme="minorHAnsi" w:hAnsiTheme="minorHAnsi"/>
              <w:noProof/>
              <w:sz w:val="22"/>
              <w:lang w:val="es-PA" w:eastAsia="es-PA"/>
            </w:rPr>
          </w:pPr>
          <w:hyperlink w:anchor="_Toc52322166" w:history="1">
            <w:r w:rsidR="005523E3" w:rsidRPr="006D12AA">
              <w:rPr>
                <w:rStyle w:val="Hyperlink"/>
                <w:noProof/>
              </w:rPr>
              <w:t>5.4.2.3.</w:t>
            </w:r>
            <w:r w:rsidR="005523E3">
              <w:rPr>
                <w:rFonts w:asciiTheme="minorHAnsi" w:hAnsiTheme="minorHAnsi"/>
                <w:noProof/>
                <w:sz w:val="22"/>
                <w:lang w:val="es-PA" w:eastAsia="es-PA"/>
              </w:rPr>
              <w:tab/>
            </w:r>
            <w:r w:rsidR="005523E3" w:rsidRPr="006D12AA">
              <w:rPr>
                <w:rStyle w:val="Hyperlink"/>
                <w:noProof/>
              </w:rPr>
              <w:t>MODAL DE INFORMACIÓN</w:t>
            </w:r>
            <w:r w:rsidR="005523E3">
              <w:rPr>
                <w:noProof/>
                <w:webHidden/>
              </w:rPr>
              <w:tab/>
            </w:r>
            <w:r w:rsidR="005523E3">
              <w:rPr>
                <w:noProof/>
                <w:webHidden/>
              </w:rPr>
              <w:fldChar w:fldCharType="begin"/>
            </w:r>
            <w:r w:rsidR="005523E3">
              <w:rPr>
                <w:noProof/>
                <w:webHidden/>
              </w:rPr>
              <w:instrText xml:space="preserve"> PAGEREF _Toc52322166 \h </w:instrText>
            </w:r>
            <w:r w:rsidR="005523E3">
              <w:rPr>
                <w:noProof/>
                <w:webHidden/>
              </w:rPr>
            </w:r>
            <w:r w:rsidR="005523E3">
              <w:rPr>
                <w:noProof/>
                <w:webHidden/>
              </w:rPr>
              <w:fldChar w:fldCharType="separate"/>
            </w:r>
            <w:r w:rsidR="005523E3">
              <w:rPr>
                <w:noProof/>
                <w:webHidden/>
              </w:rPr>
              <w:t>127</w:t>
            </w:r>
            <w:r w:rsidR="005523E3">
              <w:rPr>
                <w:noProof/>
                <w:webHidden/>
              </w:rPr>
              <w:fldChar w:fldCharType="end"/>
            </w:r>
          </w:hyperlink>
        </w:p>
        <w:p w14:paraId="785C7D5B" w14:textId="515AFF8D" w:rsidR="005523E3" w:rsidRDefault="00262711">
          <w:pPr>
            <w:pStyle w:val="TOC2"/>
            <w:tabs>
              <w:tab w:val="left" w:pos="1320"/>
              <w:tab w:val="right" w:leader="dot" w:pos="8828"/>
            </w:tabs>
            <w:rPr>
              <w:rFonts w:asciiTheme="minorHAnsi" w:hAnsiTheme="minorHAnsi"/>
              <w:noProof/>
              <w:sz w:val="22"/>
              <w:lang w:val="es-PA" w:eastAsia="es-PA"/>
            </w:rPr>
          </w:pPr>
          <w:hyperlink w:anchor="_Toc52322167" w:history="1">
            <w:r w:rsidR="005523E3" w:rsidRPr="006D12AA">
              <w:rPr>
                <w:rStyle w:val="Hyperlink"/>
                <w:noProof/>
              </w:rPr>
              <w:t>5.4.2.4.</w:t>
            </w:r>
            <w:r w:rsidR="005523E3">
              <w:rPr>
                <w:rFonts w:asciiTheme="minorHAnsi" w:hAnsiTheme="minorHAnsi"/>
                <w:noProof/>
                <w:sz w:val="22"/>
                <w:lang w:val="es-PA" w:eastAsia="es-PA"/>
              </w:rPr>
              <w:tab/>
            </w:r>
            <w:r w:rsidR="005523E3" w:rsidRPr="006D12AA">
              <w:rPr>
                <w:rStyle w:val="Hyperlink"/>
                <w:noProof/>
              </w:rPr>
              <w:t>MODAL DEL ENVÍO DE CORREO</w:t>
            </w:r>
            <w:r w:rsidR="005523E3">
              <w:rPr>
                <w:noProof/>
                <w:webHidden/>
              </w:rPr>
              <w:tab/>
            </w:r>
            <w:r w:rsidR="005523E3">
              <w:rPr>
                <w:noProof/>
                <w:webHidden/>
              </w:rPr>
              <w:fldChar w:fldCharType="begin"/>
            </w:r>
            <w:r w:rsidR="005523E3">
              <w:rPr>
                <w:noProof/>
                <w:webHidden/>
              </w:rPr>
              <w:instrText xml:space="preserve"> PAGEREF _Toc52322167 \h </w:instrText>
            </w:r>
            <w:r w:rsidR="005523E3">
              <w:rPr>
                <w:noProof/>
                <w:webHidden/>
              </w:rPr>
            </w:r>
            <w:r w:rsidR="005523E3">
              <w:rPr>
                <w:noProof/>
                <w:webHidden/>
              </w:rPr>
              <w:fldChar w:fldCharType="separate"/>
            </w:r>
            <w:r w:rsidR="005523E3">
              <w:rPr>
                <w:noProof/>
                <w:webHidden/>
              </w:rPr>
              <w:t>128</w:t>
            </w:r>
            <w:r w:rsidR="005523E3">
              <w:rPr>
                <w:noProof/>
                <w:webHidden/>
              </w:rPr>
              <w:fldChar w:fldCharType="end"/>
            </w:r>
          </w:hyperlink>
        </w:p>
        <w:p w14:paraId="0F4203DF" w14:textId="22404B63" w:rsidR="005523E3" w:rsidRDefault="00262711">
          <w:pPr>
            <w:pStyle w:val="TOC2"/>
            <w:tabs>
              <w:tab w:val="left" w:pos="1100"/>
              <w:tab w:val="right" w:leader="dot" w:pos="8828"/>
            </w:tabs>
            <w:rPr>
              <w:rFonts w:asciiTheme="minorHAnsi" w:hAnsiTheme="minorHAnsi"/>
              <w:noProof/>
              <w:sz w:val="22"/>
              <w:lang w:val="es-PA" w:eastAsia="es-PA"/>
            </w:rPr>
          </w:pPr>
          <w:hyperlink w:anchor="_Toc52322168" w:history="1">
            <w:r w:rsidR="005523E3" w:rsidRPr="006D12AA">
              <w:rPr>
                <w:rStyle w:val="Hyperlink"/>
                <w:noProof/>
              </w:rPr>
              <w:t>5.4.3.</w:t>
            </w:r>
            <w:r w:rsidR="005523E3">
              <w:rPr>
                <w:rFonts w:asciiTheme="minorHAnsi" w:hAnsiTheme="minorHAnsi"/>
                <w:noProof/>
                <w:sz w:val="22"/>
                <w:lang w:val="es-PA" w:eastAsia="es-PA"/>
              </w:rPr>
              <w:tab/>
            </w:r>
            <w:r w:rsidR="005523E3" w:rsidRPr="006D12AA">
              <w:rPr>
                <w:rStyle w:val="Hyperlink"/>
                <w:noProof/>
              </w:rPr>
              <w:t>PÁGINA PRINCIPAL DE PROPONENTES</w:t>
            </w:r>
            <w:r w:rsidR="005523E3">
              <w:rPr>
                <w:noProof/>
                <w:webHidden/>
              </w:rPr>
              <w:tab/>
            </w:r>
            <w:r w:rsidR="005523E3">
              <w:rPr>
                <w:noProof/>
                <w:webHidden/>
              </w:rPr>
              <w:fldChar w:fldCharType="begin"/>
            </w:r>
            <w:r w:rsidR="005523E3">
              <w:rPr>
                <w:noProof/>
                <w:webHidden/>
              </w:rPr>
              <w:instrText xml:space="preserve"> PAGEREF _Toc52322168 \h </w:instrText>
            </w:r>
            <w:r w:rsidR="005523E3">
              <w:rPr>
                <w:noProof/>
                <w:webHidden/>
              </w:rPr>
            </w:r>
            <w:r w:rsidR="005523E3">
              <w:rPr>
                <w:noProof/>
                <w:webHidden/>
              </w:rPr>
              <w:fldChar w:fldCharType="separate"/>
            </w:r>
            <w:r w:rsidR="005523E3">
              <w:rPr>
                <w:noProof/>
                <w:webHidden/>
              </w:rPr>
              <w:t>129</w:t>
            </w:r>
            <w:r w:rsidR="005523E3">
              <w:rPr>
                <w:noProof/>
                <w:webHidden/>
              </w:rPr>
              <w:fldChar w:fldCharType="end"/>
            </w:r>
          </w:hyperlink>
        </w:p>
        <w:p w14:paraId="729B4691" w14:textId="558BF10B" w:rsidR="005523E3" w:rsidRDefault="00262711">
          <w:pPr>
            <w:pStyle w:val="TOC2"/>
            <w:tabs>
              <w:tab w:val="left" w:pos="1320"/>
              <w:tab w:val="right" w:leader="dot" w:pos="8828"/>
            </w:tabs>
            <w:rPr>
              <w:rFonts w:asciiTheme="minorHAnsi" w:hAnsiTheme="minorHAnsi"/>
              <w:noProof/>
              <w:sz w:val="22"/>
              <w:lang w:val="es-PA" w:eastAsia="es-PA"/>
            </w:rPr>
          </w:pPr>
          <w:hyperlink w:anchor="_Toc52322169" w:history="1">
            <w:r w:rsidR="005523E3" w:rsidRPr="006D12AA">
              <w:rPr>
                <w:rStyle w:val="Hyperlink"/>
                <w:noProof/>
              </w:rPr>
              <w:t>5.4.3.1.</w:t>
            </w:r>
            <w:r w:rsidR="005523E3">
              <w:rPr>
                <w:rFonts w:asciiTheme="minorHAnsi" w:hAnsiTheme="minorHAnsi"/>
                <w:noProof/>
                <w:sz w:val="22"/>
                <w:lang w:val="es-PA" w:eastAsia="es-PA"/>
              </w:rPr>
              <w:tab/>
            </w:r>
            <w:r w:rsidR="005523E3" w:rsidRPr="006D12AA">
              <w:rPr>
                <w:rStyle w:val="Hyperlink"/>
                <w:noProof/>
              </w:rPr>
              <w:t>RESUMEN DE OPCIONES DE TRABAJOS DE GRADUACIÓN</w:t>
            </w:r>
            <w:r w:rsidR="005523E3">
              <w:rPr>
                <w:noProof/>
                <w:webHidden/>
              </w:rPr>
              <w:tab/>
            </w:r>
            <w:r w:rsidR="005523E3">
              <w:rPr>
                <w:noProof/>
                <w:webHidden/>
              </w:rPr>
              <w:fldChar w:fldCharType="begin"/>
            </w:r>
            <w:r w:rsidR="005523E3">
              <w:rPr>
                <w:noProof/>
                <w:webHidden/>
              </w:rPr>
              <w:instrText xml:space="preserve"> PAGEREF _Toc52322169 \h </w:instrText>
            </w:r>
            <w:r w:rsidR="005523E3">
              <w:rPr>
                <w:noProof/>
                <w:webHidden/>
              </w:rPr>
            </w:r>
            <w:r w:rsidR="005523E3">
              <w:rPr>
                <w:noProof/>
                <w:webHidden/>
              </w:rPr>
              <w:fldChar w:fldCharType="separate"/>
            </w:r>
            <w:r w:rsidR="005523E3">
              <w:rPr>
                <w:noProof/>
                <w:webHidden/>
              </w:rPr>
              <w:t>129</w:t>
            </w:r>
            <w:r w:rsidR="005523E3">
              <w:rPr>
                <w:noProof/>
                <w:webHidden/>
              </w:rPr>
              <w:fldChar w:fldCharType="end"/>
            </w:r>
          </w:hyperlink>
        </w:p>
        <w:p w14:paraId="49EF3098" w14:textId="27157B9A" w:rsidR="005523E3" w:rsidRDefault="00262711">
          <w:pPr>
            <w:pStyle w:val="TOC2"/>
            <w:tabs>
              <w:tab w:val="left" w:pos="1320"/>
              <w:tab w:val="right" w:leader="dot" w:pos="8828"/>
            </w:tabs>
            <w:rPr>
              <w:rFonts w:asciiTheme="minorHAnsi" w:hAnsiTheme="minorHAnsi"/>
              <w:noProof/>
              <w:sz w:val="22"/>
              <w:lang w:val="es-PA" w:eastAsia="es-PA"/>
            </w:rPr>
          </w:pPr>
          <w:hyperlink w:anchor="_Toc52322170" w:history="1">
            <w:r w:rsidR="005523E3" w:rsidRPr="006D12AA">
              <w:rPr>
                <w:rStyle w:val="Hyperlink"/>
                <w:noProof/>
              </w:rPr>
              <w:t>5.4.3.2.</w:t>
            </w:r>
            <w:r w:rsidR="005523E3">
              <w:rPr>
                <w:rFonts w:asciiTheme="minorHAnsi" w:hAnsiTheme="minorHAnsi"/>
                <w:noProof/>
                <w:sz w:val="22"/>
                <w:lang w:val="es-PA" w:eastAsia="es-PA"/>
              </w:rPr>
              <w:tab/>
            </w:r>
            <w:r w:rsidR="005523E3" w:rsidRPr="006D12AA">
              <w:rPr>
                <w:rStyle w:val="Hyperlink"/>
                <w:noProof/>
              </w:rPr>
              <w:t>MODAL DE EDICIÓN DE TEMAS DE TRABAJO DE GRADUACIÓN</w:t>
            </w:r>
            <w:r w:rsidR="005523E3">
              <w:rPr>
                <w:noProof/>
                <w:webHidden/>
              </w:rPr>
              <w:tab/>
            </w:r>
            <w:r w:rsidR="005523E3">
              <w:rPr>
                <w:noProof/>
                <w:webHidden/>
              </w:rPr>
              <w:fldChar w:fldCharType="begin"/>
            </w:r>
            <w:r w:rsidR="005523E3">
              <w:rPr>
                <w:noProof/>
                <w:webHidden/>
              </w:rPr>
              <w:instrText xml:space="preserve"> PAGEREF _Toc52322170 \h </w:instrText>
            </w:r>
            <w:r w:rsidR="005523E3">
              <w:rPr>
                <w:noProof/>
                <w:webHidden/>
              </w:rPr>
            </w:r>
            <w:r w:rsidR="005523E3">
              <w:rPr>
                <w:noProof/>
                <w:webHidden/>
              </w:rPr>
              <w:fldChar w:fldCharType="separate"/>
            </w:r>
            <w:r w:rsidR="005523E3">
              <w:rPr>
                <w:noProof/>
                <w:webHidden/>
              </w:rPr>
              <w:t>129</w:t>
            </w:r>
            <w:r w:rsidR="005523E3">
              <w:rPr>
                <w:noProof/>
                <w:webHidden/>
              </w:rPr>
              <w:fldChar w:fldCharType="end"/>
            </w:r>
          </w:hyperlink>
        </w:p>
        <w:p w14:paraId="7828243C" w14:textId="4C246259" w:rsidR="005523E3" w:rsidRDefault="00262711">
          <w:pPr>
            <w:pStyle w:val="TOC2"/>
            <w:tabs>
              <w:tab w:val="left" w:pos="1320"/>
              <w:tab w:val="right" w:leader="dot" w:pos="8828"/>
            </w:tabs>
            <w:rPr>
              <w:rFonts w:asciiTheme="minorHAnsi" w:hAnsiTheme="minorHAnsi"/>
              <w:noProof/>
              <w:sz w:val="22"/>
              <w:lang w:val="es-PA" w:eastAsia="es-PA"/>
            </w:rPr>
          </w:pPr>
          <w:hyperlink w:anchor="_Toc52322171" w:history="1">
            <w:r w:rsidR="005523E3" w:rsidRPr="006D12AA">
              <w:rPr>
                <w:rStyle w:val="Hyperlink"/>
                <w:noProof/>
              </w:rPr>
              <w:t>5.4.3.3.</w:t>
            </w:r>
            <w:r w:rsidR="005523E3">
              <w:rPr>
                <w:rFonts w:asciiTheme="minorHAnsi" w:hAnsiTheme="minorHAnsi"/>
                <w:noProof/>
                <w:sz w:val="22"/>
                <w:lang w:val="es-PA" w:eastAsia="es-PA"/>
              </w:rPr>
              <w:tab/>
            </w:r>
            <w:r w:rsidR="005523E3" w:rsidRPr="006D12AA">
              <w:rPr>
                <w:rStyle w:val="Hyperlink"/>
                <w:noProof/>
              </w:rPr>
              <w:t>MODAL DE CONFIRMACIÓN PARA ELIMINAR</w:t>
            </w:r>
            <w:r w:rsidR="005523E3">
              <w:rPr>
                <w:noProof/>
                <w:webHidden/>
              </w:rPr>
              <w:tab/>
            </w:r>
            <w:r w:rsidR="005523E3">
              <w:rPr>
                <w:noProof/>
                <w:webHidden/>
              </w:rPr>
              <w:fldChar w:fldCharType="begin"/>
            </w:r>
            <w:r w:rsidR="005523E3">
              <w:rPr>
                <w:noProof/>
                <w:webHidden/>
              </w:rPr>
              <w:instrText xml:space="preserve"> PAGEREF _Toc52322171 \h </w:instrText>
            </w:r>
            <w:r w:rsidR="005523E3">
              <w:rPr>
                <w:noProof/>
                <w:webHidden/>
              </w:rPr>
            </w:r>
            <w:r w:rsidR="005523E3">
              <w:rPr>
                <w:noProof/>
                <w:webHidden/>
              </w:rPr>
              <w:fldChar w:fldCharType="separate"/>
            </w:r>
            <w:r w:rsidR="005523E3">
              <w:rPr>
                <w:noProof/>
                <w:webHidden/>
              </w:rPr>
              <w:t>130</w:t>
            </w:r>
            <w:r w:rsidR="005523E3">
              <w:rPr>
                <w:noProof/>
                <w:webHidden/>
              </w:rPr>
              <w:fldChar w:fldCharType="end"/>
            </w:r>
          </w:hyperlink>
        </w:p>
        <w:p w14:paraId="37031D04" w14:textId="4F90846A" w:rsidR="005523E3" w:rsidRDefault="00262711">
          <w:pPr>
            <w:pStyle w:val="TOC2"/>
            <w:tabs>
              <w:tab w:val="left" w:pos="1320"/>
              <w:tab w:val="right" w:leader="dot" w:pos="8828"/>
            </w:tabs>
            <w:rPr>
              <w:rFonts w:asciiTheme="minorHAnsi" w:hAnsiTheme="minorHAnsi"/>
              <w:noProof/>
              <w:sz w:val="22"/>
              <w:lang w:val="es-PA" w:eastAsia="es-PA"/>
            </w:rPr>
          </w:pPr>
          <w:hyperlink w:anchor="_Toc52322172" w:history="1">
            <w:r w:rsidR="005523E3" w:rsidRPr="006D12AA">
              <w:rPr>
                <w:rStyle w:val="Hyperlink"/>
                <w:noProof/>
              </w:rPr>
              <w:t>5.4.3.4.</w:t>
            </w:r>
            <w:r w:rsidR="005523E3">
              <w:rPr>
                <w:rFonts w:asciiTheme="minorHAnsi" w:hAnsiTheme="minorHAnsi"/>
                <w:noProof/>
                <w:sz w:val="22"/>
                <w:lang w:val="es-PA" w:eastAsia="es-PA"/>
              </w:rPr>
              <w:tab/>
            </w:r>
            <w:r w:rsidR="005523E3" w:rsidRPr="006D12AA">
              <w:rPr>
                <w:rStyle w:val="Hyperlink"/>
                <w:noProof/>
              </w:rPr>
              <w:t>FORMULARIO PARA AÑADIR TEMA PARA TRABAJO DE GRADUACIÓN</w:t>
            </w:r>
            <w:r w:rsidR="005523E3">
              <w:rPr>
                <w:noProof/>
                <w:webHidden/>
              </w:rPr>
              <w:tab/>
            </w:r>
            <w:r w:rsidR="005523E3">
              <w:rPr>
                <w:noProof/>
                <w:webHidden/>
              </w:rPr>
              <w:fldChar w:fldCharType="begin"/>
            </w:r>
            <w:r w:rsidR="005523E3">
              <w:rPr>
                <w:noProof/>
                <w:webHidden/>
              </w:rPr>
              <w:instrText xml:space="preserve"> PAGEREF _Toc52322172 \h </w:instrText>
            </w:r>
            <w:r w:rsidR="005523E3">
              <w:rPr>
                <w:noProof/>
                <w:webHidden/>
              </w:rPr>
            </w:r>
            <w:r w:rsidR="005523E3">
              <w:rPr>
                <w:noProof/>
                <w:webHidden/>
              </w:rPr>
              <w:fldChar w:fldCharType="separate"/>
            </w:r>
            <w:r w:rsidR="005523E3">
              <w:rPr>
                <w:noProof/>
                <w:webHidden/>
              </w:rPr>
              <w:t>131</w:t>
            </w:r>
            <w:r w:rsidR="005523E3">
              <w:rPr>
                <w:noProof/>
                <w:webHidden/>
              </w:rPr>
              <w:fldChar w:fldCharType="end"/>
            </w:r>
          </w:hyperlink>
        </w:p>
        <w:p w14:paraId="0D7CE8D0" w14:textId="2C0CACA0" w:rsidR="005523E3" w:rsidRDefault="00262711">
          <w:pPr>
            <w:pStyle w:val="TOC2"/>
            <w:tabs>
              <w:tab w:val="left" w:pos="1320"/>
              <w:tab w:val="right" w:leader="dot" w:pos="8828"/>
            </w:tabs>
            <w:rPr>
              <w:rFonts w:asciiTheme="minorHAnsi" w:hAnsiTheme="minorHAnsi"/>
              <w:noProof/>
              <w:sz w:val="22"/>
              <w:lang w:val="es-PA" w:eastAsia="es-PA"/>
            </w:rPr>
          </w:pPr>
          <w:hyperlink w:anchor="_Toc52322173" w:history="1">
            <w:r w:rsidR="005523E3" w:rsidRPr="006D12AA">
              <w:rPr>
                <w:rStyle w:val="Hyperlink"/>
                <w:noProof/>
              </w:rPr>
              <w:t>5.4.3.5.</w:t>
            </w:r>
            <w:r w:rsidR="005523E3">
              <w:rPr>
                <w:rFonts w:asciiTheme="minorHAnsi" w:hAnsiTheme="minorHAnsi"/>
                <w:noProof/>
                <w:sz w:val="22"/>
                <w:lang w:val="es-PA" w:eastAsia="es-PA"/>
              </w:rPr>
              <w:tab/>
            </w:r>
            <w:r w:rsidR="005523E3" w:rsidRPr="006D12AA">
              <w:rPr>
                <w:rStyle w:val="Hyperlink"/>
                <w:noProof/>
              </w:rPr>
              <w:t>HISTORIAL DE TEMA PROPUESTOS</w:t>
            </w:r>
            <w:r w:rsidR="005523E3">
              <w:rPr>
                <w:noProof/>
                <w:webHidden/>
              </w:rPr>
              <w:tab/>
            </w:r>
            <w:r w:rsidR="005523E3">
              <w:rPr>
                <w:noProof/>
                <w:webHidden/>
              </w:rPr>
              <w:fldChar w:fldCharType="begin"/>
            </w:r>
            <w:r w:rsidR="005523E3">
              <w:rPr>
                <w:noProof/>
                <w:webHidden/>
              </w:rPr>
              <w:instrText xml:space="preserve"> PAGEREF _Toc52322173 \h </w:instrText>
            </w:r>
            <w:r w:rsidR="005523E3">
              <w:rPr>
                <w:noProof/>
                <w:webHidden/>
              </w:rPr>
            </w:r>
            <w:r w:rsidR="005523E3">
              <w:rPr>
                <w:noProof/>
                <w:webHidden/>
              </w:rPr>
              <w:fldChar w:fldCharType="separate"/>
            </w:r>
            <w:r w:rsidR="005523E3">
              <w:rPr>
                <w:noProof/>
                <w:webHidden/>
              </w:rPr>
              <w:t>131</w:t>
            </w:r>
            <w:r w:rsidR="005523E3">
              <w:rPr>
                <w:noProof/>
                <w:webHidden/>
              </w:rPr>
              <w:fldChar w:fldCharType="end"/>
            </w:r>
          </w:hyperlink>
        </w:p>
        <w:p w14:paraId="0BFC3C8C" w14:textId="6F33137C" w:rsidR="005523E3" w:rsidRDefault="00262711">
          <w:pPr>
            <w:pStyle w:val="TOC1"/>
            <w:tabs>
              <w:tab w:val="right" w:leader="dot" w:pos="8828"/>
            </w:tabs>
            <w:rPr>
              <w:rFonts w:asciiTheme="minorHAnsi" w:hAnsiTheme="minorHAnsi"/>
              <w:noProof/>
              <w:sz w:val="22"/>
              <w:lang w:val="es-PA" w:eastAsia="es-PA"/>
            </w:rPr>
          </w:pPr>
          <w:hyperlink w:anchor="_Toc52322174" w:history="1">
            <w:r w:rsidR="005523E3" w:rsidRPr="006D12AA">
              <w:rPr>
                <w:rStyle w:val="Hyperlink"/>
                <w:noProof/>
              </w:rPr>
              <w:t>VI EVALUACIÓN</w:t>
            </w:r>
            <w:r w:rsidR="005523E3">
              <w:rPr>
                <w:noProof/>
                <w:webHidden/>
              </w:rPr>
              <w:tab/>
            </w:r>
            <w:r w:rsidR="005523E3">
              <w:rPr>
                <w:noProof/>
                <w:webHidden/>
              </w:rPr>
              <w:fldChar w:fldCharType="begin"/>
            </w:r>
            <w:r w:rsidR="005523E3">
              <w:rPr>
                <w:noProof/>
                <w:webHidden/>
              </w:rPr>
              <w:instrText xml:space="preserve"> PAGEREF _Toc52322174 \h </w:instrText>
            </w:r>
            <w:r w:rsidR="005523E3">
              <w:rPr>
                <w:noProof/>
                <w:webHidden/>
              </w:rPr>
            </w:r>
            <w:r w:rsidR="005523E3">
              <w:rPr>
                <w:noProof/>
                <w:webHidden/>
              </w:rPr>
              <w:fldChar w:fldCharType="separate"/>
            </w:r>
            <w:r w:rsidR="005523E3">
              <w:rPr>
                <w:noProof/>
                <w:webHidden/>
              </w:rPr>
              <w:t>133</w:t>
            </w:r>
            <w:r w:rsidR="005523E3">
              <w:rPr>
                <w:noProof/>
                <w:webHidden/>
              </w:rPr>
              <w:fldChar w:fldCharType="end"/>
            </w:r>
          </w:hyperlink>
        </w:p>
        <w:p w14:paraId="66AB7730" w14:textId="1033356C" w:rsidR="005523E3" w:rsidRDefault="00262711">
          <w:pPr>
            <w:pStyle w:val="TOC2"/>
            <w:tabs>
              <w:tab w:val="left" w:pos="880"/>
              <w:tab w:val="right" w:leader="dot" w:pos="8828"/>
            </w:tabs>
            <w:rPr>
              <w:rFonts w:asciiTheme="minorHAnsi" w:hAnsiTheme="minorHAnsi"/>
              <w:noProof/>
              <w:sz w:val="22"/>
              <w:lang w:val="es-PA" w:eastAsia="es-PA"/>
            </w:rPr>
          </w:pPr>
          <w:hyperlink w:anchor="_Toc52322178" w:history="1">
            <w:r w:rsidR="005523E3" w:rsidRPr="006D12AA">
              <w:rPr>
                <w:rStyle w:val="Hyperlink"/>
                <w:noProof/>
              </w:rPr>
              <w:t>6.1.</w:t>
            </w:r>
            <w:r w:rsidR="005523E3">
              <w:rPr>
                <w:rFonts w:asciiTheme="minorHAnsi" w:hAnsiTheme="minorHAnsi"/>
                <w:noProof/>
                <w:sz w:val="22"/>
                <w:lang w:val="es-PA" w:eastAsia="es-PA"/>
              </w:rPr>
              <w:tab/>
            </w:r>
            <w:r w:rsidR="005523E3" w:rsidRPr="006D12AA">
              <w:rPr>
                <w:rStyle w:val="Hyperlink"/>
                <w:noProof/>
              </w:rPr>
              <w:t>PRUEBAS FUNCIONALES</w:t>
            </w:r>
            <w:r w:rsidR="005523E3">
              <w:rPr>
                <w:noProof/>
                <w:webHidden/>
              </w:rPr>
              <w:tab/>
            </w:r>
            <w:r w:rsidR="005523E3">
              <w:rPr>
                <w:noProof/>
                <w:webHidden/>
              </w:rPr>
              <w:fldChar w:fldCharType="begin"/>
            </w:r>
            <w:r w:rsidR="005523E3">
              <w:rPr>
                <w:noProof/>
                <w:webHidden/>
              </w:rPr>
              <w:instrText xml:space="preserve"> PAGEREF _Toc52322178 \h </w:instrText>
            </w:r>
            <w:r w:rsidR="005523E3">
              <w:rPr>
                <w:noProof/>
                <w:webHidden/>
              </w:rPr>
            </w:r>
            <w:r w:rsidR="005523E3">
              <w:rPr>
                <w:noProof/>
                <w:webHidden/>
              </w:rPr>
              <w:fldChar w:fldCharType="separate"/>
            </w:r>
            <w:r w:rsidR="005523E3">
              <w:rPr>
                <w:noProof/>
                <w:webHidden/>
              </w:rPr>
              <w:t>134</w:t>
            </w:r>
            <w:r w:rsidR="005523E3">
              <w:rPr>
                <w:noProof/>
                <w:webHidden/>
              </w:rPr>
              <w:fldChar w:fldCharType="end"/>
            </w:r>
          </w:hyperlink>
        </w:p>
        <w:p w14:paraId="5B084C58" w14:textId="47E3ECDC" w:rsidR="005523E3" w:rsidRDefault="00262711">
          <w:pPr>
            <w:pStyle w:val="TOC2"/>
            <w:tabs>
              <w:tab w:val="left" w:pos="1100"/>
              <w:tab w:val="right" w:leader="dot" w:pos="8828"/>
            </w:tabs>
            <w:rPr>
              <w:rFonts w:asciiTheme="minorHAnsi" w:hAnsiTheme="minorHAnsi"/>
              <w:noProof/>
              <w:sz w:val="22"/>
              <w:lang w:val="es-PA" w:eastAsia="es-PA"/>
            </w:rPr>
          </w:pPr>
          <w:hyperlink w:anchor="_Toc52322179" w:history="1">
            <w:r w:rsidR="005523E3" w:rsidRPr="006D12AA">
              <w:rPr>
                <w:rStyle w:val="Hyperlink"/>
                <w:noProof/>
              </w:rPr>
              <w:t>6.1.1.</w:t>
            </w:r>
            <w:r w:rsidR="005523E3">
              <w:rPr>
                <w:rFonts w:asciiTheme="minorHAnsi" w:hAnsiTheme="minorHAnsi"/>
                <w:noProof/>
                <w:sz w:val="22"/>
                <w:lang w:val="es-PA" w:eastAsia="es-PA"/>
              </w:rPr>
              <w:tab/>
            </w:r>
            <w:r w:rsidR="005523E3" w:rsidRPr="006D12AA">
              <w:rPr>
                <w:rStyle w:val="Hyperlink"/>
                <w:noProof/>
              </w:rPr>
              <w:t>PRUEBAS AUTOMATIZADAS</w:t>
            </w:r>
            <w:r w:rsidR="005523E3">
              <w:rPr>
                <w:noProof/>
                <w:webHidden/>
              </w:rPr>
              <w:tab/>
            </w:r>
            <w:r w:rsidR="005523E3">
              <w:rPr>
                <w:noProof/>
                <w:webHidden/>
              </w:rPr>
              <w:fldChar w:fldCharType="begin"/>
            </w:r>
            <w:r w:rsidR="005523E3">
              <w:rPr>
                <w:noProof/>
                <w:webHidden/>
              </w:rPr>
              <w:instrText xml:space="preserve"> PAGEREF _Toc52322179 \h </w:instrText>
            </w:r>
            <w:r w:rsidR="005523E3">
              <w:rPr>
                <w:noProof/>
                <w:webHidden/>
              </w:rPr>
            </w:r>
            <w:r w:rsidR="005523E3">
              <w:rPr>
                <w:noProof/>
                <w:webHidden/>
              </w:rPr>
              <w:fldChar w:fldCharType="separate"/>
            </w:r>
            <w:r w:rsidR="005523E3">
              <w:rPr>
                <w:noProof/>
                <w:webHidden/>
              </w:rPr>
              <w:t>134</w:t>
            </w:r>
            <w:r w:rsidR="005523E3">
              <w:rPr>
                <w:noProof/>
                <w:webHidden/>
              </w:rPr>
              <w:fldChar w:fldCharType="end"/>
            </w:r>
          </w:hyperlink>
        </w:p>
        <w:p w14:paraId="6865B8FD" w14:textId="240A26E8" w:rsidR="005523E3" w:rsidRDefault="00262711">
          <w:pPr>
            <w:pStyle w:val="TOC2"/>
            <w:tabs>
              <w:tab w:val="left" w:pos="1100"/>
              <w:tab w:val="right" w:leader="dot" w:pos="8828"/>
            </w:tabs>
            <w:rPr>
              <w:rFonts w:asciiTheme="minorHAnsi" w:hAnsiTheme="minorHAnsi"/>
              <w:noProof/>
              <w:sz w:val="22"/>
              <w:lang w:val="es-PA" w:eastAsia="es-PA"/>
            </w:rPr>
          </w:pPr>
          <w:hyperlink w:anchor="_Toc52322180" w:history="1">
            <w:r w:rsidR="005523E3" w:rsidRPr="006D12AA">
              <w:rPr>
                <w:rStyle w:val="Hyperlink"/>
                <w:noProof/>
              </w:rPr>
              <w:t>6.1.2.</w:t>
            </w:r>
            <w:r w:rsidR="005523E3">
              <w:rPr>
                <w:rFonts w:asciiTheme="minorHAnsi" w:hAnsiTheme="minorHAnsi"/>
                <w:noProof/>
                <w:sz w:val="22"/>
                <w:lang w:val="es-PA" w:eastAsia="es-PA"/>
              </w:rPr>
              <w:tab/>
            </w:r>
            <w:r w:rsidR="005523E3" w:rsidRPr="006D12AA">
              <w:rPr>
                <w:rStyle w:val="Hyperlink"/>
                <w:noProof/>
              </w:rPr>
              <w:t>RESULTADOS DE LAS PRUEBAS AUTOMATIZADAS</w:t>
            </w:r>
            <w:r w:rsidR="005523E3">
              <w:rPr>
                <w:noProof/>
                <w:webHidden/>
              </w:rPr>
              <w:tab/>
            </w:r>
            <w:r w:rsidR="005523E3">
              <w:rPr>
                <w:noProof/>
                <w:webHidden/>
              </w:rPr>
              <w:fldChar w:fldCharType="begin"/>
            </w:r>
            <w:r w:rsidR="005523E3">
              <w:rPr>
                <w:noProof/>
                <w:webHidden/>
              </w:rPr>
              <w:instrText xml:space="preserve"> PAGEREF _Toc52322180 \h </w:instrText>
            </w:r>
            <w:r w:rsidR="005523E3">
              <w:rPr>
                <w:noProof/>
                <w:webHidden/>
              </w:rPr>
            </w:r>
            <w:r w:rsidR="005523E3">
              <w:rPr>
                <w:noProof/>
                <w:webHidden/>
              </w:rPr>
              <w:fldChar w:fldCharType="separate"/>
            </w:r>
            <w:r w:rsidR="005523E3">
              <w:rPr>
                <w:noProof/>
                <w:webHidden/>
              </w:rPr>
              <w:t>134</w:t>
            </w:r>
            <w:r w:rsidR="005523E3">
              <w:rPr>
                <w:noProof/>
                <w:webHidden/>
              </w:rPr>
              <w:fldChar w:fldCharType="end"/>
            </w:r>
          </w:hyperlink>
        </w:p>
        <w:p w14:paraId="2176A6C4" w14:textId="4B9999DC" w:rsidR="005523E3" w:rsidRDefault="00262711">
          <w:pPr>
            <w:pStyle w:val="TOC2"/>
            <w:tabs>
              <w:tab w:val="left" w:pos="1320"/>
              <w:tab w:val="right" w:leader="dot" w:pos="8828"/>
            </w:tabs>
            <w:rPr>
              <w:rFonts w:asciiTheme="minorHAnsi" w:hAnsiTheme="minorHAnsi"/>
              <w:noProof/>
              <w:sz w:val="22"/>
              <w:lang w:val="es-PA" w:eastAsia="es-PA"/>
            </w:rPr>
          </w:pPr>
          <w:hyperlink w:anchor="_Toc52322181" w:history="1">
            <w:r w:rsidR="005523E3" w:rsidRPr="006D12AA">
              <w:rPr>
                <w:rStyle w:val="Hyperlink"/>
                <w:noProof/>
              </w:rPr>
              <w:t>6.1.2.1.</w:t>
            </w:r>
            <w:r w:rsidR="005523E3">
              <w:rPr>
                <w:rFonts w:asciiTheme="minorHAnsi" w:hAnsiTheme="minorHAnsi"/>
                <w:noProof/>
                <w:sz w:val="22"/>
                <w:lang w:val="es-PA" w:eastAsia="es-PA"/>
              </w:rPr>
              <w:tab/>
            </w:r>
            <w:r w:rsidR="005523E3" w:rsidRPr="006D12AA">
              <w:rPr>
                <w:rStyle w:val="Hyperlink"/>
                <w:noProof/>
              </w:rPr>
              <w:t>INICIO DE SESIÓN</w:t>
            </w:r>
            <w:r w:rsidR="005523E3">
              <w:rPr>
                <w:noProof/>
                <w:webHidden/>
              </w:rPr>
              <w:tab/>
            </w:r>
            <w:r w:rsidR="005523E3">
              <w:rPr>
                <w:noProof/>
                <w:webHidden/>
              </w:rPr>
              <w:fldChar w:fldCharType="begin"/>
            </w:r>
            <w:r w:rsidR="005523E3">
              <w:rPr>
                <w:noProof/>
                <w:webHidden/>
              </w:rPr>
              <w:instrText xml:space="preserve"> PAGEREF _Toc52322181 \h </w:instrText>
            </w:r>
            <w:r w:rsidR="005523E3">
              <w:rPr>
                <w:noProof/>
                <w:webHidden/>
              </w:rPr>
            </w:r>
            <w:r w:rsidR="005523E3">
              <w:rPr>
                <w:noProof/>
                <w:webHidden/>
              </w:rPr>
              <w:fldChar w:fldCharType="separate"/>
            </w:r>
            <w:r w:rsidR="005523E3">
              <w:rPr>
                <w:noProof/>
                <w:webHidden/>
              </w:rPr>
              <w:t>134</w:t>
            </w:r>
            <w:r w:rsidR="005523E3">
              <w:rPr>
                <w:noProof/>
                <w:webHidden/>
              </w:rPr>
              <w:fldChar w:fldCharType="end"/>
            </w:r>
          </w:hyperlink>
        </w:p>
        <w:p w14:paraId="5FE87369" w14:textId="778FF96A" w:rsidR="005523E3" w:rsidRDefault="00262711">
          <w:pPr>
            <w:pStyle w:val="TOC2"/>
            <w:tabs>
              <w:tab w:val="left" w:pos="1320"/>
              <w:tab w:val="right" w:leader="dot" w:pos="8828"/>
            </w:tabs>
            <w:rPr>
              <w:rFonts w:asciiTheme="minorHAnsi" w:hAnsiTheme="minorHAnsi"/>
              <w:noProof/>
              <w:sz w:val="22"/>
              <w:lang w:val="es-PA" w:eastAsia="es-PA"/>
            </w:rPr>
          </w:pPr>
          <w:hyperlink w:anchor="_Toc52322182" w:history="1">
            <w:r w:rsidR="005523E3" w:rsidRPr="006D12AA">
              <w:rPr>
                <w:rStyle w:val="Hyperlink"/>
                <w:noProof/>
              </w:rPr>
              <w:t>6.1.2.2.</w:t>
            </w:r>
            <w:r w:rsidR="005523E3">
              <w:rPr>
                <w:rFonts w:asciiTheme="minorHAnsi" w:hAnsiTheme="minorHAnsi"/>
                <w:noProof/>
                <w:sz w:val="22"/>
                <w:lang w:val="es-PA" w:eastAsia="es-PA"/>
              </w:rPr>
              <w:tab/>
            </w:r>
            <w:r w:rsidR="005523E3" w:rsidRPr="006D12AA">
              <w:rPr>
                <w:rStyle w:val="Hyperlink"/>
                <w:noProof/>
              </w:rPr>
              <w:t>AGREGAR UN TEMA DE TRABAJO DE GRADUACIÓN</w:t>
            </w:r>
            <w:r w:rsidR="005523E3">
              <w:rPr>
                <w:noProof/>
                <w:webHidden/>
              </w:rPr>
              <w:tab/>
            </w:r>
            <w:r w:rsidR="005523E3">
              <w:rPr>
                <w:noProof/>
                <w:webHidden/>
              </w:rPr>
              <w:fldChar w:fldCharType="begin"/>
            </w:r>
            <w:r w:rsidR="005523E3">
              <w:rPr>
                <w:noProof/>
                <w:webHidden/>
              </w:rPr>
              <w:instrText xml:space="preserve"> PAGEREF _Toc52322182 \h </w:instrText>
            </w:r>
            <w:r w:rsidR="005523E3">
              <w:rPr>
                <w:noProof/>
                <w:webHidden/>
              </w:rPr>
            </w:r>
            <w:r w:rsidR="005523E3">
              <w:rPr>
                <w:noProof/>
                <w:webHidden/>
              </w:rPr>
              <w:fldChar w:fldCharType="separate"/>
            </w:r>
            <w:r w:rsidR="005523E3">
              <w:rPr>
                <w:noProof/>
                <w:webHidden/>
              </w:rPr>
              <w:t>135</w:t>
            </w:r>
            <w:r w:rsidR="005523E3">
              <w:rPr>
                <w:noProof/>
                <w:webHidden/>
              </w:rPr>
              <w:fldChar w:fldCharType="end"/>
            </w:r>
          </w:hyperlink>
        </w:p>
        <w:p w14:paraId="73A0648C" w14:textId="51340B4A" w:rsidR="005523E3" w:rsidRDefault="00262711">
          <w:pPr>
            <w:pStyle w:val="TOC2"/>
            <w:tabs>
              <w:tab w:val="left" w:pos="1320"/>
              <w:tab w:val="right" w:leader="dot" w:pos="8828"/>
            </w:tabs>
            <w:rPr>
              <w:rFonts w:asciiTheme="minorHAnsi" w:hAnsiTheme="minorHAnsi"/>
              <w:noProof/>
              <w:sz w:val="22"/>
              <w:lang w:val="es-PA" w:eastAsia="es-PA"/>
            </w:rPr>
          </w:pPr>
          <w:hyperlink w:anchor="_Toc52322183" w:history="1">
            <w:r w:rsidR="005523E3" w:rsidRPr="006D12AA">
              <w:rPr>
                <w:rStyle w:val="Hyperlink"/>
                <w:noProof/>
              </w:rPr>
              <w:t>6.1.2.3.</w:t>
            </w:r>
            <w:r w:rsidR="005523E3">
              <w:rPr>
                <w:rFonts w:asciiTheme="minorHAnsi" w:hAnsiTheme="minorHAnsi"/>
                <w:noProof/>
                <w:sz w:val="22"/>
                <w:lang w:val="es-PA" w:eastAsia="es-PA"/>
              </w:rPr>
              <w:tab/>
            </w:r>
            <w:r w:rsidR="005523E3" w:rsidRPr="006D12AA">
              <w:rPr>
                <w:rStyle w:val="Hyperlink"/>
                <w:noProof/>
              </w:rPr>
              <w:t>MODIFICAR UN TEMA DE TRABAJO DE GRADUACIÓN</w:t>
            </w:r>
            <w:r w:rsidR="005523E3">
              <w:rPr>
                <w:noProof/>
                <w:webHidden/>
              </w:rPr>
              <w:tab/>
            </w:r>
            <w:r w:rsidR="005523E3">
              <w:rPr>
                <w:noProof/>
                <w:webHidden/>
              </w:rPr>
              <w:fldChar w:fldCharType="begin"/>
            </w:r>
            <w:r w:rsidR="005523E3">
              <w:rPr>
                <w:noProof/>
                <w:webHidden/>
              </w:rPr>
              <w:instrText xml:space="preserve"> PAGEREF _Toc52322183 \h </w:instrText>
            </w:r>
            <w:r w:rsidR="005523E3">
              <w:rPr>
                <w:noProof/>
                <w:webHidden/>
              </w:rPr>
            </w:r>
            <w:r w:rsidR="005523E3">
              <w:rPr>
                <w:noProof/>
                <w:webHidden/>
              </w:rPr>
              <w:fldChar w:fldCharType="separate"/>
            </w:r>
            <w:r w:rsidR="005523E3">
              <w:rPr>
                <w:noProof/>
                <w:webHidden/>
              </w:rPr>
              <w:t>136</w:t>
            </w:r>
            <w:r w:rsidR="005523E3">
              <w:rPr>
                <w:noProof/>
                <w:webHidden/>
              </w:rPr>
              <w:fldChar w:fldCharType="end"/>
            </w:r>
          </w:hyperlink>
        </w:p>
        <w:p w14:paraId="6B3E5428" w14:textId="4184C57D" w:rsidR="005523E3" w:rsidRDefault="00262711">
          <w:pPr>
            <w:pStyle w:val="TOC2"/>
            <w:tabs>
              <w:tab w:val="left" w:pos="1320"/>
              <w:tab w:val="right" w:leader="dot" w:pos="8828"/>
            </w:tabs>
            <w:rPr>
              <w:rFonts w:asciiTheme="minorHAnsi" w:hAnsiTheme="minorHAnsi"/>
              <w:noProof/>
              <w:sz w:val="22"/>
              <w:lang w:val="es-PA" w:eastAsia="es-PA"/>
            </w:rPr>
          </w:pPr>
          <w:hyperlink w:anchor="_Toc52322184" w:history="1">
            <w:r w:rsidR="005523E3" w:rsidRPr="006D12AA">
              <w:rPr>
                <w:rStyle w:val="Hyperlink"/>
                <w:noProof/>
              </w:rPr>
              <w:t>6.1.2.4.</w:t>
            </w:r>
            <w:r w:rsidR="005523E3">
              <w:rPr>
                <w:rFonts w:asciiTheme="minorHAnsi" w:hAnsiTheme="minorHAnsi"/>
                <w:noProof/>
                <w:sz w:val="22"/>
                <w:lang w:val="es-PA" w:eastAsia="es-PA"/>
              </w:rPr>
              <w:tab/>
            </w:r>
            <w:r w:rsidR="005523E3" w:rsidRPr="006D12AA">
              <w:rPr>
                <w:rStyle w:val="Hyperlink"/>
                <w:noProof/>
              </w:rPr>
              <w:t>ELIMINAR UN TEMA DE TRABAJO DE GRADUACIÓN</w:t>
            </w:r>
            <w:r w:rsidR="005523E3">
              <w:rPr>
                <w:noProof/>
                <w:webHidden/>
              </w:rPr>
              <w:tab/>
            </w:r>
            <w:r w:rsidR="005523E3">
              <w:rPr>
                <w:noProof/>
                <w:webHidden/>
              </w:rPr>
              <w:fldChar w:fldCharType="begin"/>
            </w:r>
            <w:r w:rsidR="005523E3">
              <w:rPr>
                <w:noProof/>
                <w:webHidden/>
              </w:rPr>
              <w:instrText xml:space="preserve"> PAGEREF _Toc52322184 \h </w:instrText>
            </w:r>
            <w:r w:rsidR="005523E3">
              <w:rPr>
                <w:noProof/>
                <w:webHidden/>
              </w:rPr>
            </w:r>
            <w:r w:rsidR="005523E3">
              <w:rPr>
                <w:noProof/>
                <w:webHidden/>
              </w:rPr>
              <w:fldChar w:fldCharType="separate"/>
            </w:r>
            <w:r w:rsidR="005523E3">
              <w:rPr>
                <w:noProof/>
                <w:webHidden/>
              </w:rPr>
              <w:t>136</w:t>
            </w:r>
            <w:r w:rsidR="005523E3">
              <w:rPr>
                <w:noProof/>
                <w:webHidden/>
              </w:rPr>
              <w:fldChar w:fldCharType="end"/>
            </w:r>
          </w:hyperlink>
        </w:p>
        <w:p w14:paraId="512F61C4" w14:textId="4EB044F5" w:rsidR="005523E3" w:rsidRDefault="00262711">
          <w:pPr>
            <w:pStyle w:val="TOC2"/>
            <w:tabs>
              <w:tab w:val="left" w:pos="1320"/>
              <w:tab w:val="right" w:leader="dot" w:pos="8828"/>
            </w:tabs>
            <w:rPr>
              <w:rFonts w:asciiTheme="minorHAnsi" w:hAnsiTheme="minorHAnsi"/>
              <w:noProof/>
              <w:sz w:val="22"/>
              <w:lang w:val="es-PA" w:eastAsia="es-PA"/>
            </w:rPr>
          </w:pPr>
          <w:hyperlink w:anchor="_Toc52322185" w:history="1">
            <w:r w:rsidR="005523E3" w:rsidRPr="006D12AA">
              <w:rPr>
                <w:rStyle w:val="Hyperlink"/>
                <w:noProof/>
              </w:rPr>
              <w:t>6.1.2.5.</w:t>
            </w:r>
            <w:r w:rsidR="005523E3">
              <w:rPr>
                <w:rFonts w:asciiTheme="minorHAnsi" w:hAnsiTheme="minorHAnsi"/>
                <w:noProof/>
                <w:sz w:val="22"/>
                <w:lang w:val="es-PA" w:eastAsia="es-PA"/>
              </w:rPr>
              <w:tab/>
            </w:r>
            <w:r w:rsidR="005523E3" w:rsidRPr="006D12AA">
              <w:rPr>
                <w:rStyle w:val="Hyperlink"/>
                <w:noProof/>
              </w:rPr>
              <w:t>APLICAR A UN TEMA DE TRABAJO DE GRADUACIÓN</w:t>
            </w:r>
            <w:r w:rsidR="005523E3">
              <w:rPr>
                <w:noProof/>
                <w:webHidden/>
              </w:rPr>
              <w:tab/>
            </w:r>
            <w:r w:rsidR="005523E3">
              <w:rPr>
                <w:noProof/>
                <w:webHidden/>
              </w:rPr>
              <w:fldChar w:fldCharType="begin"/>
            </w:r>
            <w:r w:rsidR="005523E3">
              <w:rPr>
                <w:noProof/>
                <w:webHidden/>
              </w:rPr>
              <w:instrText xml:space="preserve"> PAGEREF _Toc52322185 \h </w:instrText>
            </w:r>
            <w:r w:rsidR="005523E3">
              <w:rPr>
                <w:noProof/>
                <w:webHidden/>
              </w:rPr>
            </w:r>
            <w:r w:rsidR="005523E3">
              <w:rPr>
                <w:noProof/>
                <w:webHidden/>
              </w:rPr>
              <w:fldChar w:fldCharType="separate"/>
            </w:r>
            <w:r w:rsidR="005523E3">
              <w:rPr>
                <w:noProof/>
                <w:webHidden/>
              </w:rPr>
              <w:t>137</w:t>
            </w:r>
            <w:r w:rsidR="005523E3">
              <w:rPr>
                <w:noProof/>
                <w:webHidden/>
              </w:rPr>
              <w:fldChar w:fldCharType="end"/>
            </w:r>
          </w:hyperlink>
        </w:p>
        <w:p w14:paraId="21C670F3" w14:textId="4EAC3A7F" w:rsidR="005523E3" w:rsidRDefault="00262711">
          <w:pPr>
            <w:pStyle w:val="TOC2"/>
            <w:tabs>
              <w:tab w:val="left" w:pos="880"/>
              <w:tab w:val="right" w:leader="dot" w:pos="8828"/>
            </w:tabs>
            <w:rPr>
              <w:rFonts w:asciiTheme="minorHAnsi" w:hAnsiTheme="minorHAnsi"/>
              <w:noProof/>
              <w:sz w:val="22"/>
              <w:lang w:val="es-PA" w:eastAsia="es-PA"/>
            </w:rPr>
          </w:pPr>
          <w:hyperlink w:anchor="_Toc52322186" w:history="1">
            <w:r w:rsidR="005523E3" w:rsidRPr="006D12AA">
              <w:rPr>
                <w:rStyle w:val="Hyperlink"/>
                <w:noProof/>
              </w:rPr>
              <w:t>6.2.</w:t>
            </w:r>
            <w:r w:rsidR="005523E3">
              <w:rPr>
                <w:rFonts w:asciiTheme="minorHAnsi" w:hAnsiTheme="minorHAnsi"/>
                <w:noProof/>
                <w:sz w:val="22"/>
                <w:lang w:val="es-PA" w:eastAsia="es-PA"/>
              </w:rPr>
              <w:tab/>
            </w:r>
            <w:r w:rsidR="005523E3" w:rsidRPr="006D12AA">
              <w:rPr>
                <w:rStyle w:val="Hyperlink"/>
                <w:noProof/>
              </w:rPr>
              <w:t>PRUEBAS DE USABILIDAD</w:t>
            </w:r>
            <w:r w:rsidR="005523E3">
              <w:rPr>
                <w:noProof/>
                <w:webHidden/>
              </w:rPr>
              <w:tab/>
            </w:r>
            <w:r w:rsidR="005523E3">
              <w:rPr>
                <w:noProof/>
                <w:webHidden/>
              </w:rPr>
              <w:fldChar w:fldCharType="begin"/>
            </w:r>
            <w:r w:rsidR="005523E3">
              <w:rPr>
                <w:noProof/>
                <w:webHidden/>
              </w:rPr>
              <w:instrText xml:space="preserve"> PAGEREF _Toc52322186 \h </w:instrText>
            </w:r>
            <w:r w:rsidR="005523E3">
              <w:rPr>
                <w:noProof/>
                <w:webHidden/>
              </w:rPr>
            </w:r>
            <w:r w:rsidR="005523E3">
              <w:rPr>
                <w:noProof/>
                <w:webHidden/>
              </w:rPr>
              <w:fldChar w:fldCharType="separate"/>
            </w:r>
            <w:r w:rsidR="005523E3">
              <w:rPr>
                <w:noProof/>
                <w:webHidden/>
              </w:rPr>
              <w:t>137</w:t>
            </w:r>
            <w:r w:rsidR="005523E3">
              <w:rPr>
                <w:noProof/>
                <w:webHidden/>
              </w:rPr>
              <w:fldChar w:fldCharType="end"/>
            </w:r>
          </w:hyperlink>
        </w:p>
        <w:p w14:paraId="54E7DE76" w14:textId="7391C346" w:rsidR="005523E3" w:rsidRDefault="00262711">
          <w:pPr>
            <w:pStyle w:val="TOC2"/>
            <w:tabs>
              <w:tab w:val="left" w:pos="1100"/>
              <w:tab w:val="right" w:leader="dot" w:pos="8828"/>
            </w:tabs>
            <w:rPr>
              <w:rFonts w:asciiTheme="minorHAnsi" w:hAnsiTheme="minorHAnsi"/>
              <w:noProof/>
              <w:sz w:val="22"/>
              <w:lang w:val="es-PA" w:eastAsia="es-PA"/>
            </w:rPr>
          </w:pPr>
          <w:hyperlink w:anchor="_Toc52322187" w:history="1">
            <w:r w:rsidR="005523E3" w:rsidRPr="006D12AA">
              <w:rPr>
                <w:rStyle w:val="Hyperlink"/>
                <w:noProof/>
              </w:rPr>
              <w:t>6.2.1.</w:t>
            </w:r>
            <w:r w:rsidR="005523E3">
              <w:rPr>
                <w:rFonts w:asciiTheme="minorHAnsi" w:hAnsiTheme="minorHAnsi"/>
                <w:noProof/>
                <w:sz w:val="22"/>
                <w:lang w:val="es-PA" w:eastAsia="es-PA"/>
              </w:rPr>
              <w:tab/>
            </w:r>
            <w:r w:rsidR="005523E3" w:rsidRPr="006D12AA">
              <w:rPr>
                <w:rStyle w:val="Hyperlink"/>
                <w:noProof/>
              </w:rPr>
              <w:t>DESCRIPCIÓN DE LAS PRUEBAS PRESENCIALES</w:t>
            </w:r>
            <w:r w:rsidR="005523E3">
              <w:rPr>
                <w:noProof/>
                <w:webHidden/>
              </w:rPr>
              <w:tab/>
            </w:r>
            <w:r w:rsidR="005523E3">
              <w:rPr>
                <w:noProof/>
                <w:webHidden/>
              </w:rPr>
              <w:fldChar w:fldCharType="begin"/>
            </w:r>
            <w:r w:rsidR="005523E3">
              <w:rPr>
                <w:noProof/>
                <w:webHidden/>
              </w:rPr>
              <w:instrText xml:space="preserve"> PAGEREF _Toc52322187 \h </w:instrText>
            </w:r>
            <w:r w:rsidR="005523E3">
              <w:rPr>
                <w:noProof/>
                <w:webHidden/>
              </w:rPr>
            </w:r>
            <w:r w:rsidR="005523E3">
              <w:rPr>
                <w:noProof/>
                <w:webHidden/>
              </w:rPr>
              <w:fldChar w:fldCharType="separate"/>
            </w:r>
            <w:r w:rsidR="005523E3">
              <w:rPr>
                <w:noProof/>
                <w:webHidden/>
              </w:rPr>
              <w:t>138</w:t>
            </w:r>
            <w:r w:rsidR="005523E3">
              <w:rPr>
                <w:noProof/>
                <w:webHidden/>
              </w:rPr>
              <w:fldChar w:fldCharType="end"/>
            </w:r>
          </w:hyperlink>
        </w:p>
        <w:p w14:paraId="5E4E39F2" w14:textId="3757737E" w:rsidR="005523E3" w:rsidRDefault="00262711">
          <w:pPr>
            <w:pStyle w:val="TOC2"/>
            <w:tabs>
              <w:tab w:val="left" w:pos="1100"/>
              <w:tab w:val="right" w:leader="dot" w:pos="8828"/>
            </w:tabs>
            <w:rPr>
              <w:rFonts w:asciiTheme="minorHAnsi" w:hAnsiTheme="minorHAnsi"/>
              <w:noProof/>
              <w:sz w:val="22"/>
              <w:lang w:val="es-PA" w:eastAsia="es-PA"/>
            </w:rPr>
          </w:pPr>
          <w:hyperlink w:anchor="_Toc52322188" w:history="1">
            <w:r w:rsidR="005523E3" w:rsidRPr="006D12AA">
              <w:rPr>
                <w:rStyle w:val="Hyperlink"/>
                <w:noProof/>
              </w:rPr>
              <w:t>6.2.2.</w:t>
            </w:r>
            <w:r w:rsidR="005523E3">
              <w:rPr>
                <w:rFonts w:asciiTheme="minorHAnsi" w:hAnsiTheme="minorHAnsi"/>
                <w:noProof/>
                <w:sz w:val="22"/>
                <w:lang w:val="es-PA" w:eastAsia="es-PA"/>
              </w:rPr>
              <w:tab/>
            </w:r>
            <w:r w:rsidR="005523E3" w:rsidRPr="006D12AA">
              <w:rPr>
                <w:rStyle w:val="Hyperlink"/>
                <w:noProof/>
              </w:rPr>
              <w:t>DESCRIPCIÓN DE LAS PRUEBAS REMOTAS</w:t>
            </w:r>
            <w:r w:rsidR="005523E3">
              <w:rPr>
                <w:noProof/>
                <w:webHidden/>
              </w:rPr>
              <w:tab/>
            </w:r>
            <w:r w:rsidR="005523E3">
              <w:rPr>
                <w:noProof/>
                <w:webHidden/>
              </w:rPr>
              <w:fldChar w:fldCharType="begin"/>
            </w:r>
            <w:r w:rsidR="005523E3">
              <w:rPr>
                <w:noProof/>
                <w:webHidden/>
              </w:rPr>
              <w:instrText xml:space="preserve"> PAGEREF _Toc52322188 \h </w:instrText>
            </w:r>
            <w:r w:rsidR="005523E3">
              <w:rPr>
                <w:noProof/>
                <w:webHidden/>
              </w:rPr>
            </w:r>
            <w:r w:rsidR="005523E3">
              <w:rPr>
                <w:noProof/>
                <w:webHidden/>
              </w:rPr>
              <w:fldChar w:fldCharType="separate"/>
            </w:r>
            <w:r w:rsidR="005523E3">
              <w:rPr>
                <w:noProof/>
                <w:webHidden/>
              </w:rPr>
              <w:t>138</w:t>
            </w:r>
            <w:r w:rsidR="005523E3">
              <w:rPr>
                <w:noProof/>
                <w:webHidden/>
              </w:rPr>
              <w:fldChar w:fldCharType="end"/>
            </w:r>
          </w:hyperlink>
        </w:p>
        <w:p w14:paraId="7A11D406" w14:textId="1BF0FAC3" w:rsidR="005523E3" w:rsidRDefault="00262711">
          <w:pPr>
            <w:pStyle w:val="TOC2"/>
            <w:tabs>
              <w:tab w:val="left" w:pos="1100"/>
              <w:tab w:val="right" w:leader="dot" w:pos="8828"/>
            </w:tabs>
            <w:rPr>
              <w:rFonts w:asciiTheme="minorHAnsi" w:hAnsiTheme="minorHAnsi"/>
              <w:noProof/>
              <w:sz w:val="22"/>
              <w:lang w:val="es-PA" w:eastAsia="es-PA"/>
            </w:rPr>
          </w:pPr>
          <w:hyperlink w:anchor="_Toc52322189" w:history="1">
            <w:r w:rsidR="005523E3" w:rsidRPr="006D12AA">
              <w:rPr>
                <w:rStyle w:val="Hyperlink"/>
                <w:noProof/>
              </w:rPr>
              <w:t>6.2.3.</w:t>
            </w:r>
            <w:r w:rsidR="005523E3">
              <w:rPr>
                <w:rFonts w:asciiTheme="minorHAnsi" w:hAnsiTheme="minorHAnsi"/>
                <w:noProof/>
                <w:sz w:val="22"/>
                <w:lang w:val="es-PA" w:eastAsia="es-PA"/>
              </w:rPr>
              <w:tab/>
            </w:r>
            <w:r w:rsidR="005523E3" w:rsidRPr="006D12AA">
              <w:rPr>
                <w:rStyle w:val="Hyperlink"/>
                <w:noProof/>
              </w:rPr>
              <w:t>RESULTADOS DE LAS PRUEBAS PRESENCIALES</w:t>
            </w:r>
            <w:r w:rsidR="005523E3">
              <w:rPr>
                <w:noProof/>
                <w:webHidden/>
              </w:rPr>
              <w:tab/>
            </w:r>
            <w:r w:rsidR="005523E3">
              <w:rPr>
                <w:noProof/>
                <w:webHidden/>
              </w:rPr>
              <w:fldChar w:fldCharType="begin"/>
            </w:r>
            <w:r w:rsidR="005523E3">
              <w:rPr>
                <w:noProof/>
                <w:webHidden/>
              </w:rPr>
              <w:instrText xml:space="preserve"> PAGEREF _Toc52322189 \h </w:instrText>
            </w:r>
            <w:r w:rsidR="005523E3">
              <w:rPr>
                <w:noProof/>
                <w:webHidden/>
              </w:rPr>
            </w:r>
            <w:r w:rsidR="005523E3">
              <w:rPr>
                <w:noProof/>
                <w:webHidden/>
              </w:rPr>
              <w:fldChar w:fldCharType="separate"/>
            </w:r>
            <w:r w:rsidR="005523E3">
              <w:rPr>
                <w:noProof/>
                <w:webHidden/>
              </w:rPr>
              <w:t>139</w:t>
            </w:r>
            <w:r w:rsidR="005523E3">
              <w:rPr>
                <w:noProof/>
                <w:webHidden/>
              </w:rPr>
              <w:fldChar w:fldCharType="end"/>
            </w:r>
          </w:hyperlink>
        </w:p>
        <w:p w14:paraId="18FFE597" w14:textId="2A3FCBB0" w:rsidR="005523E3" w:rsidRDefault="00262711">
          <w:pPr>
            <w:pStyle w:val="TOC2"/>
            <w:tabs>
              <w:tab w:val="left" w:pos="1100"/>
              <w:tab w:val="right" w:leader="dot" w:pos="8828"/>
            </w:tabs>
            <w:rPr>
              <w:rFonts w:asciiTheme="minorHAnsi" w:hAnsiTheme="minorHAnsi"/>
              <w:noProof/>
              <w:sz w:val="22"/>
              <w:lang w:val="es-PA" w:eastAsia="es-PA"/>
            </w:rPr>
          </w:pPr>
          <w:hyperlink w:anchor="_Toc52322190" w:history="1">
            <w:r w:rsidR="005523E3" w:rsidRPr="006D12AA">
              <w:rPr>
                <w:rStyle w:val="Hyperlink"/>
                <w:noProof/>
              </w:rPr>
              <w:t>6.2.4.</w:t>
            </w:r>
            <w:r w:rsidR="005523E3">
              <w:rPr>
                <w:rFonts w:asciiTheme="minorHAnsi" w:hAnsiTheme="minorHAnsi"/>
                <w:noProof/>
                <w:sz w:val="22"/>
                <w:lang w:val="es-PA" w:eastAsia="es-PA"/>
              </w:rPr>
              <w:tab/>
            </w:r>
            <w:r w:rsidR="005523E3" w:rsidRPr="006D12AA">
              <w:rPr>
                <w:rStyle w:val="Hyperlink"/>
                <w:noProof/>
              </w:rPr>
              <w:t>RESULTADO DE LAS PRUEBAS REMOTAS</w:t>
            </w:r>
            <w:r w:rsidR="005523E3">
              <w:rPr>
                <w:noProof/>
                <w:webHidden/>
              </w:rPr>
              <w:tab/>
            </w:r>
            <w:r w:rsidR="005523E3">
              <w:rPr>
                <w:noProof/>
                <w:webHidden/>
              </w:rPr>
              <w:fldChar w:fldCharType="begin"/>
            </w:r>
            <w:r w:rsidR="005523E3">
              <w:rPr>
                <w:noProof/>
                <w:webHidden/>
              </w:rPr>
              <w:instrText xml:space="preserve"> PAGEREF _Toc52322190 \h </w:instrText>
            </w:r>
            <w:r w:rsidR="005523E3">
              <w:rPr>
                <w:noProof/>
                <w:webHidden/>
              </w:rPr>
            </w:r>
            <w:r w:rsidR="005523E3">
              <w:rPr>
                <w:noProof/>
                <w:webHidden/>
              </w:rPr>
              <w:fldChar w:fldCharType="separate"/>
            </w:r>
            <w:r w:rsidR="005523E3">
              <w:rPr>
                <w:noProof/>
                <w:webHidden/>
              </w:rPr>
              <w:t>140</w:t>
            </w:r>
            <w:r w:rsidR="005523E3">
              <w:rPr>
                <w:noProof/>
                <w:webHidden/>
              </w:rPr>
              <w:fldChar w:fldCharType="end"/>
            </w:r>
          </w:hyperlink>
        </w:p>
        <w:p w14:paraId="2C178BA0" w14:textId="61F018DA" w:rsidR="005523E3" w:rsidRDefault="00262711">
          <w:pPr>
            <w:pStyle w:val="TOC1"/>
            <w:tabs>
              <w:tab w:val="right" w:leader="dot" w:pos="8828"/>
            </w:tabs>
            <w:rPr>
              <w:rFonts w:asciiTheme="minorHAnsi" w:hAnsiTheme="minorHAnsi"/>
              <w:noProof/>
              <w:sz w:val="22"/>
              <w:lang w:val="es-PA" w:eastAsia="es-PA"/>
            </w:rPr>
          </w:pPr>
          <w:hyperlink w:anchor="_Toc52322191" w:history="1">
            <w:r w:rsidR="005523E3" w:rsidRPr="006D12AA">
              <w:rPr>
                <w:rStyle w:val="Hyperlink"/>
                <w:noProof/>
              </w:rPr>
              <w:t>VII CONCLUSIONES</w:t>
            </w:r>
            <w:r w:rsidR="005523E3">
              <w:rPr>
                <w:noProof/>
                <w:webHidden/>
              </w:rPr>
              <w:tab/>
            </w:r>
            <w:r w:rsidR="005523E3">
              <w:rPr>
                <w:noProof/>
                <w:webHidden/>
              </w:rPr>
              <w:fldChar w:fldCharType="begin"/>
            </w:r>
            <w:r w:rsidR="005523E3">
              <w:rPr>
                <w:noProof/>
                <w:webHidden/>
              </w:rPr>
              <w:instrText xml:space="preserve"> PAGEREF _Toc52322191 \h </w:instrText>
            </w:r>
            <w:r w:rsidR="005523E3">
              <w:rPr>
                <w:noProof/>
                <w:webHidden/>
              </w:rPr>
            </w:r>
            <w:r w:rsidR="005523E3">
              <w:rPr>
                <w:noProof/>
                <w:webHidden/>
              </w:rPr>
              <w:fldChar w:fldCharType="separate"/>
            </w:r>
            <w:r w:rsidR="005523E3">
              <w:rPr>
                <w:noProof/>
                <w:webHidden/>
              </w:rPr>
              <w:t>142</w:t>
            </w:r>
            <w:r w:rsidR="005523E3">
              <w:rPr>
                <w:noProof/>
                <w:webHidden/>
              </w:rPr>
              <w:fldChar w:fldCharType="end"/>
            </w:r>
          </w:hyperlink>
        </w:p>
        <w:p w14:paraId="1E5454B1" w14:textId="53F8FF5C" w:rsidR="005523E3" w:rsidRDefault="00262711">
          <w:pPr>
            <w:pStyle w:val="TOC1"/>
            <w:tabs>
              <w:tab w:val="right" w:leader="dot" w:pos="8828"/>
            </w:tabs>
            <w:rPr>
              <w:rFonts w:asciiTheme="minorHAnsi" w:hAnsiTheme="minorHAnsi"/>
              <w:noProof/>
              <w:sz w:val="22"/>
              <w:lang w:val="es-PA" w:eastAsia="es-PA"/>
            </w:rPr>
          </w:pPr>
          <w:hyperlink w:anchor="_Toc52322192" w:history="1">
            <w:r w:rsidR="005523E3" w:rsidRPr="006D12AA">
              <w:rPr>
                <w:rStyle w:val="Hyperlink"/>
                <w:noProof/>
              </w:rPr>
              <w:t>CONCLUSIONES</w:t>
            </w:r>
            <w:r w:rsidR="005523E3">
              <w:rPr>
                <w:noProof/>
                <w:webHidden/>
              </w:rPr>
              <w:tab/>
            </w:r>
            <w:r w:rsidR="005523E3">
              <w:rPr>
                <w:noProof/>
                <w:webHidden/>
              </w:rPr>
              <w:fldChar w:fldCharType="begin"/>
            </w:r>
            <w:r w:rsidR="005523E3">
              <w:rPr>
                <w:noProof/>
                <w:webHidden/>
              </w:rPr>
              <w:instrText xml:space="preserve"> PAGEREF _Toc52322192 \h </w:instrText>
            </w:r>
            <w:r w:rsidR="005523E3">
              <w:rPr>
                <w:noProof/>
                <w:webHidden/>
              </w:rPr>
            </w:r>
            <w:r w:rsidR="005523E3">
              <w:rPr>
                <w:noProof/>
                <w:webHidden/>
              </w:rPr>
              <w:fldChar w:fldCharType="separate"/>
            </w:r>
            <w:r w:rsidR="005523E3">
              <w:rPr>
                <w:noProof/>
                <w:webHidden/>
              </w:rPr>
              <w:t>143</w:t>
            </w:r>
            <w:r w:rsidR="005523E3">
              <w:rPr>
                <w:noProof/>
                <w:webHidden/>
              </w:rPr>
              <w:fldChar w:fldCharType="end"/>
            </w:r>
          </w:hyperlink>
        </w:p>
        <w:p w14:paraId="2441BC6E" w14:textId="5296A227" w:rsidR="005523E3" w:rsidRDefault="00262711">
          <w:pPr>
            <w:pStyle w:val="TOC1"/>
            <w:tabs>
              <w:tab w:val="right" w:leader="dot" w:pos="8828"/>
            </w:tabs>
            <w:rPr>
              <w:rFonts w:asciiTheme="minorHAnsi" w:hAnsiTheme="minorHAnsi"/>
              <w:noProof/>
              <w:sz w:val="22"/>
              <w:lang w:val="es-PA" w:eastAsia="es-PA"/>
            </w:rPr>
          </w:pPr>
          <w:hyperlink w:anchor="_Toc52322193" w:history="1">
            <w:r w:rsidR="005523E3" w:rsidRPr="006D12AA">
              <w:rPr>
                <w:rStyle w:val="Hyperlink"/>
                <w:noProof/>
              </w:rPr>
              <w:t>BIBLIOGRAFÍA</w:t>
            </w:r>
            <w:r w:rsidR="005523E3">
              <w:rPr>
                <w:noProof/>
                <w:webHidden/>
              </w:rPr>
              <w:tab/>
            </w:r>
            <w:r w:rsidR="005523E3">
              <w:rPr>
                <w:noProof/>
                <w:webHidden/>
              </w:rPr>
              <w:fldChar w:fldCharType="begin"/>
            </w:r>
            <w:r w:rsidR="005523E3">
              <w:rPr>
                <w:noProof/>
                <w:webHidden/>
              </w:rPr>
              <w:instrText xml:space="preserve"> PAGEREF _Toc52322193 \h </w:instrText>
            </w:r>
            <w:r w:rsidR="005523E3">
              <w:rPr>
                <w:noProof/>
                <w:webHidden/>
              </w:rPr>
            </w:r>
            <w:r w:rsidR="005523E3">
              <w:rPr>
                <w:noProof/>
                <w:webHidden/>
              </w:rPr>
              <w:fldChar w:fldCharType="separate"/>
            </w:r>
            <w:r w:rsidR="005523E3">
              <w:rPr>
                <w:noProof/>
                <w:webHidden/>
              </w:rPr>
              <w:t>144</w:t>
            </w:r>
            <w:r w:rsidR="005523E3">
              <w:rPr>
                <w:noProof/>
                <w:webHidden/>
              </w:rPr>
              <w:fldChar w:fldCharType="end"/>
            </w:r>
          </w:hyperlink>
        </w:p>
        <w:p w14:paraId="08E68F4C" w14:textId="753926D1" w:rsidR="005523E3" w:rsidRDefault="00262711">
          <w:pPr>
            <w:pStyle w:val="TOC2"/>
            <w:tabs>
              <w:tab w:val="right" w:leader="dot" w:pos="8828"/>
            </w:tabs>
            <w:rPr>
              <w:rFonts w:asciiTheme="minorHAnsi" w:hAnsiTheme="minorHAnsi"/>
              <w:noProof/>
              <w:sz w:val="22"/>
              <w:lang w:val="es-PA" w:eastAsia="es-PA"/>
            </w:rPr>
          </w:pPr>
          <w:hyperlink w:anchor="_Toc52322194" w:history="1">
            <w:r w:rsidR="005523E3" w:rsidRPr="006D12AA">
              <w:rPr>
                <w:rStyle w:val="Hyperlink"/>
                <w:noProof/>
              </w:rPr>
              <w:t>LIBROS</w:t>
            </w:r>
            <w:r w:rsidR="005523E3">
              <w:rPr>
                <w:noProof/>
                <w:webHidden/>
              </w:rPr>
              <w:tab/>
            </w:r>
            <w:r w:rsidR="005523E3">
              <w:rPr>
                <w:noProof/>
                <w:webHidden/>
              </w:rPr>
              <w:fldChar w:fldCharType="begin"/>
            </w:r>
            <w:r w:rsidR="005523E3">
              <w:rPr>
                <w:noProof/>
                <w:webHidden/>
              </w:rPr>
              <w:instrText xml:space="preserve"> PAGEREF _Toc52322194 \h </w:instrText>
            </w:r>
            <w:r w:rsidR="005523E3">
              <w:rPr>
                <w:noProof/>
                <w:webHidden/>
              </w:rPr>
            </w:r>
            <w:r w:rsidR="005523E3">
              <w:rPr>
                <w:noProof/>
                <w:webHidden/>
              </w:rPr>
              <w:fldChar w:fldCharType="separate"/>
            </w:r>
            <w:r w:rsidR="005523E3">
              <w:rPr>
                <w:noProof/>
                <w:webHidden/>
              </w:rPr>
              <w:t>144</w:t>
            </w:r>
            <w:r w:rsidR="005523E3">
              <w:rPr>
                <w:noProof/>
                <w:webHidden/>
              </w:rPr>
              <w:fldChar w:fldCharType="end"/>
            </w:r>
          </w:hyperlink>
        </w:p>
        <w:p w14:paraId="10140717" w14:textId="70A913E3" w:rsidR="005523E3" w:rsidRDefault="00262711">
          <w:pPr>
            <w:pStyle w:val="TOC2"/>
            <w:tabs>
              <w:tab w:val="right" w:leader="dot" w:pos="8828"/>
            </w:tabs>
            <w:rPr>
              <w:rFonts w:asciiTheme="minorHAnsi" w:hAnsiTheme="minorHAnsi"/>
              <w:noProof/>
              <w:sz w:val="22"/>
              <w:lang w:val="es-PA" w:eastAsia="es-PA"/>
            </w:rPr>
          </w:pPr>
          <w:hyperlink w:anchor="_Toc52322195" w:history="1">
            <w:r w:rsidR="005523E3" w:rsidRPr="006D12AA">
              <w:rPr>
                <w:rStyle w:val="Hyperlink"/>
                <w:noProof/>
              </w:rPr>
              <w:t>INTERNET</w:t>
            </w:r>
            <w:r w:rsidR="005523E3">
              <w:rPr>
                <w:noProof/>
                <w:webHidden/>
              </w:rPr>
              <w:tab/>
            </w:r>
            <w:r w:rsidR="005523E3">
              <w:rPr>
                <w:noProof/>
                <w:webHidden/>
              </w:rPr>
              <w:fldChar w:fldCharType="begin"/>
            </w:r>
            <w:r w:rsidR="005523E3">
              <w:rPr>
                <w:noProof/>
                <w:webHidden/>
              </w:rPr>
              <w:instrText xml:space="preserve"> PAGEREF _Toc52322195 \h </w:instrText>
            </w:r>
            <w:r w:rsidR="005523E3">
              <w:rPr>
                <w:noProof/>
                <w:webHidden/>
              </w:rPr>
            </w:r>
            <w:r w:rsidR="005523E3">
              <w:rPr>
                <w:noProof/>
                <w:webHidden/>
              </w:rPr>
              <w:fldChar w:fldCharType="separate"/>
            </w:r>
            <w:r w:rsidR="005523E3">
              <w:rPr>
                <w:noProof/>
                <w:webHidden/>
              </w:rPr>
              <w:t>144</w:t>
            </w:r>
            <w:r w:rsidR="005523E3">
              <w:rPr>
                <w:noProof/>
                <w:webHidden/>
              </w:rPr>
              <w:fldChar w:fldCharType="end"/>
            </w:r>
          </w:hyperlink>
        </w:p>
        <w:p w14:paraId="5AB024D4" w14:textId="6B60C4D6" w:rsidR="00B03A14" w:rsidRPr="00B03A14" w:rsidRDefault="00183C3C" w:rsidP="00B03A14">
          <w:pPr>
            <w:rPr>
              <w:rFonts w:cs="Arial"/>
              <w:szCs w:val="24"/>
            </w:rPr>
          </w:pPr>
          <w:r w:rsidRPr="009B1AD7">
            <w:rPr>
              <w:rFonts w:cs="Arial"/>
              <w:szCs w:val="24"/>
              <w:lang w:val="es-ES"/>
            </w:rPr>
            <w:fldChar w:fldCharType="end"/>
          </w:r>
        </w:p>
      </w:sdtContent>
    </w:sdt>
    <w:p w14:paraId="3281CBA8" w14:textId="77777777" w:rsidR="00B03A14" w:rsidRDefault="00B03A14">
      <w:pPr>
        <w:spacing w:line="276" w:lineRule="auto"/>
        <w:jc w:val="left"/>
        <w:rPr>
          <w:rFonts w:eastAsiaTheme="majorEastAsia" w:cstheme="majorBidi"/>
          <w:bCs/>
          <w:color w:val="000000" w:themeColor="text1"/>
          <w:sz w:val="32"/>
          <w:szCs w:val="28"/>
        </w:rPr>
      </w:pPr>
      <w:r>
        <w:br w:type="page"/>
      </w:r>
    </w:p>
    <w:p w14:paraId="386EC26D" w14:textId="77777777" w:rsidR="008F0E18" w:rsidRDefault="008F0E18" w:rsidP="0046227D">
      <w:pPr>
        <w:pStyle w:val="Heading1"/>
      </w:pPr>
      <w:bookmarkStart w:id="2" w:name="_Toc52322037"/>
      <w:r>
        <w:lastRenderedPageBreak/>
        <w:t>ÍNDICE DE IMÁGENES</w:t>
      </w:r>
      <w:bookmarkEnd w:id="2"/>
      <w:r>
        <w:t xml:space="preserve"> </w:t>
      </w:r>
    </w:p>
    <w:p w14:paraId="602C3102" w14:textId="2BF2A549" w:rsidR="005523E3" w:rsidRDefault="00183C3C">
      <w:pPr>
        <w:pStyle w:val="TableofFigures"/>
        <w:tabs>
          <w:tab w:val="right" w:leader="dot" w:pos="8828"/>
        </w:tabs>
        <w:rPr>
          <w:rFonts w:asciiTheme="minorHAnsi" w:eastAsiaTheme="minorEastAsia" w:hAnsiTheme="minorHAnsi"/>
          <w:noProof/>
          <w:sz w:val="22"/>
          <w:lang w:eastAsia="es-PA"/>
        </w:rPr>
      </w:pPr>
      <w:r>
        <w:fldChar w:fldCharType="begin"/>
      </w:r>
      <w:r w:rsidR="008F0E18">
        <w:instrText xml:space="preserve"> TOC \h \z \c "Imagen" </w:instrText>
      </w:r>
      <w:r>
        <w:fldChar w:fldCharType="separate"/>
      </w:r>
      <w:hyperlink w:anchor="_Toc52322196" w:history="1">
        <w:r w:rsidR="005523E3" w:rsidRPr="00DF16EC">
          <w:rPr>
            <w:rStyle w:val="Hyperlink"/>
            <w:noProof/>
          </w:rPr>
          <w:t>Imagen 1: Diagrama general del sistema</w:t>
        </w:r>
        <w:r w:rsidR="005523E3">
          <w:rPr>
            <w:noProof/>
            <w:webHidden/>
          </w:rPr>
          <w:tab/>
        </w:r>
        <w:r w:rsidR="005523E3">
          <w:rPr>
            <w:noProof/>
            <w:webHidden/>
          </w:rPr>
          <w:fldChar w:fldCharType="begin"/>
        </w:r>
        <w:r w:rsidR="005523E3">
          <w:rPr>
            <w:noProof/>
            <w:webHidden/>
          </w:rPr>
          <w:instrText xml:space="preserve"> PAGEREF _Toc52322196 \h </w:instrText>
        </w:r>
        <w:r w:rsidR="005523E3">
          <w:rPr>
            <w:noProof/>
            <w:webHidden/>
          </w:rPr>
        </w:r>
        <w:r w:rsidR="005523E3">
          <w:rPr>
            <w:noProof/>
            <w:webHidden/>
          </w:rPr>
          <w:fldChar w:fldCharType="separate"/>
        </w:r>
        <w:r w:rsidR="005523E3">
          <w:rPr>
            <w:noProof/>
            <w:webHidden/>
          </w:rPr>
          <w:t>68</w:t>
        </w:r>
        <w:r w:rsidR="005523E3">
          <w:rPr>
            <w:noProof/>
            <w:webHidden/>
          </w:rPr>
          <w:fldChar w:fldCharType="end"/>
        </w:r>
      </w:hyperlink>
    </w:p>
    <w:p w14:paraId="1A6114D6" w14:textId="4DD54492" w:rsidR="005523E3" w:rsidRDefault="00262711">
      <w:pPr>
        <w:pStyle w:val="TableofFigures"/>
        <w:tabs>
          <w:tab w:val="right" w:leader="dot" w:pos="8828"/>
        </w:tabs>
        <w:rPr>
          <w:rFonts w:asciiTheme="minorHAnsi" w:eastAsiaTheme="minorEastAsia" w:hAnsiTheme="minorHAnsi"/>
          <w:noProof/>
          <w:sz w:val="22"/>
          <w:lang w:eastAsia="es-PA"/>
        </w:rPr>
      </w:pPr>
      <w:hyperlink w:anchor="_Toc52322197" w:history="1">
        <w:r w:rsidR="005523E3" w:rsidRPr="00DF16EC">
          <w:rPr>
            <w:rStyle w:val="Hyperlink"/>
            <w:noProof/>
          </w:rPr>
          <w:t>Imagen 2: Diagrama de clase Inicio de Sesión</w:t>
        </w:r>
        <w:r w:rsidR="005523E3">
          <w:rPr>
            <w:noProof/>
            <w:webHidden/>
          </w:rPr>
          <w:tab/>
        </w:r>
        <w:r w:rsidR="005523E3">
          <w:rPr>
            <w:noProof/>
            <w:webHidden/>
          </w:rPr>
          <w:fldChar w:fldCharType="begin"/>
        </w:r>
        <w:r w:rsidR="005523E3">
          <w:rPr>
            <w:noProof/>
            <w:webHidden/>
          </w:rPr>
          <w:instrText xml:space="preserve"> PAGEREF _Toc52322197 \h </w:instrText>
        </w:r>
        <w:r w:rsidR="005523E3">
          <w:rPr>
            <w:noProof/>
            <w:webHidden/>
          </w:rPr>
        </w:r>
        <w:r w:rsidR="005523E3">
          <w:rPr>
            <w:noProof/>
            <w:webHidden/>
          </w:rPr>
          <w:fldChar w:fldCharType="separate"/>
        </w:r>
        <w:r w:rsidR="005523E3">
          <w:rPr>
            <w:noProof/>
            <w:webHidden/>
          </w:rPr>
          <w:t>84</w:t>
        </w:r>
        <w:r w:rsidR="005523E3">
          <w:rPr>
            <w:noProof/>
            <w:webHidden/>
          </w:rPr>
          <w:fldChar w:fldCharType="end"/>
        </w:r>
      </w:hyperlink>
    </w:p>
    <w:p w14:paraId="196919EE" w14:textId="23344BAF" w:rsidR="005523E3" w:rsidRDefault="00262711">
      <w:pPr>
        <w:pStyle w:val="TableofFigures"/>
        <w:tabs>
          <w:tab w:val="right" w:leader="dot" w:pos="8828"/>
        </w:tabs>
        <w:rPr>
          <w:rFonts w:asciiTheme="minorHAnsi" w:eastAsiaTheme="minorEastAsia" w:hAnsiTheme="minorHAnsi"/>
          <w:noProof/>
          <w:sz w:val="22"/>
          <w:lang w:eastAsia="es-PA"/>
        </w:rPr>
      </w:pPr>
      <w:hyperlink w:anchor="_Toc52322198" w:history="1">
        <w:r w:rsidR="005523E3" w:rsidRPr="00DF16EC">
          <w:rPr>
            <w:rStyle w:val="Hyperlink"/>
            <w:noProof/>
          </w:rPr>
          <w:t>Imagen 3: Diagrama de clase aplicar a tema de trabajo de graduación</w:t>
        </w:r>
        <w:r w:rsidR="005523E3">
          <w:rPr>
            <w:noProof/>
            <w:webHidden/>
          </w:rPr>
          <w:tab/>
        </w:r>
        <w:r w:rsidR="005523E3">
          <w:rPr>
            <w:noProof/>
            <w:webHidden/>
          </w:rPr>
          <w:fldChar w:fldCharType="begin"/>
        </w:r>
        <w:r w:rsidR="005523E3">
          <w:rPr>
            <w:noProof/>
            <w:webHidden/>
          </w:rPr>
          <w:instrText xml:space="preserve"> PAGEREF _Toc52322198 \h </w:instrText>
        </w:r>
        <w:r w:rsidR="005523E3">
          <w:rPr>
            <w:noProof/>
            <w:webHidden/>
          </w:rPr>
        </w:r>
        <w:r w:rsidR="005523E3">
          <w:rPr>
            <w:noProof/>
            <w:webHidden/>
          </w:rPr>
          <w:fldChar w:fldCharType="separate"/>
        </w:r>
        <w:r w:rsidR="005523E3">
          <w:rPr>
            <w:noProof/>
            <w:webHidden/>
          </w:rPr>
          <w:t>85</w:t>
        </w:r>
        <w:r w:rsidR="005523E3">
          <w:rPr>
            <w:noProof/>
            <w:webHidden/>
          </w:rPr>
          <w:fldChar w:fldCharType="end"/>
        </w:r>
      </w:hyperlink>
    </w:p>
    <w:p w14:paraId="70147E2C" w14:textId="0AD3F67F" w:rsidR="005523E3" w:rsidRDefault="00262711">
      <w:pPr>
        <w:pStyle w:val="TableofFigures"/>
        <w:tabs>
          <w:tab w:val="right" w:leader="dot" w:pos="8828"/>
        </w:tabs>
        <w:rPr>
          <w:rFonts w:asciiTheme="minorHAnsi" w:eastAsiaTheme="minorEastAsia" w:hAnsiTheme="minorHAnsi"/>
          <w:noProof/>
          <w:sz w:val="22"/>
          <w:lang w:eastAsia="es-PA"/>
        </w:rPr>
      </w:pPr>
      <w:hyperlink w:anchor="_Toc52322199" w:history="1">
        <w:r w:rsidR="005523E3" w:rsidRPr="00DF16EC">
          <w:rPr>
            <w:rStyle w:val="Hyperlink"/>
            <w:noProof/>
          </w:rPr>
          <w:t>Imagen 4: Diagrama de clase ingresar un tema de trabajo de graduación</w:t>
        </w:r>
        <w:r w:rsidR="005523E3">
          <w:rPr>
            <w:noProof/>
            <w:webHidden/>
          </w:rPr>
          <w:tab/>
        </w:r>
        <w:r w:rsidR="005523E3">
          <w:rPr>
            <w:noProof/>
            <w:webHidden/>
          </w:rPr>
          <w:fldChar w:fldCharType="begin"/>
        </w:r>
        <w:r w:rsidR="005523E3">
          <w:rPr>
            <w:noProof/>
            <w:webHidden/>
          </w:rPr>
          <w:instrText xml:space="preserve"> PAGEREF _Toc52322199 \h </w:instrText>
        </w:r>
        <w:r w:rsidR="005523E3">
          <w:rPr>
            <w:noProof/>
            <w:webHidden/>
          </w:rPr>
        </w:r>
        <w:r w:rsidR="005523E3">
          <w:rPr>
            <w:noProof/>
            <w:webHidden/>
          </w:rPr>
          <w:fldChar w:fldCharType="separate"/>
        </w:r>
        <w:r w:rsidR="005523E3">
          <w:rPr>
            <w:noProof/>
            <w:webHidden/>
          </w:rPr>
          <w:t>85</w:t>
        </w:r>
        <w:r w:rsidR="005523E3">
          <w:rPr>
            <w:noProof/>
            <w:webHidden/>
          </w:rPr>
          <w:fldChar w:fldCharType="end"/>
        </w:r>
      </w:hyperlink>
    </w:p>
    <w:p w14:paraId="5D395F76" w14:textId="1D0A8E93"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00" w:history="1">
        <w:r w:rsidR="005523E3" w:rsidRPr="00DF16EC">
          <w:rPr>
            <w:rStyle w:val="Hyperlink"/>
            <w:noProof/>
          </w:rPr>
          <w:t>Imagen 5: Diagrama de clase de mis temas propuestos</w:t>
        </w:r>
        <w:r w:rsidR="005523E3">
          <w:rPr>
            <w:noProof/>
            <w:webHidden/>
          </w:rPr>
          <w:tab/>
        </w:r>
        <w:r w:rsidR="005523E3">
          <w:rPr>
            <w:noProof/>
            <w:webHidden/>
          </w:rPr>
          <w:fldChar w:fldCharType="begin"/>
        </w:r>
        <w:r w:rsidR="005523E3">
          <w:rPr>
            <w:noProof/>
            <w:webHidden/>
          </w:rPr>
          <w:instrText xml:space="preserve"> PAGEREF _Toc52322200 \h </w:instrText>
        </w:r>
        <w:r w:rsidR="005523E3">
          <w:rPr>
            <w:noProof/>
            <w:webHidden/>
          </w:rPr>
        </w:r>
        <w:r w:rsidR="005523E3">
          <w:rPr>
            <w:noProof/>
            <w:webHidden/>
          </w:rPr>
          <w:fldChar w:fldCharType="separate"/>
        </w:r>
        <w:r w:rsidR="005523E3">
          <w:rPr>
            <w:noProof/>
            <w:webHidden/>
          </w:rPr>
          <w:t>86</w:t>
        </w:r>
        <w:r w:rsidR="005523E3">
          <w:rPr>
            <w:noProof/>
            <w:webHidden/>
          </w:rPr>
          <w:fldChar w:fldCharType="end"/>
        </w:r>
      </w:hyperlink>
    </w:p>
    <w:p w14:paraId="7D1006E8" w14:textId="0146C1F7"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01" w:history="1">
        <w:r w:rsidR="005523E3" w:rsidRPr="00DF16EC">
          <w:rPr>
            <w:rStyle w:val="Hyperlink"/>
            <w:noProof/>
          </w:rPr>
          <w:t>Imagen 6: Diagrama de clase de historial de temas propuestos</w:t>
        </w:r>
        <w:r w:rsidR="005523E3">
          <w:rPr>
            <w:noProof/>
            <w:webHidden/>
          </w:rPr>
          <w:tab/>
        </w:r>
        <w:r w:rsidR="005523E3">
          <w:rPr>
            <w:noProof/>
            <w:webHidden/>
          </w:rPr>
          <w:fldChar w:fldCharType="begin"/>
        </w:r>
        <w:r w:rsidR="005523E3">
          <w:rPr>
            <w:noProof/>
            <w:webHidden/>
          </w:rPr>
          <w:instrText xml:space="preserve"> PAGEREF _Toc52322201 \h </w:instrText>
        </w:r>
        <w:r w:rsidR="005523E3">
          <w:rPr>
            <w:noProof/>
            <w:webHidden/>
          </w:rPr>
        </w:r>
        <w:r w:rsidR="005523E3">
          <w:rPr>
            <w:noProof/>
            <w:webHidden/>
          </w:rPr>
          <w:fldChar w:fldCharType="separate"/>
        </w:r>
        <w:r w:rsidR="005523E3">
          <w:rPr>
            <w:noProof/>
            <w:webHidden/>
          </w:rPr>
          <w:t>87</w:t>
        </w:r>
        <w:r w:rsidR="005523E3">
          <w:rPr>
            <w:noProof/>
            <w:webHidden/>
          </w:rPr>
          <w:fldChar w:fldCharType="end"/>
        </w:r>
      </w:hyperlink>
    </w:p>
    <w:p w14:paraId="6AE5F8B3" w14:textId="7B2AC7D9"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02" w:history="1">
        <w:r w:rsidR="005523E3" w:rsidRPr="00DF16EC">
          <w:rPr>
            <w:rStyle w:val="Hyperlink"/>
            <w:noProof/>
          </w:rPr>
          <w:t>Imagen 7: Diagrama de secuencia de inicio de sesión de estudiante</w:t>
        </w:r>
        <w:r w:rsidR="005523E3">
          <w:rPr>
            <w:noProof/>
            <w:webHidden/>
          </w:rPr>
          <w:tab/>
        </w:r>
        <w:r w:rsidR="005523E3">
          <w:rPr>
            <w:noProof/>
            <w:webHidden/>
          </w:rPr>
          <w:fldChar w:fldCharType="begin"/>
        </w:r>
        <w:r w:rsidR="005523E3">
          <w:rPr>
            <w:noProof/>
            <w:webHidden/>
          </w:rPr>
          <w:instrText xml:space="preserve"> PAGEREF _Toc52322202 \h </w:instrText>
        </w:r>
        <w:r w:rsidR="005523E3">
          <w:rPr>
            <w:noProof/>
            <w:webHidden/>
          </w:rPr>
        </w:r>
        <w:r w:rsidR="005523E3">
          <w:rPr>
            <w:noProof/>
            <w:webHidden/>
          </w:rPr>
          <w:fldChar w:fldCharType="separate"/>
        </w:r>
        <w:r w:rsidR="005523E3">
          <w:rPr>
            <w:noProof/>
            <w:webHidden/>
          </w:rPr>
          <w:t>88</w:t>
        </w:r>
        <w:r w:rsidR="005523E3">
          <w:rPr>
            <w:noProof/>
            <w:webHidden/>
          </w:rPr>
          <w:fldChar w:fldCharType="end"/>
        </w:r>
      </w:hyperlink>
    </w:p>
    <w:p w14:paraId="1382E623" w14:textId="10A37DF4"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03" w:history="1">
        <w:r w:rsidR="005523E3" w:rsidRPr="00DF16EC">
          <w:rPr>
            <w:rStyle w:val="Hyperlink"/>
            <w:noProof/>
          </w:rPr>
          <w:t>Imagen 8: Diagrama de secuencia de inicio de sesión de profesor-investigador</w:t>
        </w:r>
        <w:r w:rsidR="005523E3">
          <w:rPr>
            <w:noProof/>
            <w:webHidden/>
          </w:rPr>
          <w:tab/>
        </w:r>
        <w:r w:rsidR="005523E3">
          <w:rPr>
            <w:noProof/>
            <w:webHidden/>
          </w:rPr>
          <w:fldChar w:fldCharType="begin"/>
        </w:r>
        <w:r w:rsidR="005523E3">
          <w:rPr>
            <w:noProof/>
            <w:webHidden/>
          </w:rPr>
          <w:instrText xml:space="preserve"> PAGEREF _Toc52322203 \h </w:instrText>
        </w:r>
        <w:r w:rsidR="005523E3">
          <w:rPr>
            <w:noProof/>
            <w:webHidden/>
          </w:rPr>
        </w:r>
        <w:r w:rsidR="005523E3">
          <w:rPr>
            <w:noProof/>
            <w:webHidden/>
          </w:rPr>
          <w:fldChar w:fldCharType="separate"/>
        </w:r>
        <w:r w:rsidR="005523E3">
          <w:rPr>
            <w:noProof/>
            <w:webHidden/>
          </w:rPr>
          <w:t>88</w:t>
        </w:r>
        <w:r w:rsidR="005523E3">
          <w:rPr>
            <w:noProof/>
            <w:webHidden/>
          </w:rPr>
          <w:fldChar w:fldCharType="end"/>
        </w:r>
      </w:hyperlink>
    </w:p>
    <w:p w14:paraId="1FC390FA" w14:textId="5D4D5E56"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04" w:history="1">
        <w:r w:rsidR="005523E3" w:rsidRPr="00DF16EC">
          <w:rPr>
            <w:rStyle w:val="Hyperlink"/>
            <w:noProof/>
          </w:rPr>
          <w:t>Imagen 9: Diagrama de secuencia de aplicar a un tema de trabajo de graduación</w:t>
        </w:r>
        <w:r w:rsidR="005523E3">
          <w:rPr>
            <w:noProof/>
            <w:webHidden/>
          </w:rPr>
          <w:tab/>
        </w:r>
        <w:r w:rsidR="005523E3">
          <w:rPr>
            <w:noProof/>
            <w:webHidden/>
          </w:rPr>
          <w:fldChar w:fldCharType="begin"/>
        </w:r>
        <w:r w:rsidR="005523E3">
          <w:rPr>
            <w:noProof/>
            <w:webHidden/>
          </w:rPr>
          <w:instrText xml:space="preserve"> PAGEREF _Toc52322204 \h </w:instrText>
        </w:r>
        <w:r w:rsidR="005523E3">
          <w:rPr>
            <w:noProof/>
            <w:webHidden/>
          </w:rPr>
        </w:r>
        <w:r w:rsidR="005523E3">
          <w:rPr>
            <w:noProof/>
            <w:webHidden/>
          </w:rPr>
          <w:fldChar w:fldCharType="separate"/>
        </w:r>
        <w:r w:rsidR="005523E3">
          <w:rPr>
            <w:noProof/>
            <w:webHidden/>
          </w:rPr>
          <w:t>89</w:t>
        </w:r>
        <w:r w:rsidR="005523E3">
          <w:rPr>
            <w:noProof/>
            <w:webHidden/>
          </w:rPr>
          <w:fldChar w:fldCharType="end"/>
        </w:r>
      </w:hyperlink>
    </w:p>
    <w:p w14:paraId="2C9D8C81" w14:textId="400CB160"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05" w:history="1">
        <w:r w:rsidR="005523E3" w:rsidRPr="00DF16EC">
          <w:rPr>
            <w:rStyle w:val="Hyperlink"/>
            <w:noProof/>
          </w:rPr>
          <w:t>Imagen 10: Diagrama de secuencia de mis temas propuestos</w:t>
        </w:r>
        <w:r w:rsidR="005523E3">
          <w:rPr>
            <w:noProof/>
            <w:webHidden/>
          </w:rPr>
          <w:tab/>
        </w:r>
        <w:r w:rsidR="005523E3">
          <w:rPr>
            <w:noProof/>
            <w:webHidden/>
          </w:rPr>
          <w:fldChar w:fldCharType="begin"/>
        </w:r>
        <w:r w:rsidR="005523E3">
          <w:rPr>
            <w:noProof/>
            <w:webHidden/>
          </w:rPr>
          <w:instrText xml:space="preserve"> PAGEREF _Toc52322205 \h </w:instrText>
        </w:r>
        <w:r w:rsidR="005523E3">
          <w:rPr>
            <w:noProof/>
            <w:webHidden/>
          </w:rPr>
        </w:r>
        <w:r w:rsidR="005523E3">
          <w:rPr>
            <w:noProof/>
            <w:webHidden/>
          </w:rPr>
          <w:fldChar w:fldCharType="separate"/>
        </w:r>
        <w:r w:rsidR="005523E3">
          <w:rPr>
            <w:noProof/>
            <w:webHidden/>
          </w:rPr>
          <w:t>90</w:t>
        </w:r>
        <w:r w:rsidR="005523E3">
          <w:rPr>
            <w:noProof/>
            <w:webHidden/>
          </w:rPr>
          <w:fldChar w:fldCharType="end"/>
        </w:r>
      </w:hyperlink>
    </w:p>
    <w:p w14:paraId="332407DB" w14:textId="19C23040"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06" w:history="1">
        <w:r w:rsidR="005523E3" w:rsidRPr="00DF16EC">
          <w:rPr>
            <w:rStyle w:val="Hyperlink"/>
            <w:noProof/>
          </w:rPr>
          <w:t>Imagen 11: Diagrama de secuencia de historial de temas propuestos</w:t>
        </w:r>
        <w:r w:rsidR="005523E3">
          <w:rPr>
            <w:noProof/>
            <w:webHidden/>
          </w:rPr>
          <w:tab/>
        </w:r>
        <w:r w:rsidR="005523E3">
          <w:rPr>
            <w:noProof/>
            <w:webHidden/>
          </w:rPr>
          <w:fldChar w:fldCharType="begin"/>
        </w:r>
        <w:r w:rsidR="005523E3">
          <w:rPr>
            <w:noProof/>
            <w:webHidden/>
          </w:rPr>
          <w:instrText xml:space="preserve"> PAGEREF _Toc52322206 \h </w:instrText>
        </w:r>
        <w:r w:rsidR="005523E3">
          <w:rPr>
            <w:noProof/>
            <w:webHidden/>
          </w:rPr>
        </w:r>
        <w:r w:rsidR="005523E3">
          <w:rPr>
            <w:noProof/>
            <w:webHidden/>
          </w:rPr>
          <w:fldChar w:fldCharType="separate"/>
        </w:r>
        <w:r w:rsidR="005523E3">
          <w:rPr>
            <w:noProof/>
            <w:webHidden/>
          </w:rPr>
          <w:t>91</w:t>
        </w:r>
        <w:r w:rsidR="005523E3">
          <w:rPr>
            <w:noProof/>
            <w:webHidden/>
          </w:rPr>
          <w:fldChar w:fldCharType="end"/>
        </w:r>
      </w:hyperlink>
    </w:p>
    <w:p w14:paraId="084E31FB" w14:textId="11839ACA"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07" w:history="1">
        <w:r w:rsidR="005523E3" w:rsidRPr="00DF16EC">
          <w:rPr>
            <w:rStyle w:val="Hyperlink"/>
            <w:noProof/>
          </w:rPr>
          <w:t>Imagen 12: Diagrama de secuencia de agregar un tema de trabajo de graduación</w:t>
        </w:r>
        <w:r w:rsidR="005523E3">
          <w:rPr>
            <w:noProof/>
            <w:webHidden/>
          </w:rPr>
          <w:tab/>
        </w:r>
        <w:r w:rsidR="005523E3">
          <w:rPr>
            <w:noProof/>
            <w:webHidden/>
          </w:rPr>
          <w:fldChar w:fldCharType="begin"/>
        </w:r>
        <w:r w:rsidR="005523E3">
          <w:rPr>
            <w:noProof/>
            <w:webHidden/>
          </w:rPr>
          <w:instrText xml:space="preserve"> PAGEREF _Toc52322207 \h </w:instrText>
        </w:r>
        <w:r w:rsidR="005523E3">
          <w:rPr>
            <w:noProof/>
            <w:webHidden/>
          </w:rPr>
        </w:r>
        <w:r w:rsidR="005523E3">
          <w:rPr>
            <w:noProof/>
            <w:webHidden/>
          </w:rPr>
          <w:fldChar w:fldCharType="separate"/>
        </w:r>
        <w:r w:rsidR="005523E3">
          <w:rPr>
            <w:noProof/>
            <w:webHidden/>
          </w:rPr>
          <w:t>92</w:t>
        </w:r>
        <w:r w:rsidR="005523E3">
          <w:rPr>
            <w:noProof/>
            <w:webHidden/>
          </w:rPr>
          <w:fldChar w:fldCharType="end"/>
        </w:r>
      </w:hyperlink>
    </w:p>
    <w:p w14:paraId="3AE0205B" w14:textId="5F935299"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08" w:history="1">
        <w:r w:rsidR="005523E3" w:rsidRPr="00DF16EC">
          <w:rPr>
            <w:rStyle w:val="Hyperlink"/>
            <w:noProof/>
          </w:rPr>
          <w:t>Imagen 13: Diagrama de actividad para estudiantes</w:t>
        </w:r>
        <w:r w:rsidR="005523E3">
          <w:rPr>
            <w:noProof/>
            <w:webHidden/>
          </w:rPr>
          <w:tab/>
        </w:r>
        <w:r w:rsidR="005523E3">
          <w:rPr>
            <w:noProof/>
            <w:webHidden/>
          </w:rPr>
          <w:fldChar w:fldCharType="begin"/>
        </w:r>
        <w:r w:rsidR="005523E3">
          <w:rPr>
            <w:noProof/>
            <w:webHidden/>
          </w:rPr>
          <w:instrText xml:space="preserve"> PAGEREF _Toc52322208 \h </w:instrText>
        </w:r>
        <w:r w:rsidR="005523E3">
          <w:rPr>
            <w:noProof/>
            <w:webHidden/>
          </w:rPr>
        </w:r>
        <w:r w:rsidR="005523E3">
          <w:rPr>
            <w:noProof/>
            <w:webHidden/>
          </w:rPr>
          <w:fldChar w:fldCharType="separate"/>
        </w:r>
        <w:r w:rsidR="005523E3">
          <w:rPr>
            <w:noProof/>
            <w:webHidden/>
          </w:rPr>
          <w:t>93</w:t>
        </w:r>
        <w:r w:rsidR="005523E3">
          <w:rPr>
            <w:noProof/>
            <w:webHidden/>
          </w:rPr>
          <w:fldChar w:fldCharType="end"/>
        </w:r>
      </w:hyperlink>
    </w:p>
    <w:p w14:paraId="43462969" w14:textId="2F3060B0"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09" w:history="1">
        <w:r w:rsidR="005523E3" w:rsidRPr="00DF16EC">
          <w:rPr>
            <w:rStyle w:val="Hyperlink"/>
            <w:noProof/>
          </w:rPr>
          <w:t>Imagen 14: Diagrama de actividad para profesor e investigador</w:t>
        </w:r>
        <w:r w:rsidR="005523E3">
          <w:rPr>
            <w:noProof/>
            <w:webHidden/>
          </w:rPr>
          <w:tab/>
        </w:r>
        <w:r w:rsidR="005523E3">
          <w:rPr>
            <w:noProof/>
            <w:webHidden/>
          </w:rPr>
          <w:fldChar w:fldCharType="begin"/>
        </w:r>
        <w:r w:rsidR="005523E3">
          <w:rPr>
            <w:noProof/>
            <w:webHidden/>
          </w:rPr>
          <w:instrText xml:space="preserve"> PAGEREF _Toc52322209 \h </w:instrText>
        </w:r>
        <w:r w:rsidR="005523E3">
          <w:rPr>
            <w:noProof/>
            <w:webHidden/>
          </w:rPr>
        </w:r>
        <w:r w:rsidR="005523E3">
          <w:rPr>
            <w:noProof/>
            <w:webHidden/>
          </w:rPr>
          <w:fldChar w:fldCharType="separate"/>
        </w:r>
        <w:r w:rsidR="005523E3">
          <w:rPr>
            <w:noProof/>
            <w:webHidden/>
          </w:rPr>
          <w:t>94</w:t>
        </w:r>
        <w:r w:rsidR="005523E3">
          <w:rPr>
            <w:noProof/>
            <w:webHidden/>
          </w:rPr>
          <w:fldChar w:fldCharType="end"/>
        </w:r>
      </w:hyperlink>
    </w:p>
    <w:p w14:paraId="75AF7FA0" w14:textId="36FD7EDD"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10" w:history="1">
        <w:r w:rsidR="005523E3" w:rsidRPr="00DF16EC">
          <w:rPr>
            <w:rStyle w:val="Hyperlink"/>
            <w:noProof/>
          </w:rPr>
          <w:t>Imagen 15: Modelo de la base de datos</w:t>
        </w:r>
        <w:r w:rsidR="005523E3">
          <w:rPr>
            <w:noProof/>
            <w:webHidden/>
          </w:rPr>
          <w:tab/>
        </w:r>
        <w:r w:rsidR="005523E3">
          <w:rPr>
            <w:noProof/>
            <w:webHidden/>
          </w:rPr>
          <w:fldChar w:fldCharType="begin"/>
        </w:r>
        <w:r w:rsidR="005523E3">
          <w:rPr>
            <w:noProof/>
            <w:webHidden/>
          </w:rPr>
          <w:instrText xml:space="preserve"> PAGEREF _Toc52322210 \h </w:instrText>
        </w:r>
        <w:r w:rsidR="005523E3">
          <w:rPr>
            <w:noProof/>
            <w:webHidden/>
          </w:rPr>
        </w:r>
        <w:r w:rsidR="005523E3">
          <w:rPr>
            <w:noProof/>
            <w:webHidden/>
          </w:rPr>
          <w:fldChar w:fldCharType="separate"/>
        </w:r>
        <w:r w:rsidR="005523E3">
          <w:rPr>
            <w:noProof/>
            <w:webHidden/>
          </w:rPr>
          <w:t>96</w:t>
        </w:r>
        <w:r w:rsidR="005523E3">
          <w:rPr>
            <w:noProof/>
            <w:webHidden/>
          </w:rPr>
          <w:fldChar w:fldCharType="end"/>
        </w:r>
      </w:hyperlink>
    </w:p>
    <w:p w14:paraId="68C01F33" w14:textId="7EAFDFCD"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11" w:history="1">
        <w:r w:rsidR="005523E3" w:rsidRPr="00DF16EC">
          <w:rPr>
            <w:rStyle w:val="Hyperlink"/>
            <w:noProof/>
          </w:rPr>
          <w:t>Imagen 16: Cabecera sin usuario logueado</w:t>
        </w:r>
        <w:r w:rsidR="005523E3">
          <w:rPr>
            <w:noProof/>
            <w:webHidden/>
          </w:rPr>
          <w:tab/>
        </w:r>
        <w:r w:rsidR="005523E3">
          <w:rPr>
            <w:noProof/>
            <w:webHidden/>
          </w:rPr>
          <w:fldChar w:fldCharType="begin"/>
        </w:r>
        <w:r w:rsidR="005523E3">
          <w:rPr>
            <w:noProof/>
            <w:webHidden/>
          </w:rPr>
          <w:instrText xml:space="preserve"> PAGEREF _Toc52322211 \h </w:instrText>
        </w:r>
        <w:r w:rsidR="005523E3">
          <w:rPr>
            <w:noProof/>
            <w:webHidden/>
          </w:rPr>
        </w:r>
        <w:r w:rsidR="005523E3">
          <w:rPr>
            <w:noProof/>
            <w:webHidden/>
          </w:rPr>
          <w:fldChar w:fldCharType="separate"/>
        </w:r>
        <w:r w:rsidR="005523E3">
          <w:rPr>
            <w:noProof/>
            <w:webHidden/>
          </w:rPr>
          <w:t>124</w:t>
        </w:r>
        <w:r w:rsidR="005523E3">
          <w:rPr>
            <w:noProof/>
            <w:webHidden/>
          </w:rPr>
          <w:fldChar w:fldCharType="end"/>
        </w:r>
      </w:hyperlink>
    </w:p>
    <w:p w14:paraId="2D79CDF5" w14:textId="2D4BC00E"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12" w:history="1">
        <w:r w:rsidR="005523E3" w:rsidRPr="00DF16EC">
          <w:rPr>
            <w:rStyle w:val="Hyperlink"/>
            <w:noProof/>
          </w:rPr>
          <w:t>Imagen 17: Cabecera con usuario logueado</w:t>
        </w:r>
        <w:r w:rsidR="005523E3">
          <w:rPr>
            <w:noProof/>
            <w:webHidden/>
          </w:rPr>
          <w:tab/>
        </w:r>
        <w:r w:rsidR="005523E3">
          <w:rPr>
            <w:noProof/>
            <w:webHidden/>
          </w:rPr>
          <w:fldChar w:fldCharType="begin"/>
        </w:r>
        <w:r w:rsidR="005523E3">
          <w:rPr>
            <w:noProof/>
            <w:webHidden/>
          </w:rPr>
          <w:instrText xml:space="preserve"> PAGEREF _Toc52322212 \h </w:instrText>
        </w:r>
        <w:r w:rsidR="005523E3">
          <w:rPr>
            <w:noProof/>
            <w:webHidden/>
          </w:rPr>
        </w:r>
        <w:r w:rsidR="005523E3">
          <w:rPr>
            <w:noProof/>
            <w:webHidden/>
          </w:rPr>
          <w:fldChar w:fldCharType="separate"/>
        </w:r>
        <w:r w:rsidR="005523E3">
          <w:rPr>
            <w:noProof/>
            <w:webHidden/>
          </w:rPr>
          <w:t>124</w:t>
        </w:r>
        <w:r w:rsidR="005523E3">
          <w:rPr>
            <w:noProof/>
            <w:webHidden/>
          </w:rPr>
          <w:fldChar w:fldCharType="end"/>
        </w:r>
      </w:hyperlink>
    </w:p>
    <w:p w14:paraId="34DEEF18" w14:textId="6FD621A7"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13" w:history="1">
        <w:r w:rsidR="005523E3" w:rsidRPr="00DF16EC">
          <w:rPr>
            <w:rStyle w:val="Hyperlink"/>
            <w:noProof/>
          </w:rPr>
          <w:t>Imagen 18: Footer</w:t>
        </w:r>
        <w:r w:rsidR="005523E3">
          <w:rPr>
            <w:noProof/>
            <w:webHidden/>
          </w:rPr>
          <w:tab/>
        </w:r>
        <w:r w:rsidR="005523E3">
          <w:rPr>
            <w:noProof/>
            <w:webHidden/>
          </w:rPr>
          <w:fldChar w:fldCharType="begin"/>
        </w:r>
        <w:r w:rsidR="005523E3">
          <w:rPr>
            <w:noProof/>
            <w:webHidden/>
          </w:rPr>
          <w:instrText xml:space="preserve"> PAGEREF _Toc52322213 \h </w:instrText>
        </w:r>
        <w:r w:rsidR="005523E3">
          <w:rPr>
            <w:noProof/>
            <w:webHidden/>
          </w:rPr>
        </w:r>
        <w:r w:rsidR="005523E3">
          <w:rPr>
            <w:noProof/>
            <w:webHidden/>
          </w:rPr>
          <w:fldChar w:fldCharType="separate"/>
        </w:r>
        <w:r w:rsidR="005523E3">
          <w:rPr>
            <w:noProof/>
            <w:webHidden/>
          </w:rPr>
          <w:t>124</w:t>
        </w:r>
        <w:r w:rsidR="005523E3">
          <w:rPr>
            <w:noProof/>
            <w:webHidden/>
          </w:rPr>
          <w:fldChar w:fldCharType="end"/>
        </w:r>
      </w:hyperlink>
    </w:p>
    <w:p w14:paraId="6787434F" w14:textId="1759FA6F"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14" w:history="1">
        <w:r w:rsidR="005523E3" w:rsidRPr="00DF16EC">
          <w:rPr>
            <w:rStyle w:val="Hyperlink"/>
            <w:noProof/>
          </w:rPr>
          <w:t>Imagen 19: Inicio de sesión</w:t>
        </w:r>
        <w:r w:rsidR="005523E3">
          <w:rPr>
            <w:noProof/>
            <w:webHidden/>
          </w:rPr>
          <w:tab/>
        </w:r>
        <w:r w:rsidR="005523E3">
          <w:rPr>
            <w:noProof/>
            <w:webHidden/>
          </w:rPr>
          <w:fldChar w:fldCharType="begin"/>
        </w:r>
        <w:r w:rsidR="005523E3">
          <w:rPr>
            <w:noProof/>
            <w:webHidden/>
          </w:rPr>
          <w:instrText xml:space="preserve"> PAGEREF _Toc52322214 \h </w:instrText>
        </w:r>
        <w:r w:rsidR="005523E3">
          <w:rPr>
            <w:noProof/>
            <w:webHidden/>
          </w:rPr>
        </w:r>
        <w:r w:rsidR="005523E3">
          <w:rPr>
            <w:noProof/>
            <w:webHidden/>
          </w:rPr>
          <w:fldChar w:fldCharType="separate"/>
        </w:r>
        <w:r w:rsidR="005523E3">
          <w:rPr>
            <w:noProof/>
            <w:webHidden/>
          </w:rPr>
          <w:t>125</w:t>
        </w:r>
        <w:r w:rsidR="005523E3">
          <w:rPr>
            <w:noProof/>
            <w:webHidden/>
          </w:rPr>
          <w:fldChar w:fldCharType="end"/>
        </w:r>
      </w:hyperlink>
    </w:p>
    <w:p w14:paraId="4B2E1480" w14:textId="0C758A44"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15" w:history="1">
        <w:r w:rsidR="005523E3" w:rsidRPr="00DF16EC">
          <w:rPr>
            <w:rStyle w:val="Hyperlink"/>
            <w:noProof/>
          </w:rPr>
          <w:t>Imagen 20: Notificaciones</w:t>
        </w:r>
        <w:r w:rsidR="005523E3">
          <w:rPr>
            <w:noProof/>
            <w:webHidden/>
          </w:rPr>
          <w:tab/>
        </w:r>
        <w:r w:rsidR="005523E3">
          <w:rPr>
            <w:noProof/>
            <w:webHidden/>
          </w:rPr>
          <w:fldChar w:fldCharType="begin"/>
        </w:r>
        <w:r w:rsidR="005523E3">
          <w:rPr>
            <w:noProof/>
            <w:webHidden/>
          </w:rPr>
          <w:instrText xml:space="preserve"> PAGEREF _Toc52322215 \h </w:instrText>
        </w:r>
        <w:r w:rsidR="005523E3">
          <w:rPr>
            <w:noProof/>
            <w:webHidden/>
          </w:rPr>
        </w:r>
        <w:r w:rsidR="005523E3">
          <w:rPr>
            <w:noProof/>
            <w:webHidden/>
          </w:rPr>
          <w:fldChar w:fldCharType="separate"/>
        </w:r>
        <w:r w:rsidR="005523E3">
          <w:rPr>
            <w:noProof/>
            <w:webHidden/>
          </w:rPr>
          <w:t>126</w:t>
        </w:r>
        <w:r w:rsidR="005523E3">
          <w:rPr>
            <w:noProof/>
            <w:webHidden/>
          </w:rPr>
          <w:fldChar w:fldCharType="end"/>
        </w:r>
      </w:hyperlink>
    </w:p>
    <w:p w14:paraId="41D5546E" w14:textId="44737290"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16" w:history="1">
        <w:r w:rsidR="005523E3" w:rsidRPr="00DF16EC">
          <w:rPr>
            <w:rStyle w:val="Hyperlink"/>
            <w:noProof/>
          </w:rPr>
          <w:t>Imagen 21: Formulario de búsqueda</w:t>
        </w:r>
        <w:r w:rsidR="005523E3">
          <w:rPr>
            <w:noProof/>
            <w:webHidden/>
          </w:rPr>
          <w:tab/>
        </w:r>
        <w:r w:rsidR="005523E3">
          <w:rPr>
            <w:noProof/>
            <w:webHidden/>
          </w:rPr>
          <w:fldChar w:fldCharType="begin"/>
        </w:r>
        <w:r w:rsidR="005523E3">
          <w:rPr>
            <w:noProof/>
            <w:webHidden/>
          </w:rPr>
          <w:instrText xml:space="preserve"> PAGEREF _Toc52322216 \h </w:instrText>
        </w:r>
        <w:r w:rsidR="005523E3">
          <w:rPr>
            <w:noProof/>
            <w:webHidden/>
          </w:rPr>
        </w:r>
        <w:r w:rsidR="005523E3">
          <w:rPr>
            <w:noProof/>
            <w:webHidden/>
          </w:rPr>
          <w:fldChar w:fldCharType="separate"/>
        </w:r>
        <w:r w:rsidR="005523E3">
          <w:rPr>
            <w:noProof/>
            <w:webHidden/>
          </w:rPr>
          <w:t>126</w:t>
        </w:r>
        <w:r w:rsidR="005523E3">
          <w:rPr>
            <w:noProof/>
            <w:webHidden/>
          </w:rPr>
          <w:fldChar w:fldCharType="end"/>
        </w:r>
      </w:hyperlink>
    </w:p>
    <w:p w14:paraId="3014E950" w14:textId="65DEAC61"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17" w:history="1">
        <w:r w:rsidR="005523E3" w:rsidRPr="00DF16EC">
          <w:rPr>
            <w:rStyle w:val="Hyperlink"/>
            <w:noProof/>
          </w:rPr>
          <w:t>Imagen 22: Cuadro de resultados de la búsqueda</w:t>
        </w:r>
        <w:r w:rsidR="005523E3">
          <w:rPr>
            <w:noProof/>
            <w:webHidden/>
          </w:rPr>
          <w:tab/>
        </w:r>
        <w:r w:rsidR="005523E3">
          <w:rPr>
            <w:noProof/>
            <w:webHidden/>
          </w:rPr>
          <w:fldChar w:fldCharType="begin"/>
        </w:r>
        <w:r w:rsidR="005523E3">
          <w:rPr>
            <w:noProof/>
            <w:webHidden/>
          </w:rPr>
          <w:instrText xml:space="preserve"> PAGEREF _Toc52322217 \h </w:instrText>
        </w:r>
        <w:r w:rsidR="005523E3">
          <w:rPr>
            <w:noProof/>
            <w:webHidden/>
          </w:rPr>
        </w:r>
        <w:r w:rsidR="005523E3">
          <w:rPr>
            <w:noProof/>
            <w:webHidden/>
          </w:rPr>
          <w:fldChar w:fldCharType="separate"/>
        </w:r>
        <w:r w:rsidR="005523E3">
          <w:rPr>
            <w:noProof/>
            <w:webHidden/>
          </w:rPr>
          <w:t>127</w:t>
        </w:r>
        <w:r w:rsidR="005523E3">
          <w:rPr>
            <w:noProof/>
            <w:webHidden/>
          </w:rPr>
          <w:fldChar w:fldCharType="end"/>
        </w:r>
      </w:hyperlink>
    </w:p>
    <w:p w14:paraId="2D476460" w14:textId="731D0618"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18" w:history="1">
        <w:r w:rsidR="005523E3" w:rsidRPr="00DF16EC">
          <w:rPr>
            <w:rStyle w:val="Hyperlink"/>
            <w:noProof/>
          </w:rPr>
          <w:t>Imagen 23: Modal de información</w:t>
        </w:r>
        <w:r w:rsidR="005523E3">
          <w:rPr>
            <w:noProof/>
            <w:webHidden/>
          </w:rPr>
          <w:tab/>
        </w:r>
        <w:r w:rsidR="005523E3">
          <w:rPr>
            <w:noProof/>
            <w:webHidden/>
          </w:rPr>
          <w:fldChar w:fldCharType="begin"/>
        </w:r>
        <w:r w:rsidR="005523E3">
          <w:rPr>
            <w:noProof/>
            <w:webHidden/>
          </w:rPr>
          <w:instrText xml:space="preserve"> PAGEREF _Toc52322218 \h </w:instrText>
        </w:r>
        <w:r w:rsidR="005523E3">
          <w:rPr>
            <w:noProof/>
            <w:webHidden/>
          </w:rPr>
        </w:r>
        <w:r w:rsidR="005523E3">
          <w:rPr>
            <w:noProof/>
            <w:webHidden/>
          </w:rPr>
          <w:fldChar w:fldCharType="separate"/>
        </w:r>
        <w:r w:rsidR="005523E3">
          <w:rPr>
            <w:noProof/>
            <w:webHidden/>
          </w:rPr>
          <w:t>128</w:t>
        </w:r>
        <w:r w:rsidR="005523E3">
          <w:rPr>
            <w:noProof/>
            <w:webHidden/>
          </w:rPr>
          <w:fldChar w:fldCharType="end"/>
        </w:r>
      </w:hyperlink>
    </w:p>
    <w:p w14:paraId="26E28733" w14:textId="595C89D9"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19" w:history="1">
        <w:r w:rsidR="005523E3" w:rsidRPr="00DF16EC">
          <w:rPr>
            <w:rStyle w:val="Hyperlink"/>
            <w:noProof/>
          </w:rPr>
          <w:t>Imagen 24: Modal de envío de correo</w:t>
        </w:r>
        <w:r w:rsidR="005523E3">
          <w:rPr>
            <w:noProof/>
            <w:webHidden/>
          </w:rPr>
          <w:tab/>
        </w:r>
        <w:r w:rsidR="005523E3">
          <w:rPr>
            <w:noProof/>
            <w:webHidden/>
          </w:rPr>
          <w:fldChar w:fldCharType="begin"/>
        </w:r>
        <w:r w:rsidR="005523E3">
          <w:rPr>
            <w:noProof/>
            <w:webHidden/>
          </w:rPr>
          <w:instrText xml:space="preserve"> PAGEREF _Toc52322219 \h </w:instrText>
        </w:r>
        <w:r w:rsidR="005523E3">
          <w:rPr>
            <w:noProof/>
            <w:webHidden/>
          </w:rPr>
        </w:r>
        <w:r w:rsidR="005523E3">
          <w:rPr>
            <w:noProof/>
            <w:webHidden/>
          </w:rPr>
          <w:fldChar w:fldCharType="separate"/>
        </w:r>
        <w:r w:rsidR="005523E3">
          <w:rPr>
            <w:noProof/>
            <w:webHidden/>
          </w:rPr>
          <w:t>128</w:t>
        </w:r>
        <w:r w:rsidR="005523E3">
          <w:rPr>
            <w:noProof/>
            <w:webHidden/>
          </w:rPr>
          <w:fldChar w:fldCharType="end"/>
        </w:r>
      </w:hyperlink>
    </w:p>
    <w:p w14:paraId="5B697E93" w14:textId="5190E2EE"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20" w:history="1">
        <w:r w:rsidR="005523E3" w:rsidRPr="00DF16EC">
          <w:rPr>
            <w:rStyle w:val="Hyperlink"/>
            <w:noProof/>
          </w:rPr>
          <w:t>Imagen 25: Resumen de opciones de trabajos de graduación</w:t>
        </w:r>
        <w:r w:rsidR="005523E3">
          <w:rPr>
            <w:noProof/>
            <w:webHidden/>
          </w:rPr>
          <w:tab/>
        </w:r>
        <w:r w:rsidR="005523E3">
          <w:rPr>
            <w:noProof/>
            <w:webHidden/>
          </w:rPr>
          <w:fldChar w:fldCharType="begin"/>
        </w:r>
        <w:r w:rsidR="005523E3">
          <w:rPr>
            <w:noProof/>
            <w:webHidden/>
          </w:rPr>
          <w:instrText xml:space="preserve"> PAGEREF _Toc52322220 \h </w:instrText>
        </w:r>
        <w:r w:rsidR="005523E3">
          <w:rPr>
            <w:noProof/>
            <w:webHidden/>
          </w:rPr>
        </w:r>
        <w:r w:rsidR="005523E3">
          <w:rPr>
            <w:noProof/>
            <w:webHidden/>
          </w:rPr>
          <w:fldChar w:fldCharType="separate"/>
        </w:r>
        <w:r w:rsidR="005523E3">
          <w:rPr>
            <w:noProof/>
            <w:webHidden/>
          </w:rPr>
          <w:t>129</w:t>
        </w:r>
        <w:r w:rsidR="005523E3">
          <w:rPr>
            <w:noProof/>
            <w:webHidden/>
          </w:rPr>
          <w:fldChar w:fldCharType="end"/>
        </w:r>
      </w:hyperlink>
    </w:p>
    <w:p w14:paraId="7929BF71" w14:textId="4E3956F0"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21" w:history="1">
        <w:r w:rsidR="005523E3" w:rsidRPr="00DF16EC">
          <w:rPr>
            <w:rStyle w:val="Hyperlink"/>
            <w:noProof/>
          </w:rPr>
          <w:t>Imagen 26: Modal de edición de temas de trabajo de graduación</w:t>
        </w:r>
        <w:r w:rsidR="005523E3">
          <w:rPr>
            <w:noProof/>
            <w:webHidden/>
          </w:rPr>
          <w:tab/>
        </w:r>
        <w:r w:rsidR="005523E3">
          <w:rPr>
            <w:noProof/>
            <w:webHidden/>
          </w:rPr>
          <w:fldChar w:fldCharType="begin"/>
        </w:r>
        <w:r w:rsidR="005523E3">
          <w:rPr>
            <w:noProof/>
            <w:webHidden/>
          </w:rPr>
          <w:instrText xml:space="preserve"> PAGEREF _Toc52322221 \h </w:instrText>
        </w:r>
        <w:r w:rsidR="005523E3">
          <w:rPr>
            <w:noProof/>
            <w:webHidden/>
          </w:rPr>
        </w:r>
        <w:r w:rsidR="005523E3">
          <w:rPr>
            <w:noProof/>
            <w:webHidden/>
          </w:rPr>
          <w:fldChar w:fldCharType="separate"/>
        </w:r>
        <w:r w:rsidR="005523E3">
          <w:rPr>
            <w:noProof/>
            <w:webHidden/>
          </w:rPr>
          <w:t>130</w:t>
        </w:r>
        <w:r w:rsidR="005523E3">
          <w:rPr>
            <w:noProof/>
            <w:webHidden/>
          </w:rPr>
          <w:fldChar w:fldCharType="end"/>
        </w:r>
      </w:hyperlink>
    </w:p>
    <w:p w14:paraId="51A23D6C" w14:textId="3F37C6C5"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22" w:history="1">
        <w:r w:rsidR="005523E3" w:rsidRPr="00DF16EC">
          <w:rPr>
            <w:rStyle w:val="Hyperlink"/>
            <w:noProof/>
          </w:rPr>
          <w:t>Imagen 27: Modal de confirmación al eliminar</w:t>
        </w:r>
        <w:r w:rsidR="005523E3">
          <w:rPr>
            <w:noProof/>
            <w:webHidden/>
          </w:rPr>
          <w:tab/>
        </w:r>
        <w:r w:rsidR="005523E3">
          <w:rPr>
            <w:noProof/>
            <w:webHidden/>
          </w:rPr>
          <w:fldChar w:fldCharType="begin"/>
        </w:r>
        <w:r w:rsidR="005523E3">
          <w:rPr>
            <w:noProof/>
            <w:webHidden/>
          </w:rPr>
          <w:instrText xml:space="preserve"> PAGEREF _Toc52322222 \h </w:instrText>
        </w:r>
        <w:r w:rsidR="005523E3">
          <w:rPr>
            <w:noProof/>
            <w:webHidden/>
          </w:rPr>
        </w:r>
        <w:r w:rsidR="005523E3">
          <w:rPr>
            <w:noProof/>
            <w:webHidden/>
          </w:rPr>
          <w:fldChar w:fldCharType="separate"/>
        </w:r>
        <w:r w:rsidR="005523E3">
          <w:rPr>
            <w:noProof/>
            <w:webHidden/>
          </w:rPr>
          <w:t>130</w:t>
        </w:r>
        <w:r w:rsidR="005523E3">
          <w:rPr>
            <w:noProof/>
            <w:webHidden/>
          </w:rPr>
          <w:fldChar w:fldCharType="end"/>
        </w:r>
      </w:hyperlink>
    </w:p>
    <w:p w14:paraId="581B3D50" w14:textId="42F553A1"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23" w:history="1">
        <w:r w:rsidR="005523E3" w:rsidRPr="00DF16EC">
          <w:rPr>
            <w:rStyle w:val="Hyperlink"/>
            <w:noProof/>
          </w:rPr>
          <w:t>Imagen 28: Modal de confirmación para eliminar</w:t>
        </w:r>
        <w:r w:rsidR="005523E3">
          <w:rPr>
            <w:noProof/>
            <w:webHidden/>
          </w:rPr>
          <w:tab/>
        </w:r>
        <w:r w:rsidR="005523E3">
          <w:rPr>
            <w:noProof/>
            <w:webHidden/>
          </w:rPr>
          <w:fldChar w:fldCharType="begin"/>
        </w:r>
        <w:r w:rsidR="005523E3">
          <w:rPr>
            <w:noProof/>
            <w:webHidden/>
          </w:rPr>
          <w:instrText xml:space="preserve"> PAGEREF _Toc52322223 \h </w:instrText>
        </w:r>
        <w:r w:rsidR="005523E3">
          <w:rPr>
            <w:noProof/>
            <w:webHidden/>
          </w:rPr>
        </w:r>
        <w:r w:rsidR="005523E3">
          <w:rPr>
            <w:noProof/>
            <w:webHidden/>
          </w:rPr>
          <w:fldChar w:fldCharType="separate"/>
        </w:r>
        <w:r w:rsidR="005523E3">
          <w:rPr>
            <w:noProof/>
            <w:webHidden/>
          </w:rPr>
          <w:t>131</w:t>
        </w:r>
        <w:r w:rsidR="005523E3">
          <w:rPr>
            <w:noProof/>
            <w:webHidden/>
          </w:rPr>
          <w:fldChar w:fldCharType="end"/>
        </w:r>
      </w:hyperlink>
    </w:p>
    <w:p w14:paraId="280C012D" w14:textId="35B1C5B0"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24" w:history="1">
        <w:r w:rsidR="005523E3" w:rsidRPr="00DF16EC">
          <w:rPr>
            <w:rStyle w:val="Hyperlink"/>
            <w:noProof/>
          </w:rPr>
          <w:t>Imagen 29: Historial de temas propuestos</w:t>
        </w:r>
        <w:r w:rsidR="005523E3">
          <w:rPr>
            <w:noProof/>
            <w:webHidden/>
          </w:rPr>
          <w:tab/>
        </w:r>
        <w:r w:rsidR="005523E3">
          <w:rPr>
            <w:noProof/>
            <w:webHidden/>
          </w:rPr>
          <w:fldChar w:fldCharType="begin"/>
        </w:r>
        <w:r w:rsidR="005523E3">
          <w:rPr>
            <w:noProof/>
            <w:webHidden/>
          </w:rPr>
          <w:instrText xml:space="preserve"> PAGEREF _Toc52322224 \h </w:instrText>
        </w:r>
        <w:r w:rsidR="005523E3">
          <w:rPr>
            <w:noProof/>
            <w:webHidden/>
          </w:rPr>
        </w:r>
        <w:r w:rsidR="005523E3">
          <w:rPr>
            <w:noProof/>
            <w:webHidden/>
          </w:rPr>
          <w:fldChar w:fldCharType="separate"/>
        </w:r>
        <w:r w:rsidR="005523E3">
          <w:rPr>
            <w:noProof/>
            <w:webHidden/>
          </w:rPr>
          <w:t>132</w:t>
        </w:r>
        <w:r w:rsidR="005523E3">
          <w:rPr>
            <w:noProof/>
            <w:webHidden/>
          </w:rPr>
          <w:fldChar w:fldCharType="end"/>
        </w:r>
      </w:hyperlink>
    </w:p>
    <w:p w14:paraId="6F95F064" w14:textId="3AA7084A"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25" w:history="1">
        <w:r w:rsidR="005523E3" w:rsidRPr="00DF16EC">
          <w:rPr>
            <w:rStyle w:val="Hyperlink"/>
            <w:noProof/>
          </w:rPr>
          <w:t>Imagen 30: Prueba automatizada para inicio de sesión</w:t>
        </w:r>
        <w:r w:rsidR="005523E3">
          <w:rPr>
            <w:noProof/>
            <w:webHidden/>
          </w:rPr>
          <w:tab/>
        </w:r>
        <w:r w:rsidR="005523E3">
          <w:rPr>
            <w:noProof/>
            <w:webHidden/>
          </w:rPr>
          <w:fldChar w:fldCharType="begin"/>
        </w:r>
        <w:r w:rsidR="005523E3">
          <w:rPr>
            <w:noProof/>
            <w:webHidden/>
          </w:rPr>
          <w:instrText xml:space="preserve"> PAGEREF _Toc52322225 \h </w:instrText>
        </w:r>
        <w:r w:rsidR="005523E3">
          <w:rPr>
            <w:noProof/>
            <w:webHidden/>
          </w:rPr>
        </w:r>
        <w:r w:rsidR="005523E3">
          <w:rPr>
            <w:noProof/>
            <w:webHidden/>
          </w:rPr>
          <w:fldChar w:fldCharType="separate"/>
        </w:r>
        <w:r w:rsidR="005523E3">
          <w:rPr>
            <w:noProof/>
            <w:webHidden/>
          </w:rPr>
          <w:t>134</w:t>
        </w:r>
        <w:r w:rsidR="005523E3">
          <w:rPr>
            <w:noProof/>
            <w:webHidden/>
          </w:rPr>
          <w:fldChar w:fldCharType="end"/>
        </w:r>
      </w:hyperlink>
    </w:p>
    <w:p w14:paraId="66340C62" w14:textId="5991F4C8"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26" w:history="1">
        <w:r w:rsidR="005523E3" w:rsidRPr="00DF16EC">
          <w:rPr>
            <w:rStyle w:val="Hyperlink"/>
            <w:noProof/>
          </w:rPr>
          <w:t>Imagen 31: Prueba automatizada para el registro de un nuevo tema de trabajo de graduación</w:t>
        </w:r>
        <w:r w:rsidR="005523E3">
          <w:rPr>
            <w:noProof/>
            <w:webHidden/>
          </w:rPr>
          <w:tab/>
        </w:r>
        <w:r w:rsidR="005523E3">
          <w:rPr>
            <w:noProof/>
            <w:webHidden/>
          </w:rPr>
          <w:fldChar w:fldCharType="begin"/>
        </w:r>
        <w:r w:rsidR="005523E3">
          <w:rPr>
            <w:noProof/>
            <w:webHidden/>
          </w:rPr>
          <w:instrText xml:space="preserve"> PAGEREF _Toc52322226 \h </w:instrText>
        </w:r>
        <w:r w:rsidR="005523E3">
          <w:rPr>
            <w:noProof/>
            <w:webHidden/>
          </w:rPr>
        </w:r>
        <w:r w:rsidR="005523E3">
          <w:rPr>
            <w:noProof/>
            <w:webHidden/>
          </w:rPr>
          <w:fldChar w:fldCharType="separate"/>
        </w:r>
        <w:r w:rsidR="005523E3">
          <w:rPr>
            <w:noProof/>
            <w:webHidden/>
          </w:rPr>
          <w:t>135</w:t>
        </w:r>
        <w:r w:rsidR="005523E3">
          <w:rPr>
            <w:noProof/>
            <w:webHidden/>
          </w:rPr>
          <w:fldChar w:fldCharType="end"/>
        </w:r>
      </w:hyperlink>
    </w:p>
    <w:p w14:paraId="75CC06B5" w14:textId="7A01063C"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27" w:history="1">
        <w:r w:rsidR="005523E3" w:rsidRPr="00DF16EC">
          <w:rPr>
            <w:rStyle w:val="Hyperlink"/>
            <w:noProof/>
          </w:rPr>
          <w:t>Imagen 32: Prueba automatizada para la edición de un tema de trabajo de graduación</w:t>
        </w:r>
        <w:r w:rsidR="005523E3">
          <w:rPr>
            <w:noProof/>
            <w:webHidden/>
          </w:rPr>
          <w:tab/>
        </w:r>
        <w:r w:rsidR="005523E3">
          <w:rPr>
            <w:noProof/>
            <w:webHidden/>
          </w:rPr>
          <w:fldChar w:fldCharType="begin"/>
        </w:r>
        <w:r w:rsidR="005523E3">
          <w:rPr>
            <w:noProof/>
            <w:webHidden/>
          </w:rPr>
          <w:instrText xml:space="preserve"> PAGEREF _Toc52322227 \h </w:instrText>
        </w:r>
        <w:r w:rsidR="005523E3">
          <w:rPr>
            <w:noProof/>
            <w:webHidden/>
          </w:rPr>
        </w:r>
        <w:r w:rsidR="005523E3">
          <w:rPr>
            <w:noProof/>
            <w:webHidden/>
          </w:rPr>
          <w:fldChar w:fldCharType="separate"/>
        </w:r>
        <w:r w:rsidR="005523E3">
          <w:rPr>
            <w:noProof/>
            <w:webHidden/>
          </w:rPr>
          <w:t>136</w:t>
        </w:r>
        <w:r w:rsidR="005523E3">
          <w:rPr>
            <w:noProof/>
            <w:webHidden/>
          </w:rPr>
          <w:fldChar w:fldCharType="end"/>
        </w:r>
      </w:hyperlink>
    </w:p>
    <w:p w14:paraId="2F2A384E" w14:textId="02EEF0DA"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28" w:history="1">
        <w:r w:rsidR="005523E3" w:rsidRPr="00DF16EC">
          <w:rPr>
            <w:rStyle w:val="Hyperlink"/>
            <w:noProof/>
          </w:rPr>
          <w:t>Imagen 33: Prueba automatizada para la eliminación de un tema de trabajo de graduación</w:t>
        </w:r>
        <w:r w:rsidR="005523E3">
          <w:rPr>
            <w:noProof/>
            <w:webHidden/>
          </w:rPr>
          <w:tab/>
        </w:r>
        <w:r w:rsidR="005523E3">
          <w:rPr>
            <w:noProof/>
            <w:webHidden/>
          </w:rPr>
          <w:fldChar w:fldCharType="begin"/>
        </w:r>
        <w:r w:rsidR="005523E3">
          <w:rPr>
            <w:noProof/>
            <w:webHidden/>
          </w:rPr>
          <w:instrText xml:space="preserve"> PAGEREF _Toc52322228 \h </w:instrText>
        </w:r>
        <w:r w:rsidR="005523E3">
          <w:rPr>
            <w:noProof/>
            <w:webHidden/>
          </w:rPr>
        </w:r>
        <w:r w:rsidR="005523E3">
          <w:rPr>
            <w:noProof/>
            <w:webHidden/>
          </w:rPr>
          <w:fldChar w:fldCharType="separate"/>
        </w:r>
        <w:r w:rsidR="005523E3">
          <w:rPr>
            <w:noProof/>
            <w:webHidden/>
          </w:rPr>
          <w:t>136</w:t>
        </w:r>
        <w:r w:rsidR="005523E3">
          <w:rPr>
            <w:noProof/>
            <w:webHidden/>
          </w:rPr>
          <w:fldChar w:fldCharType="end"/>
        </w:r>
      </w:hyperlink>
    </w:p>
    <w:p w14:paraId="01BEC734" w14:textId="2D942EB9"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29" w:history="1">
        <w:r w:rsidR="005523E3" w:rsidRPr="00DF16EC">
          <w:rPr>
            <w:rStyle w:val="Hyperlink"/>
            <w:noProof/>
          </w:rPr>
          <w:t>Imagen 34: Prueba automatizada para la aplicación a un tema de trabajo de graduación</w:t>
        </w:r>
        <w:r w:rsidR="005523E3">
          <w:rPr>
            <w:noProof/>
            <w:webHidden/>
          </w:rPr>
          <w:tab/>
        </w:r>
        <w:r w:rsidR="005523E3">
          <w:rPr>
            <w:noProof/>
            <w:webHidden/>
          </w:rPr>
          <w:fldChar w:fldCharType="begin"/>
        </w:r>
        <w:r w:rsidR="005523E3">
          <w:rPr>
            <w:noProof/>
            <w:webHidden/>
          </w:rPr>
          <w:instrText xml:space="preserve"> PAGEREF _Toc52322229 \h </w:instrText>
        </w:r>
        <w:r w:rsidR="005523E3">
          <w:rPr>
            <w:noProof/>
            <w:webHidden/>
          </w:rPr>
        </w:r>
        <w:r w:rsidR="005523E3">
          <w:rPr>
            <w:noProof/>
            <w:webHidden/>
          </w:rPr>
          <w:fldChar w:fldCharType="separate"/>
        </w:r>
        <w:r w:rsidR="005523E3">
          <w:rPr>
            <w:noProof/>
            <w:webHidden/>
          </w:rPr>
          <w:t>137</w:t>
        </w:r>
        <w:r w:rsidR="005523E3">
          <w:rPr>
            <w:noProof/>
            <w:webHidden/>
          </w:rPr>
          <w:fldChar w:fldCharType="end"/>
        </w:r>
      </w:hyperlink>
    </w:p>
    <w:p w14:paraId="44AE96DC" w14:textId="0EECD895" w:rsidR="00B03A14" w:rsidRPr="0000697A" w:rsidRDefault="00183C3C" w:rsidP="0000697A">
      <w:pPr>
        <w:rPr>
          <w:rFonts w:eastAsiaTheme="majorEastAsia" w:cstheme="majorBidi"/>
          <w:color w:val="000000" w:themeColor="text1"/>
          <w:sz w:val="32"/>
          <w:szCs w:val="28"/>
        </w:rPr>
      </w:pPr>
      <w:r>
        <w:fldChar w:fldCharType="end"/>
      </w:r>
    </w:p>
    <w:p w14:paraId="464C402B" w14:textId="77777777" w:rsidR="0000697A" w:rsidRDefault="0000697A">
      <w:pPr>
        <w:spacing w:line="276" w:lineRule="auto"/>
        <w:jc w:val="left"/>
        <w:rPr>
          <w:rFonts w:eastAsiaTheme="majorEastAsia" w:cstheme="majorBidi"/>
          <w:bCs/>
          <w:color w:val="000000" w:themeColor="text1"/>
          <w:sz w:val="32"/>
          <w:szCs w:val="28"/>
        </w:rPr>
      </w:pPr>
      <w:r>
        <w:br w:type="page"/>
      </w:r>
    </w:p>
    <w:p w14:paraId="78DE3E26" w14:textId="112B5443" w:rsidR="008C503D" w:rsidRDefault="008C503D" w:rsidP="00E92827">
      <w:pPr>
        <w:pStyle w:val="Heading1"/>
      </w:pPr>
      <w:bookmarkStart w:id="3" w:name="_Toc52322038"/>
      <w:r>
        <w:lastRenderedPageBreak/>
        <w:t>ÍNDICE DE TABLAS</w:t>
      </w:r>
      <w:bookmarkEnd w:id="3"/>
      <w:r>
        <w:t xml:space="preserve"> </w:t>
      </w:r>
    </w:p>
    <w:p w14:paraId="3076B324" w14:textId="1AB27E23" w:rsidR="005523E3" w:rsidRDefault="00183C3C">
      <w:pPr>
        <w:pStyle w:val="TableofFigures"/>
        <w:tabs>
          <w:tab w:val="right" w:leader="dot" w:pos="8828"/>
        </w:tabs>
        <w:rPr>
          <w:rFonts w:asciiTheme="minorHAnsi" w:eastAsiaTheme="minorEastAsia" w:hAnsiTheme="minorHAnsi"/>
          <w:noProof/>
          <w:sz w:val="22"/>
          <w:lang w:eastAsia="es-PA"/>
        </w:rPr>
      </w:pPr>
      <w:r>
        <w:fldChar w:fldCharType="begin"/>
      </w:r>
      <w:r w:rsidR="008C503D">
        <w:instrText xml:space="preserve"> TOC \h \z \c "Tabla" </w:instrText>
      </w:r>
      <w:r>
        <w:fldChar w:fldCharType="separate"/>
      </w:r>
      <w:hyperlink w:anchor="_Toc52322230" w:history="1">
        <w:r w:rsidR="005523E3" w:rsidRPr="00506864">
          <w:rPr>
            <w:rStyle w:val="Hyperlink"/>
            <w:noProof/>
          </w:rPr>
          <w:t>Tabla 1: Resultados de las pruebas presenciales, usuario 1</w:t>
        </w:r>
        <w:r w:rsidR="005523E3">
          <w:rPr>
            <w:noProof/>
            <w:webHidden/>
          </w:rPr>
          <w:tab/>
        </w:r>
        <w:r w:rsidR="005523E3">
          <w:rPr>
            <w:noProof/>
            <w:webHidden/>
          </w:rPr>
          <w:fldChar w:fldCharType="begin"/>
        </w:r>
        <w:r w:rsidR="005523E3">
          <w:rPr>
            <w:noProof/>
            <w:webHidden/>
          </w:rPr>
          <w:instrText xml:space="preserve"> PAGEREF _Toc52322230 \h </w:instrText>
        </w:r>
        <w:r w:rsidR="005523E3">
          <w:rPr>
            <w:noProof/>
            <w:webHidden/>
          </w:rPr>
        </w:r>
        <w:r w:rsidR="005523E3">
          <w:rPr>
            <w:noProof/>
            <w:webHidden/>
          </w:rPr>
          <w:fldChar w:fldCharType="separate"/>
        </w:r>
        <w:r w:rsidR="005523E3">
          <w:rPr>
            <w:noProof/>
            <w:webHidden/>
          </w:rPr>
          <w:t>139</w:t>
        </w:r>
        <w:r w:rsidR="005523E3">
          <w:rPr>
            <w:noProof/>
            <w:webHidden/>
          </w:rPr>
          <w:fldChar w:fldCharType="end"/>
        </w:r>
      </w:hyperlink>
    </w:p>
    <w:p w14:paraId="54C33B47" w14:textId="214BDB5C"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31" w:history="1">
        <w:r w:rsidR="005523E3" w:rsidRPr="00506864">
          <w:rPr>
            <w:rStyle w:val="Hyperlink"/>
            <w:noProof/>
          </w:rPr>
          <w:t>Tabla 2: Resultados de las pruebas presenciales, usuario 2</w:t>
        </w:r>
        <w:r w:rsidR="005523E3">
          <w:rPr>
            <w:noProof/>
            <w:webHidden/>
          </w:rPr>
          <w:tab/>
        </w:r>
        <w:r w:rsidR="005523E3">
          <w:rPr>
            <w:noProof/>
            <w:webHidden/>
          </w:rPr>
          <w:fldChar w:fldCharType="begin"/>
        </w:r>
        <w:r w:rsidR="005523E3">
          <w:rPr>
            <w:noProof/>
            <w:webHidden/>
          </w:rPr>
          <w:instrText xml:space="preserve"> PAGEREF _Toc52322231 \h </w:instrText>
        </w:r>
        <w:r w:rsidR="005523E3">
          <w:rPr>
            <w:noProof/>
            <w:webHidden/>
          </w:rPr>
        </w:r>
        <w:r w:rsidR="005523E3">
          <w:rPr>
            <w:noProof/>
            <w:webHidden/>
          </w:rPr>
          <w:fldChar w:fldCharType="separate"/>
        </w:r>
        <w:r w:rsidR="005523E3">
          <w:rPr>
            <w:noProof/>
            <w:webHidden/>
          </w:rPr>
          <w:t>139</w:t>
        </w:r>
        <w:r w:rsidR="005523E3">
          <w:rPr>
            <w:noProof/>
            <w:webHidden/>
          </w:rPr>
          <w:fldChar w:fldCharType="end"/>
        </w:r>
      </w:hyperlink>
    </w:p>
    <w:p w14:paraId="60C5EC68" w14:textId="7B8E85FB"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32" w:history="1">
        <w:r w:rsidR="005523E3" w:rsidRPr="00506864">
          <w:rPr>
            <w:rStyle w:val="Hyperlink"/>
            <w:noProof/>
          </w:rPr>
          <w:t>Tabla 3: Resultados de las pruebas presenciales, usuario 3</w:t>
        </w:r>
        <w:r w:rsidR="005523E3">
          <w:rPr>
            <w:noProof/>
            <w:webHidden/>
          </w:rPr>
          <w:tab/>
        </w:r>
        <w:r w:rsidR="005523E3">
          <w:rPr>
            <w:noProof/>
            <w:webHidden/>
          </w:rPr>
          <w:fldChar w:fldCharType="begin"/>
        </w:r>
        <w:r w:rsidR="005523E3">
          <w:rPr>
            <w:noProof/>
            <w:webHidden/>
          </w:rPr>
          <w:instrText xml:space="preserve"> PAGEREF _Toc52322232 \h </w:instrText>
        </w:r>
        <w:r w:rsidR="005523E3">
          <w:rPr>
            <w:noProof/>
            <w:webHidden/>
          </w:rPr>
        </w:r>
        <w:r w:rsidR="005523E3">
          <w:rPr>
            <w:noProof/>
            <w:webHidden/>
          </w:rPr>
          <w:fldChar w:fldCharType="separate"/>
        </w:r>
        <w:r w:rsidR="005523E3">
          <w:rPr>
            <w:noProof/>
            <w:webHidden/>
          </w:rPr>
          <w:t>139</w:t>
        </w:r>
        <w:r w:rsidR="005523E3">
          <w:rPr>
            <w:noProof/>
            <w:webHidden/>
          </w:rPr>
          <w:fldChar w:fldCharType="end"/>
        </w:r>
      </w:hyperlink>
    </w:p>
    <w:p w14:paraId="240B34EA" w14:textId="45E377EC"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33" w:history="1">
        <w:r w:rsidR="005523E3" w:rsidRPr="00506864">
          <w:rPr>
            <w:rStyle w:val="Hyperlink"/>
            <w:noProof/>
          </w:rPr>
          <w:t>Tabla 4: Resultados de las pruebas presenciales, usuario 4</w:t>
        </w:r>
        <w:r w:rsidR="005523E3">
          <w:rPr>
            <w:noProof/>
            <w:webHidden/>
          </w:rPr>
          <w:tab/>
        </w:r>
        <w:r w:rsidR="005523E3">
          <w:rPr>
            <w:noProof/>
            <w:webHidden/>
          </w:rPr>
          <w:fldChar w:fldCharType="begin"/>
        </w:r>
        <w:r w:rsidR="005523E3">
          <w:rPr>
            <w:noProof/>
            <w:webHidden/>
          </w:rPr>
          <w:instrText xml:space="preserve"> PAGEREF _Toc52322233 \h </w:instrText>
        </w:r>
        <w:r w:rsidR="005523E3">
          <w:rPr>
            <w:noProof/>
            <w:webHidden/>
          </w:rPr>
        </w:r>
        <w:r w:rsidR="005523E3">
          <w:rPr>
            <w:noProof/>
            <w:webHidden/>
          </w:rPr>
          <w:fldChar w:fldCharType="separate"/>
        </w:r>
        <w:r w:rsidR="005523E3">
          <w:rPr>
            <w:noProof/>
            <w:webHidden/>
          </w:rPr>
          <w:t>140</w:t>
        </w:r>
        <w:r w:rsidR="005523E3">
          <w:rPr>
            <w:noProof/>
            <w:webHidden/>
          </w:rPr>
          <w:fldChar w:fldCharType="end"/>
        </w:r>
      </w:hyperlink>
    </w:p>
    <w:p w14:paraId="5CF9B465" w14:textId="7F5808EF"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34" w:history="1">
        <w:r w:rsidR="005523E3" w:rsidRPr="00506864">
          <w:rPr>
            <w:rStyle w:val="Hyperlink"/>
            <w:noProof/>
          </w:rPr>
          <w:t>Tabla 5: Resultados de las pruebas Remotas</w:t>
        </w:r>
        <w:r w:rsidR="005523E3">
          <w:rPr>
            <w:noProof/>
            <w:webHidden/>
          </w:rPr>
          <w:tab/>
        </w:r>
        <w:r w:rsidR="005523E3">
          <w:rPr>
            <w:noProof/>
            <w:webHidden/>
          </w:rPr>
          <w:fldChar w:fldCharType="begin"/>
        </w:r>
        <w:r w:rsidR="005523E3">
          <w:rPr>
            <w:noProof/>
            <w:webHidden/>
          </w:rPr>
          <w:instrText xml:space="preserve"> PAGEREF _Toc52322234 \h </w:instrText>
        </w:r>
        <w:r w:rsidR="005523E3">
          <w:rPr>
            <w:noProof/>
            <w:webHidden/>
          </w:rPr>
        </w:r>
        <w:r w:rsidR="005523E3">
          <w:rPr>
            <w:noProof/>
            <w:webHidden/>
          </w:rPr>
          <w:fldChar w:fldCharType="separate"/>
        </w:r>
        <w:r w:rsidR="005523E3">
          <w:rPr>
            <w:noProof/>
            <w:webHidden/>
          </w:rPr>
          <w:t>140</w:t>
        </w:r>
        <w:r w:rsidR="005523E3">
          <w:rPr>
            <w:noProof/>
            <w:webHidden/>
          </w:rPr>
          <w:fldChar w:fldCharType="end"/>
        </w:r>
      </w:hyperlink>
    </w:p>
    <w:p w14:paraId="728A7A27" w14:textId="178A7B65"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35" w:history="1">
        <w:r w:rsidR="005523E3" w:rsidRPr="00506864">
          <w:rPr>
            <w:rStyle w:val="Hyperlink"/>
            <w:noProof/>
          </w:rPr>
          <w:t>Tabla 6: Puntaje de rendimiento de usabilidad</w:t>
        </w:r>
        <w:r w:rsidR="005523E3">
          <w:rPr>
            <w:noProof/>
            <w:webHidden/>
          </w:rPr>
          <w:tab/>
        </w:r>
        <w:r w:rsidR="005523E3">
          <w:rPr>
            <w:noProof/>
            <w:webHidden/>
          </w:rPr>
          <w:fldChar w:fldCharType="begin"/>
        </w:r>
        <w:r w:rsidR="005523E3">
          <w:rPr>
            <w:noProof/>
            <w:webHidden/>
          </w:rPr>
          <w:instrText xml:space="preserve"> PAGEREF _Toc52322235 \h </w:instrText>
        </w:r>
        <w:r w:rsidR="005523E3">
          <w:rPr>
            <w:noProof/>
            <w:webHidden/>
          </w:rPr>
        </w:r>
        <w:r w:rsidR="005523E3">
          <w:rPr>
            <w:noProof/>
            <w:webHidden/>
          </w:rPr>
          <w:fldChar w:fldCharType="separate"/>
        </w:r>
        <w:r w:rsidR="005523E3">
          <w:rPr>
            <w:noProof/>
            <w:webHidden/>
          </w:rPr>
          <w:t>141</w:t>
        </w:r>
        <w:r w:rsidR="005523E3">
          <w:rPr>
            <w:noProof/>
            <w:webHidden/>
          </w:rPr>
          <w:fldChar w:fldCharType="end"/>
        </w:r>
      </w:hyperlink>
    </w:p>
    <w:p w14:paraId="5834AA9B" w14:textId="457D26D9" w:rsidR="008C503D" w:rsidRPr="008C503D" w:rsidRDefault="00183C3C" w:rsidP="008C503D">
      <w:r>
        <w:fldChar w:fldCharType="end"/>
      </w:r>
    </w:p>
    <w:p w14:paraId="7781D28C" w14:textId="77777777" w:rsidR="008F0E18" w:rsidRDefault="008F0E18" w:rsidP="008F0E18"/>
    <w:p w14:paraId="4A7747AF" w14:textId="77777777" w:rsidR="008F0E18" w:rsidRDefault="008F0E18" w:rsidP="008F0E18"/>
    <w:p w14:paraId="5D05E41B" w14:textId="77777777" w:rsidR="008C503D" w:rsidRDefault="008C503D" w:rsidP="008F0E18"/>
    <w:p w14:paraId="460CD05A" w14:textId="77777777" w:rsidR="008C503D" w:rsidRDefault="008C503D" w:rsidP="008F0E18"/>
    <w:p w14:paraId="74A1DFCA" w14:textId="77777777" w:rsidR="008C503D" w:rsidRDefault="008C503D" w:rsidP="008F0E18"/>
    <w:p w14:paraId="01133316" w14:textId="77777777" w:rsidR="008C503D" w:rsidRDefault="008C503D" w:rsidP="008F0E18"/>
    <w:p w14:paraId="589B7948" w14:textId="77777777" w:rsidR="008C503D" w:rsidRDefault="008C503D" w:rsidP="008F0E18"/>
    <w:p w14:paraId="5F889207" w14:textId="77777777" w:rsidR="008C503D" w:rsidRDefault="008C503D" w:rsidP="008F0E18"/>
    <w:p w14:paraId="1556F7CE" w14:textId="77777777" w:rsidR="008C503D" w:rsidRDefault="008C503D" w:rsidP="008F0E18"/>
    <w:p w14:paraId="446D4478" w14:textId="77777777" w:rsidR="008C503D" w:rsidRDefault="008C503D" w:rsidP="008F0E18"/>
    <w:p w14:paraId="2EE896FF" w14:textId="77777777" w:rsidR="008C503D" w:rsidRDefault="008C503D" w:rsidP="008F0E18"/>
    <w:p w14:paraId="2BF58197" w14:textId="77777777" w:rsidR="008C503D" w:rsidRDefault="008C503D" w:rsidP="008F0E18"/>
    <w:p w14:paraId="0479463D" w14:textId="77777777" w:rsidR="008C503D" w:rsidRDefault="008C503D" w:rsidP="008F0E18"/>
    <w:p w14:paraId="3B885778" w14:textId="77777777" w:rsidR="008C503D" w:rsidRDefault="008C503D" w:rsidP="008F0E18"/>
    <w:p w14:paraId="7890711B" w14:textId="77777777" w:rsidR="008F0E18" w:rsidRDefault="008F0E18" w:rsidP="008C503D">
      <w:pPr>
        <w:pStyle w:val="Heading1"/>
      </w:pPr>
      <w:bookmarkStart w:id="4" w:name="_Toc52322039"/>
      <w:r>
        <w:lastRenderedPageBreak/>
        <w:t>ÍNDICE DE CÓDIGOS</w:t>
      </w:r>
      <w:bookmarkEnd w:id="4"/>
      <w:r>
        <w:t xml:space="preserve"> </w:t>
      </w:r>
    </w:p>
    <w:p w14:paraId="746252A7" w14:textId="346F2E84" w:rsidR="005523E3" w:rsidRDefault="00183C3C">
      <w:pPr>
        <w:pStyle w:val="TableofFigures"/>
        <w:tabs>
          <w:tab w:val="right" w:leader="dot" w:pos="8828"/>
        </w:tabs>
        <w:rPr>
          <w:rFonts w:asciiTheme="minorHAnsi" w:eastAsiaTheme="minorEastAsia" w:hAnsiTheme="minorHAnsi"/>
          <w:noProof/>
          <w:sz w:val="22"/>
          <w:lang w:eastAsia="es-PA"/>
        </w:rPr>
      </w:pPr>
      <w:r>
        <w:fldChar w:fldCharType="begin"/>
      </w:r>
      <w:r w:rsidR="008F0E18">
        <w:instrText xml:space="preserve"> TOC \h \z \c "Cuadro" </w:instrText>
      </w:r>
      <w:r>
        <w:fldChar w:fldCharType="separate"/>
      </w:r>
      <w:hyperlink w:anchor="_Toc52322236" w:history="1">
        <w:r w:rsidR="005523E3" w:rsidRPr="00FF51EC">
          <w:rPr>
            <w:rStyle w:val="Hyperlink"/>
            <w:noProof/>
          </w:rPr>
          <w:t>Código 1: Código de inicio de sesión (método principal)</w:t>
        </w:r>
        <w:r w:rsidR="005523E3">
          <w:rPr>
            <w:noProof/>
            <w:webHidden/>
          </w:rPr>
          <w:tab/>
        </w:r>
        <w:r w:rsidR="005523E3">
          <w:rPr>
            <w:noProof/>
            <w:webHidden/>
          </w:rPr>
          <w:fldChar w:fldCharType="begin"/>
        </w:r>
        <w:r w:rsidR="005523E3">
          <w:rPr>
            <w:noProof/>
            <w:webHidden/>
          </w:rPr>
          <w:instrText xml:space="preserve"> PAGEREF _Toc52322236 \h </w:instrText>
        </w:r>
        <w:r w:rsidR="005523E3">
          <w:rPr>
            <w:noProof/>
            <w:webHidden/>
          </w:rPr>
        </w:r>
        <w:r w:rsidR="005523E3">
          <w:rPr>
            <w:noProof/>
            <w:webHidden/>
          </w:rPr>
          <w:fldChar w:fldCharType="separate"/>
        </w:r>
        <w:r w:rsidR="005523E3">
          <w:rPr>
            <w:noProof/>
            <w:webHidden/>
          </w:rPr>
          <w:t>99</w:t>
        </w:r>
        <w:r w:rsidR="005523E3">
          <w:rPr>
            <w:noProof/>
            <w:webHidden/>
          </w:rPr>
          <w:fldChar w:fldCharType="end"/>
        </w:r>
      </w:hyperlink>
    </w:p>
    <w:p w14:paraId="7B09B538" w14:textId="0096A472"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37" w:history="1">
        <w:r w:rsidR="005523E3" w:rsidRPr="00FF51EC">
          <w:rPr>
            <w:rStyle w:val="Hyperlink"/>
            <w:noProof/>
          </w:rPr>
          <w:t>Código 2: Código de inicio de sesión (servicio)</w:t>
        </w:r>
        <w:r w:rsidR="005523E3">
          <w:rPr>
            <w:noProof/>
            <w:webHidden/>
          </w:rPr>
          <w:tab/>
        </w:r>
        <w:r w:rsidR="005523E3">
          <w:rPr>
            <w:noProof/>
            <w:webHidden/>
          </w:rPr>
          <w:fldChar w:fldCharType="begin"/>
        </w:r>
        <w:r w:rsidR="005523E3">
          <w:rPr>
            <w:noProof/>
            <w:webHidden/>
          </w:rPr>
          <w:instrText xml:space="preserve"> PAGEREF _Toc52322237 \h </w:instrText>
        </w:r>
        <w:r w:rsidR="005523E3">
          <w:rPr>
            <w:noProof/>
            <w:webHidden/>
          </w:rPr>
        </w:r>
        <w:r w:rsidR="005523E3">
          <w:rPr>
            <w:noProof/>
            <w:webHidden/>
          </w:rPr>
          <w:fldChar w:fldCharType="separate"/>
        </w:r>
        <w:r w:rsidR="005523E3">
          <w:rPr>
            <w:noProof/>
            <w:webHidden/>
          </w:rPr>
          <w:t>100</w:t>
        </w:r>
        <w:r w:rsidR="005523E3">
          <w:rPr>
            <w:noProof/>
            <w:webHidden/>
          </w:rPr>
          <w:fldChar w:fldCharType="end"/>
        </w:r>
      </w:hyperlink>
    </w:p>
    <w:p w14:paraId="3E7A1C8E" w14:textId="6EE4D5FB"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38" w:history="1">
        <w:r w:rsidR="005523E3" w:rsidRPr="00FF51EC">
          <w:rPr>
            <w:rStyle w:val="Hyperlink"/>
            <w:noProof/>
          </w:rPr>
          <w:t>Código 3: Código de inicio de sesión (backend)</w:t>
        </w:r>
        <w:r w:rsidR="005523E3">
          <w:rPr>
            <w:noProof/>
            <w:webHidden/>
          </w:rPr>
          <w:tab/>
        </w:r>
        <w:r w:rsidR="005523E3">
          <w:rPr>
            <w:noProof/>
            <w:webHidden/>
          </w:rPr>
          <w:fldChar w:fldCharType="begin"/>
        </w:r>
        <w:r w:rsidR="005523E3">
          <w:rPr>
            <w:noProof/>
            <w:webHidden/>
          </w:rPr>
          <w:instrText xml:space="preserve"> PAGEREF _Toc52322238 \h </w:instrText>
        </w:r>
        <w:r w:rsidR="005523E3">
          <w:rPr>
            <w:noProof/>
            <w:webHidden/>
          </w:rPr>
        </w:r>
        <w:r w:rsidR="005523E3">
          <w:rPr>
            <w:noProof/>
            <w:webHidden/>
          </w:rPr>
          <w:fldChar w:fldCharType="separate"/>
        </w:r>
        <w:r w:rsidR="005523E3">
          <w:rPr>
            <w:noProof/>
            <w:webHidden/>
          </w:rPr>
          <w:t>100</w:t>
        </w:r>
        <w:r w:rsidR="005523E3">
          <w:rPr>
            <w:noProof/>
            <w:webHidden/>
          </w:rPr>
          <w:fldChar w:fldCharType="end"/>
        </w:r>
      </w:hyperlink>
    </w:p>
    <w:p w14:paraId="6DA64D1F" w14:textId="27A4FDE9"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39" w:history="1">
        <w:r w:rsidR="005523E3" w:rsidRPr="00FF51EC">
          <w:rPr>
            <w:rStyle w:val="Hyperlink"/>
            <w:noProof/>
          </w:rPr>
          <w:t>Código 4: Código de Búsqueda de temas de trabajo de graduación (método principal)</w:t>
        </w:r>
        <w:r w:rsidR="005523E3">
          <w:rPr>
            <w:noProof/>
            <w:webHidden/>
          </w:rPr>
          <w:tab/>
        </w:r>
        <w:r w:rsidR="005523E3">
          <w:rPr>
            <w:noProof/>
            <w:webHidden/>
          </w:rPr>
          <w:fldChar w:fldCharType="begin"/>
        </w:r>
        <w:r w:rsidR="005523E3">
          <w:rPr>
            <w:noProof/>
            <w:webHidden/>
          </w:rPr>
          <w:instrText xml:space="preserve"> PAGEREF _Toc52322239 \h </w:instrText>
        </w:r>
        <w:r w:rsidR="005523E3">
          <w:rPr>
            <w:noProof/>
            <w:webHidden/>
          </w:rPr>
        </w:r>
        <w:r w:rsidR="005523E3">
          <w:rPr>
            <w:noProof/>
            <w:webHidden/>
          </w:rPr>
          <w:fldChar w:fldCharType="separate"/>
        </w:r>
        <w:r w:rsidR="005523E3">
          <w:rPr>
            <w:noProof/>
            <w:webHidden/>
          </w:rPr>
          <w:t>101</w:t>
        </w:r>
        <w:r w:rsidR="005523E3">
          <w:rPr>
            <w:noProof/>
            <w:webHidden/>
          </w:rPr>
          <w:fldChar w:fldCharType="end"/>
        </w:r>
      </w:hyperlink>
    </w:p>
    <w:p w14:paraId="1FE9A0CA" w14:textId="75BF9388"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40" w:history="1">
        <w:r w:rsidR="005523E3" w:rsidRPr="00FF51EC">
          <w:rPr>
            <w:rStyle w:val="Hyperlink"/>
            <w:noProof/>
          </w:rPr>
          <w:t>Código 5: Código de Búsqueda de temas de trabajo de graduación (servicio)</w:t>
        </w:r>
        <w:r w:rsidR="005523E3">
          <w:rPr>
            <w:noProof/>
            <w:webHidden/>
          </w:rPr>
          <w:tab/>
        </w:r>
        <w:r w:rsidR="005523E3">
          <w:rPr>
            <w:noProof/>
            <w:webHidden/>
          </w:rPr>
          <w:fldChar w:fldCharType="begin"/>
        </w:r>
        <w:r w:rsidR="005523E3">
          <w:rPr>
            <w:noProof/>
            <w:webHidden/>
          </w:rPr>
          <w:instrText xml:space="preserve"> PAGEREF _Toc52322240 \h </w:instrText>
        </w:r>
        <w:r w:rsidR="005523E3">
          <w:rPr>
            <w:noProof/>
            <w:webHidden/>
          </w:rPr>
        </w:r>
        <w:r w:rsidR="005523E3">
          <w:rPr>
            <w:noProof/>
            <w:webHidden/>
          </w:rPr>
          <w:fldChar w:fldCharType="separate"/>
        </w:r>
        <w:r w:rsidR="005523E3">
          <w:rPr>
            <w:noProof/>
            <w:webHidden/>
          </w:rPr>
          <w:t>102</w:t>
        </w:r>
        <w:r w:rsidR="005523E3">
          <w:rPr>
            <w:noProof/>
            <w:webHidden/>
          </w:rPr>
          <w:fldChar w:fldCharType="end"/>
        </w:r>
      </w:hyperlink>
    </w:p>
    <w:p w14:paraId="60CA290B" w14:textId="216A730D"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41" w:history="1">
        <w:r w:rsidR="005523E3" w:rsidRPr="00FF51EC">
          <w:rPr>
            <w:rStyle w:val="Hyperlink"/>
            <w:noProof/>
          </w:rPr>
          <w:t>Código 6: Código de Búsqueda de temas de trabajo de graduación (backend)</w:t>
        </w:r>
        <w:r w:rsidR="005523E3">
          <w:rPr>
            <w:noProof/>
            <w:webHidden/>
          </w:rPr>
          <w:tab/>
        </w:r>
        <w:r w:rsidR="005523E3">
          <w:rPr>
            <w:noProof/>
            <w:webHidden/>
          </w:rPr>
          <w:fldChar w:fldCharType="begin"/>
        </w:r>
        <w:r w:rsidR="005523E3">
          <w:rPr>
            <w:noProof/>
            <w:webHidden/>
          </w:rPr>
          <w:instrText xml:space="preserve"> PAGEREF _Toc52322241 \h </w:instrText>
        </w:r>
        <w:r w:rsidR="005523E3">
          <w:rPr>
            <w:noProof/>
            <w:webHidden/>
          </w:rPr>
        </w:r>
        <w:r w:rsidR="005523E3">
          <w:rPr>
            <w:noProof/>
            <w:webHidden/>
          </w:rPr>
          <w:fldChar w:fldCharType="separate"/>
        </w:r>
        <w:r w:rsidR="005523E3">
          <w:rPr>
            <w:noProof/>
            <w:webHidden/>
          </w:rPr>
          <w:t>104</w:t>
        </w:r>
        <w:r w:rsidR="005523E3">
          <w:rPr>
            <w:noProof/>
            <w:webHidden/>
          </w:rPr>
          <w:fldChar w:fldCharType="end"/>
        </w:r>
      </w:hyperlink>
    </w:p>
    <w:p w14:paraId="469565A9" w14:textId="4B46EBDC"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42" w:history="1">
        <w:r w:rsidR="005523E3" w:rsidRPr="00FF51EC">
          <w:rPr>
            <w:rStyle w:val="Hyperlink"/>
            <w:noProof/>
          </w:rPr>
          <w:t>Código 7: Código de Mostrar más información de un tema de graduación (método principal)</w:t>
        </w:r>
        <w:r w:rsidR="005523E3">
          <w:rPr>
            <w:noProof/>
            <w:webHidden/>
          </w:rPr>
          <w:tab/>
        </w:r>
        <w:r w:rsidR="005523E3">
          <w:rPr>
            <w:noProof/>
            <w:webHidden/>
          </w:rPr>
          <w:fldChar w:fldCharType="begin"/>
        </w:r>
        <w:r w:rsidR="005523E3">
          <w:rPr>
            <w:noProof/>
            <w:webHidden/>
          </w:rPr>
          <w:instrText xml:space="preserve"> PAGEREF _Toc52322242 \h </w:instrText>
        </w:r>
        <w:r w:rsidR="005523E3">
          <w:rPr>
            <w:noProof/>
            <w:webHidden/>
          </w:rPr>
        </w:r>
        <w:r w:rsidR="005523E3">
          <w:rPr>
            <w:noProof/>
            <w:webHidden/>
          </w:rPr>
          <w:fldChar w:fldCharType="separate"/>
        </w:r>
        <w:r w:rsidR="005523E3">
          <w:rPr>
            <w:noProof/>
            <w:webHidden/>
          </w:rPr>
          <w:t>105</w:t>
        </w:r>
        <w:r w:rsidR="005523E3">
          <w:rPr>
            <w:noProof/>
            <w:webHidden/>
          </w:rPr>
          <w:fldChar w:fldCharType="end"/>
        </w:r>
      </w:hyperlink>
    </w:p>
    <w:p w14:paraId="6C69D5FD" w14:textId="4A49F84E"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43" w:history="1">
        <w:r w:rsidR="005523E3" w:rsidRPr="00FF51EC">
          <w:rPr>
            <w:rStyle w:val="Hyperlink"/>
            <w:noProof/>
          </w:rPr>
          <w:t>Código 8: Código de Envío de correo (método principal)</w:t>
        </w:r>
        <w:r w:rsidR="005523E3">
          <w:rPr>
            <w:noProof/>
            <w:webHidden/>
          </w:rPr>
          <w:tab/>
        </w:r>
        <w:r w:rsidR="005523E3">
          <w:rPr>
            <w:noProof/>
            <w:webHidden/>
          </w:rPr>
          <w:fldChar w:fldCharType="begin"/>
        </w:r>
        <w:r w:rsidR="005523E3">
          <w:rPr>
            <w:noProof/>
            <w:webHidden/>
          </w:rPr>
          <w:instrText xml:space="preserve"> PAGEREF _Toc52322243 \h </w:instrText>
        </w:r>
        <w:r w:rsidR="005523E3">
          <w:rPr>
            <w:noProof/>
            <w:webHidden/>
          </w:rPr>
        </w:r>
        <w:r w:rsidR="005523E3">
          <w:rPr>
            <w:noProof/>
            <w:webHidden/>
          </w:rPr>
          <w:fldChar w:fldCharType="separate"/>
        </w:r>
        <w:r w:rsidR="005523E3">
          <w:rPr>
            <w:noProof/>
            <w:webHidden/>
          </w:rPr>
          <w:t>107</w:t>
        </w:r>
        <w:r w:rsidR="005523E3">
          <w:rPr>
            <w:noProof/>
            <w:webHidden/>
          </w:rPr>
          <w:fldChar w:fldCharType="end"/>
        </w:r>
      </w:hyperlink>
    </w:p>
    <w:p w14:paraId="334343B2" w14:textId="700321F1"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44" w:history="1">
        <w:r w:rsidR="005523E3" w:rsidRPr="00FF51EC">
          <w:rPr>
            <w:rStyle w:val="Hyperlink"/>
            <w:noProof/>
          </w:rPr>
          <w:t>Código 9: Código de Envío de correo (servicio)</w:t>
        </w:r>
        <w:r w:rsidR="005523E3">
          <w:rPr>
            <w:noProof/>
            <w:webHidden/>
          </w:rPr>
          <w:tab/>
        </w:r>
        <w:r w:rsidR="005523E3">
          <w:rPr>
            <w:noProof/>
            <w:webHidden/>
          </w:rPr>
          <w:fldChar w:fldCharType="begin"/>
        </w:r>
        <w:r w:rsidR="005523E3">
          <w:rPr>
            <w:noProof/>
            <w:webHidden/>
          </w:rPr>
          <w:instrText xml:space="preserve"> PAGEREF _Toc52322244 \h </w:instrText>
        </w:r>
        <w:r w:rsidR="005523E3">
          <w:rPr>
            <w:noProof/>
            <w:webHidden/>
          </w:rPr>
        </w:r>
        <w:r w:rsidR="005523E3">
          <w:rPr>
            <w:noProof/>
            <w:webHidden/>
          </w:rPr>
          <w:fldChar w:fldCharType="separate"/>
        </w:r>
        <w:r w:rsidR="005523E3">
          <w:rPr>
            <w:noProof/>
            <w:webHidden/>
          </w:rPr>
          <w:t>107</w:t>
        </w:r>
        <w:r w:rsidR="005523E3">
          <w:rPr>
            <w:noProof/>
            <w:webHidden/>
          </w:rPr>
          <w:fldChar w:fldCharType="end"/>
        </w:r>
      </w:hyperlink>
    </w:p>
    <w:p w14:paraId="3688D603" w14:textId="0F3E45DB"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45" w:history="1">
        <w:r w:rsidR="005523E3" w:rsidRPr="00FF51EC">
          <w:rPr>
            <w:rStyle w:val="Hyperlink"/>
            <w:noProof/>
          </w:rPr>
          <w:t>Código 10: Código de Envío de correo (backend)</w:t>
        </w:r>
        <w:r w:rsidR="005523E3">
          <w:rPr>
            <w:noProof/>
            <w:webHidden/>
          </w:rPr>
          <w:tab/>
        </w:r>
        <w:r w:rsidR="005523E3">
          <w:rPr>
            <w:noProof/>
            <w:webHidden/>
          </w:rPr>
          <w:fldChar w:fldCharType="begin"/>
        </w:r>
        <w:r w:rsidR="005523E3">
          <w:rPr>
            <w:noProof/>
            <w:webHidden/>
          </w:rPr>
          <w:instrText xml:space="preserve"> PAGEREF _Toc52322245 \h </w:instrText>
        </w:r>
        <w:r w:rsidR="005523E3">
          <w:rPr>
            <w:noProof/>
            <w:webHidden/>
          </w:rPr>
        </w:r>
        <w:r w:rsidR="005523E3">
          <w:rPr>
            <w:noProof/>
            <w:webHidden/>
          </w:rPr>
          <w:fldChar w:fldCharType="separate"/>
        </w:r>
        <w:r w:rsidR="005523E3">
          <w:rPr>
            <w:noProof/>
            <w:webHidden/>
          </w:rPr>
          <w:t>109</w:t>
        </w:r>
        <w:r w:rsidR="005523E3">
          <w:rPr>
            <w:noProof/>
            <w:webHidden/>
          </w:rPr>
          <w:fldChar w:fldCharType="end"/>
        </w:r>
      </w:hyperlink>
    </w:p>
    <w:p w14:paraId="3A86FC78" w14:textId="52D4C449"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46" w:history="1">
        <w:r w:rsidR="005523E3" w:rsidRPr="00FF51EC">
          <w:rPr>
            <w:rStyle w:val="Hyperlink"/>
            <w:noProof/>
          </w:rPr>
          <w:t>Código 11: Código de consulta de temas de graduación agregados (método principal)</w:t>
        </w:r>
        <w:r w:rsidR="005523E3">
          <w:rPr>
            <w:noProof/>
            <w:webHidden/>
          </w:rPr>
          <w:tab/>
        </w:r>
        <w:r w:rsidR="005523E3">
          <w:rPr>
            <w:noProof/>
            <w:webHidden/>
          </w:rPr>
          <w:fldChar w:fldCharType="begin"/>
        </w:r>
        <w:r w:rsidR="005523E3">
          <w:rPr>
            <w:noProof/>
            <w:webHidden/>
          </w:rPr>
          <w:instrText xml:space="preserve"> PAGEREF _Toc52322246 \h </w:instrText>
        </w:r>
        <w:r w:rsidR="005523E3">
          <w:rPr>
            <w:noProof/>
            <w:webHidden/>
          </w:rPr>
        </w:r>
        <w:r w:rsidR="005523E3">
          <w:rPr>
            <w:noProof/>
            <w:webHidden/>
          </w:rPr>
          <w:fldChar w:fldCharType="separate"/>
        </w:r>
        <w:r w:rsidR="005523E3">
          <w:rPr>
            <w:noProof/>
            <w:webHidden/>
          </w:rPr>
          <w:t>110</w:t>
        </w:r>
        <w:r w:rsidR="005523E3">
          <w:rPr>
            <w:noProof/>
            <w:webHidden/>
          </w:rPr>
          <w:fldChar w:fldCharType="end"/>
        </w:r>
      </w:hyperlink>
    </w:p>
    <w:p w14:paraId="67905717" w14:textId="3329FC21"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47" w:history="1">
        <w:r w:rsidR="005523E3" w:rsidRPr="00FF51EC">
          <w:rPr>
            <w:rStyle w:val="Hyperlink"/>
            <w:noProof/>
          </w:rPr>
          <w:t>Código 12: Código de consulta de temas de graduación agregados (servicio)</w:t>
        </w:r>
        <w:r w:rsidR="005523E3">
          <w:rPr>
            <w:noProof/>
            <w:webHidden/>
          </w:rPr>
          <w:tab/>
        </w:r>
        <w:r w:rsidR="005523E3">
          <w:rPr>
            <w:noProof/>
            <w:webHidden/>
          </w:rPr>
          <w:fldChar w:fldCharType="begin"/>
        </w:r>
        <w:r w:rsidR="005523E3">
          <w:rPr>
            <w:noProof/>
            <w:webHidden/>
          </w:rPr>
          <w:instrText xml:space="preserve"> PAGEREF _Toc52322247 \h </w:instrText>
        </w:r>
        <w:r w:rsidR="005523E3">
          <w:rPr>
            <w:noProof/>
            <w:webHidden/>
          </w:rPr>
        </w:r>
        <w:r w:rsidR="005523E3">
          <w:rPr>
            <w:noProof/>
            <w:webHidden/>
          </w:rPr>
          <w:fldChar w:fldCharType="separate"/>
        </w:r>
        <w:r w:rsidR="005523E3">
          <w:rPr>
            <w:noProof/>
            <w:webHidden/>
          </w:rPr>
          <w:t>111</w:t>
        </w:r>
        <w:r w:rsidR="005523E3">
          <w:rPr>
            <w:noProof/>
            <w:webHidden/>
          </w:rPr>
          <w:fldChar w:fldCharType="end"/>
        </w:r>
      </w:hyperlink>
    </w:p>
    <w:p w14:paraId="276A02D8" w14:textId="54EB2658"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48" w:history="1">
        <w:r w:rsidR="005523E3" w:rsidRPr="00FF51EC">
          <w:rPr>
            <w:rStyle w:val="Hyperlink"/>
            <w:noProof/>
          </w:rPr>
          <w:t>Código 13: Código de consulta de temas de graduación agregados (backend)</w:t>
        </w:r>
        <w:r w:rsidR="005523E3">
          <w:rPr>
            <w:noProof/>
            <w:webHidden/>
          </w:rPr>
          <w:tab/>
        </w:r>
        <w:r w:rsidR="005523E3">
          <w:rPr>
            <w:noProof/>
            <w:webHidden/>
          </w:rPr>
          <w:fldChar w:fldCharType="begin"/>
        </w:r>
        <w:r w:rsidR="005523E3">
          <w:rPr>
            <w:noProof/>
            <w:webHidden/>
          </w:rPr>
          <w:instrText xml:space="preserve"> PAGEREF _Toc52322248 \h </w:instrText>
        </w:r>
        <w:r w:rsidR="005523E3">
          <w:rPr>
            <w:noProof/>
            <w:webHidden/>
          </w:rPr>
        </w:r>
        <w:r w:rsidR="005523E3">
          <w:rPr>
            <w:noProof/>
            <w:webHidden/>
          </w:rPr>
          <w:fldChar w:fldCharType="separate"/>
        </w:r>
        <w:r w:rsidR="005523E3">
          <w:rPr>
            <w:noProof/>
            <w:webHidden/>
          </w:rPr>
          <w:t>112</w:t>
        </w:r>
        <w:r w:rsidR="005523E3">
          <w:rPr>
            <w:noProof/>
            <w:webHidden/>
          </w:rPr>
          <w:fldChar w:fldCharType="end"/>
        </w:r>
      </w:hyperlink>
    </w:p>
    <w:p w14:paraId="28FBEB1E" w14:textId="4AB293D6"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49" w:history="1">
        <w:r w:rsidR="005523E3" w:rsidRPr="00FF51EC">
          <w:rPr>
            <w:rStyle w:val="Hyperlink"/>
            <w:noProof/>
          </w:rPr>
          <w:t>Código 14: Código de Actualizar tema de trabajo de graduación (método principal)</w:t>
        </w:r>
        <w:r w:rsidR="005523E3">
          <w:rPr>
            <w:noProof/>
            <w:webHidden/>
          </w:rPr>
          <w:tab/>
        </w:r>
        <w:r w:rsidR="005523E3">
          <w:rPr>
            <w:noProof/>
            <w:webHidden/>
          </w:rPr>
          <w:fldChar w:fldCharType="begin"/>
        </w:r>
        <w:r w:rsidR="005523E3">
          <w:rPr>
            <w:noProof/>
            <w:webHidden/>
          </w:rPr>
          <w:instrText xml:space="preserve"> PAGEREF _Toc52322249 \h </w:instrText>
        </w:r>
        <w:r w:rsidR="005523E3">
          <w:rPr>
            <w:noProof/>
            <w:webHidden/>
          </w:rPr>
        </w:r>
        <w:r w:rsidR="005523E3">
          <w:rPr>
            <w:noProof/>
            <w:webHidden/>
          </w:rPr>
          <w:fldChar w:fldCharType="separate"/>
        </w:r>
        <w:r w:rsidR="005523E3">
          <w:rPr>
            <w:noProof/>
            <w:webHidden/>
          </w:rPr>
          <w:t>114</w:t>
        </w:r>
        <w:r w:rsidR="005523E3">
          <w:rPr>
            <w:noProof/>
            <w:webHidden/>
          </w:rPr>
          <w:fldChar w:fldCharType="end"/>
        </w:r>
      </w:hyperlink>
    </w:p>
    <w:p w14:paraId="63779EC9" w14:textId="7063E62C"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50" w:history="1">
        <w:r w:rsidR="005523E3" w:rsidRPr="00FF51EC">
          <w:rPr>
            <w:rStyle w:val="Hyperlink"/>
            <w:noProof/>
          </w:rPr>
          <w:t>Código 15: Código de Actualizar tema de trabajo de graduación (controlador)</w:t>
        </w:r>
        <w:r w:rsidR="005523E3">
          <w:rPr>
            <w:noProof/>
            <w:webHidden/>
          </w:rPr>
          <w:tab/>
        </w:r>
        <w:r w:rsidR="005523E3">
          <w:rPr>
            <w:noProof/>
            <w:webHidden/>
          </w:rPr>
          <w:fldChar w:fldCharType="begin"/>
        </w:r>
        <w:r w:rsidR="005523E3">
          <w:rPr>
            <w:noProof/>
            <w:webHidden/>
          </w:rPr>
          <w:instrText xml:space="preserve"> PAGEREF _Toc52322250 \h </w:instrText>
        </w:r>
        <w:r w:rsidR="005523E3">
          <w:rPr>
            <w:noProof/>
            <w:webHidden/>
          </w:rPr>
        </w:r>
        <w:r w:rsidR="005523E3">
          <w:rPr>
            <w:noProof/>
            <w:webHidden/>
          </w:rPr>
          <w:fldChar w:fldCharType="separate"/>
        </w:r>
        <w:r w:rsidR="005523E3">
          <w:rPr>
            <w:noProof/>
            <w:webHidden/>
          </w:rPr>
          <w:t>114</w:t>
        </w:r>
        <w:r w:rsidR="005523E3">
          <w:rPr>
            <w:noProof/>
            <w:webHidden/>
          </w:rPr>
          <w:fldChar w:fldCharType="end"/>
        </w:r>
      </w:hyperlink>
    </w:p>
    <w:p w14:paraId="7F136A65" w14:textId="11DCB085"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51" w:history="1">
        <w:r w:rsidR="005523E3" w:rsidRPr="00FF51EC">
          <w:rPr>
            <w:rStyle w:val="Hyperlink"/>
            <w:noProof/>
          </w:rPr>
          <w:t>Código 16: Código de Actualizar tema de trabajo de graduación (servicio)</w:t>
        </w:r>
        <w:r w:rsidR="005523E3">
          <w:rPr>
            <w:noProof/>
            <w:webHidden/>
          </w:rPr>
          <w:tab/>
        </w:r>
        <w:r w:rsidR="005523E3">
          <w:rPr>
            <w:noProof/>
            <w:webHidden/>
          </w:rPr>
          <w:fldChar w:fldCharType="begin"/>
        </w:r>
        <w:r w:rsidR="005523E3">
          <w:rPr>
            <w:noProof/>
            <w:webHidden/>
          </w:rPr>
          <w:instrText xml:space="preserve"> PAGEREF _Toc52322251 \h </w:instrText>
        </w:r>
        <w:r w:rsidR="005523E3">
          <w:rPr>
            <w:noProof/>
            <w:webHidden/>
          </w:rPr>
        </w:r>
        <w:r w:rsidR="005523E3">
          <w:rPr>
            <w:noProof/>
            <w:webHidden/>
          </w:rPr>
          <w:fldChar w:fldCharType="separate"/>
        </w:r>
        <w:r w:rsidR="005523E3">
          <w:rPr>
            <w:noProof/>
            <w:webHidden/>
          </w:rPr>
          <w:t>115</w:t>
        </w:r>
        <w:r w:rsidR="005523E3">
          <w:rPr>
            <w:noProof/>
            <w:webHidden/>
          </w:rPr>
          <w:fldChar w:fldCharType="end"/>
        </w:r>
      </w:hyperlink>
    </w:p>
    <w:p w14:paraId="26E59BAE" w14:textId="321CACEF"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52" w:history="1">
        <w:r w:rsidR="005523E3" w:rsidRPr="00FF51EC">
          <w:rPr>
            <w:rStyle w:val="Hyperlink"/>
            <w:noProof/>
          </w:rPr>
          <w:t>Código 17: Código de Actualizar tema de trabajo de graduación (backend)</w:t>
        </w:r>
        <w:r w:rsidR="005523E3">
          <w:rPr>
            <w:noProof/>
            <w:webHidden/>
          </w:rPr>
          <w:tab/>
        </w:r>
        <w:r w:rsidR="005523E3">
          <w:rPr>
            <w:noProof/>
            <w:webHidden/>
          </w:rPr>
          <w:fldChar w:fldCharType="begin"/>
        </w:r>
        <w:r w:rsidR="005523E3">
          <w:rPr>
            <w:noProof/>
            <w:webHidden/>
          </w:rPr>
          <w:instrText xml:space="preserve"> PAGEREF _Toc52322252 \h </w:instrText>
        </w:r>
        <w:r w:rsidR="005523E3">
          <w:rPr>
            <w:noProof/>
            <w:webHidden/>
          </w:rPr>
        </w:r>
        <w:r w:rsidR="005523E3">
          <w:rPr>
            <w:noProof/>
            <w:webHidden/>
          </w:rPr>
          <w:fldChar w:fldCharType="separate"/>
        </w:r>
        <w:r w:rsidR="005523E3">
          <w:rPr>
            <w:noProof/>
            <w:webHidden/>
          </w:rPr>
          <w:t>116</w:t>
        </w:r>
        <w:r w:rsidR="005523E3">
          <w:rPr>
            <w:noProof/>
            <w:webHidden/>
          </w:rPr>
          <w:fldChar w:fldCharType="end"/>
        </w:r>
      </w:hyperlink>
    </w:p>
    <w:p w14:paraId="519226C5" w14:textId="389B80D5"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53" w:history="1">
        <w:r w:rsidR="005523E3" w:rsidRPr="00FF51EC">
          <w:rPr>
            <w:rStyle w:val="Hyperlink"/>
            <w:noProof/>
          </w:rPr>
          <w:t>Código 18: Código de Eliminar tema de trabajo de graduación (método principal)</w:t>
        </w:r>
        <w:r w:rsidR="005523E3">
          <w:rPr>
            <w:noProof/>
            <w:webHidden/>
          </w:rPr>
          <w:tab/>
        </w:r>
        <w:r w:rsidR="005523E3">
          <w:rPr>
            <w:noProof/>
            <w:webHidden/>
          </w:rPr>
          <w:fldChar w:fldCharType="begin"/>
        </w:r>
        <w:r w:rsidR="005523E3">
          <w:rPr>
            <w:noProof/>
            <w:webHidden/>
          </w:rPr>
          <w:instrText xml:space="preserve"> PAGEREF _Toc52322253 \h </w:instrText>
        </w:r>
        <w:r w:rsidR="005523E3">
          <w:rPr>
            <w:noProof/>
            <w:webHidden/>
          </w:rPr>
        </w:r>
        <w:r w:rsidR="005523E3">
          <w:rPr>
            <w:noProof/>
            <w:webHidden/>
          </w:rPr>
          <w:fldChar w:fldCharType="separate"/>
        </w:r>
        <w:r w:rsidR="005523E3">
          <w:rPr>
            <w:noProof/>
            <w:webHidden/>
          </w:rPr>
          <w:t>118</w:t>
        </w:r>
        <w:r w:rsidR="005523E3">
          <w:rPr>
            <w:noProof/>
            <w:webHidden/>
          </w:rPr>
          <w:fldChar w:fldCharType="end"/>
        </w:r>
      </w:hyperlink>
    </w:p>
    <w:p w14:paraId="6EE6351F" w14:textId="5C29DE4A"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54" w:history="1">
        <w:r w:rsidR="005523E3" w:rsidRPr="00FF51EC">
          <w:rPr>
            <w:rStyle w:val="Hyperlink"/>
            <w:noProof/>
          </w:rPr>
          <w:t>Código 19: Código de Eliminar tema de trabajo de graduación (controlador)</w:t>
        </w:r>
        <w:r w:rsidR="005523E3">
          <w:rPr>
            <w:noProof/>
            <w:webHidden/>
          </w:rPr>
          <w:tab/>
        </w:r>
        <w:r w:rsidR="005523E3">
          <w:rPr>
            <w:noProof/>
            <w:webHidden/>
          </w:rPr>
          <w:fldChar w:fldCharType="begin"/>
        </w:r>
        <w:r w:rsidR="005523E3">
          <w:rPr>
            <w:noProof/>
            <w:webHidden/>
          </w:rPr>
          <w:instrText xml:space="preserve"> PAGEREF _Toc52322254 \h </w:instrText>
        </w:r>
        <w:r w:rsidR="005523E3">
          <w:rPr>
            <w:noProof/>
            <w:webHidden/>
          </w:rPr>
        </w:r>
        <w:r w:rsidR="005523E3">
          <w:rPr>
            <w:noProof/>
            <w:webHidden/>
          </w:rPr>
          <w:fldChar w:fldCharType="separate"/>
        </w:r>
        <w:r w:rsidR="005523E3">
          <w:rPr>
            <w:noProof/>
            <w:webHidden/>
          </w:rPr>
          <w:t>118</w:t>
        </w:r>
        <w:r w:rsidR="005523E3">
          <w:rPr>
            <w:noProof/>
            <w:webHidden/>
          </w:rPr>
          <w:fldChar w:fldCharType="end"/>
        </w:r>
      </w:hyperlink>
    </w:p>
    <w:p w14:paraId="1090D323" w14:textId="01E22CB2"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55" w:history="1">
        <w:r w:rsidR="005523E3" w:rsidRPr="00FF51EC">
          <w:rPr>
            <w:rStyle w:val="Hyperlink"/>
            <w:noProof/>
          </w:rPr>
          <w:t>Código 20: Código de Eliminar tema de trabajo de graduación (servicio)</w:t>
        </w:r>
        <w:r w:rsidR="005523E3">
          <w:rPr>
            <w:noProof/>
            <w:webHidden/>
          </w:rPr>
          <w:tab/>
        </w:r>
        <w:r w:rsidR="005523E3">
          <w:rPr>
            <w:noProof/>
            <w:webHidden/>
          </w:rPr>
          <w:fldChar w:fldCharType="begin"/>
        </w:r>
        <w:r w:rsidR="005523E3">
          <w:rPr>
            <w:noProof/>
            <w:webHidden/>
          </w:rPr>
          <w:instrText xml:space="preserve"> PAGEREF _Toc52322255 \h </w:instrText>
        </w:r>
        <w:r w:rsidR="005523E3">
          <w:rPr>
            <w:noProof/>
            <w:webHidden/>
          </w:rPr>
        </w:r>
        <w:r w:rsidR="005523E3">
          <w:rPr>
            <w:noProof/>
            <w:webHidden/>
          </w:rPr>
          <w:fldChar w:fldCharType="separate"/>
        </w:r>
        <w:r w:rsidR="005523E3">
          <w:rPr>
            <w:noProof/>
            <w:webHidden/>
          </w:rPr>
          <w:t>119</w:t>
        </w:r>
        <w:r w:rsidR="005523E3">
          <w:rPr>
            <w:noProof/>
            <w:webHidden/>
          </w:rPr>
          <w:fldChar w:fldCharType="end"/>
        </w:r>
      </w:hyperlink>
    </w:p>
    <w:p w14:paraId="1F009658" w14:textId="665618F3"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56" w:history="1">
        <w:r w:rsidR="005523E3" w:rsidRPr="00FF51EC">
          <w:rPr>
            <w:rStyle w:val="Hyperlink"/>
            <w:noProof/>
          </w:rPr>
          <w:t>Código 21: Código de Eliminar tema de trabajo de graduación (backend)</w:t>
        </w:r>
        <w:r w:rsidR="005523E3">
          <w:rPr>
            <w:noProof/>
            <w:webHidden/>
          </w:rPr>
          <w:tab/>
        </w:r>
        <w:r w:rsidR="005523E3">
          <w:rPr>
            <w:noProof/>
            <w:webHidden/>
          </w:rPr>
          <w:fldChar w:fldCharType="begin"/>
        </w:r>
        <w:r w:rsidR="005523E3">
          <w:rPr>
            <w:noProof/>
            <w:webHidden/>
          </w:rPr>
          <w:instrText xml:space="preserve"> PAGEREF _Toc52322256 \h </w:instrText>
        </w:r>
        <w:r w:rsidR="005523E3">
          <w:rPr>
            <w:noProof/>
            <w:webHidden/>
          </w:rPr>
        </w:r>
        <w:r w:rsidR="005523E3">
          <w:rPr>
            <w:noProof/>
            <w:webHidden/>
          </w:rPr>
          <w:fldChar w:fldCharType="separate"/>
        </w:r>
        <w:r w:rsidR="005523E3">
          <w:rPr>
            <w:noProof/>
            <w:webHidden/>
          </w:rPr>
          <w:t>120</w:t>
        </w:r>
        <w:r w:rsidR="005523E3">
          <w:rPr>
            <w:noProof/>
            <w:webHidden/>
          </w:rPr>
          <w:fldChar w:fldCharType="end"/>
        </w:r>
      </w:hyperlink>
    </w:p>
    <w:p w14:paraId="74948362" w14:textId="599BA75A"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57" w:history="1">
        <w:r w:rsidR="005523E3" w:rsidRPr="00FF51EC">
          <w:rPr>
            <w:rStyle w:val="Hyperlink"/>
            <w:noProof/>
          </w:rPr>
          <w:t>Código 22: Código de Agregar un nuevo tema de trabajo de graduación (método principal)</w:t>
        </w:r>
        <w:r w:rsidR="005523E3">
          <w:rPr>
            <w:noProof/>
            <w:webHidden/>
          </w:rPr>
          <w:tab/>
        </w:r>
        <w:r w:rsidR="005523E3">
          <w:rPr>
            <w:noProof/>
            <w:webHidden/>
          </w:rPr>
          <w:fldChar w:fldCharType="begin"/>
        </w:r>
        <w:r w:rsidR="005523E3">
          <w:rPr>
            <w:noProof/>
            <w:webHidden/>
          </w:rPr>
          <w:instrText xml:space="preserve"> PAGEREF _Toc52322257 \h </w:instrText>
        </w:r>
        <w:r w:rsidR="005523E3">
          <w:rPr>
            <w:noProof/>
            <w:webHidden/>
          </w:rPr>
        </w:r>
        <w:r w:rsidR="005523E3">
          <w:rPr>
            <w:noProof/>
            <w:webHidden/>
          </w:rPr>
          <w:fldChar w:fldCharType="separate"/>
        </w:r>
        <w:r w:rsidR="005523E3">
          <w:rPr>
            <w:noProof/>
            <w:webHidden/>
          </w:rPr>
          <w:t>121</w:t>
        </w:r>
        <w:r w:rsidR="005523E3">
          <w:rPr>
            <w:noProof/>
            <w:webHidden/>
          </w:rPr>
          <w:fldChar w:fldCharType="end"/>
        </w:r>
      </w:hyperlink>
    </w:p>
    <w:p w14:paraId="00814981" w14:textId="13A485EB"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58" w:history="1">
        <w:r w:rsidR="005523E3" w:rsidRPr="00FF51EC">
          <w:rPr>
            <w:rStyle w:val="Hyperlink"/>
            <w:noProof/>
          </w:rPr>
          <w:t>Código 23: Código de Agregar un nuevo tema de trabajo de graduación (servicio)</w:t>
        </w:r>
        <w:r w:rsidR="005523E3">
          <w:rPr>
            <w:noProof/>
            <w:webHidden/>
          </w:rPr>
          <w:tab/>
        </w:r>
        <w:r w:rsidR="005523E3">
          <w:rPr>
            <w:noProof/>
            <w:webHidden/>
          </w:rPr>
          <w:fldChar w:fldCharType="begin"/>
        </w:r>
        <w:r w:rsidR="005523E3">
          <w:rPr>
            <w:noProof/>
            <w:webHidden/>
          </w:rPr>
          <w:instrText xml:space="preserve"> PAGEREF _Toc52322258 \h </w:instrText>
        </w:r>
        <w:r w:rsidR="005523E3">
          <w:rPr>
            <w:noProof/>
            <w:webHidden/>
          </w:rPr>
        </w:r>
        <w:r w:rsidR="005523E3">
          <w:rPr>
            <w:noProof/>
            <w:webHidden/>
          </w:rPr>
          <w:fldChar w:fldCharType="separate"/>
        </w:r>
        <w:r w:rsidR="005523E3">
          <w:rPr>
            <w:noProof/>
            <w:webHidden/>
          </w:rPr>
          <w:t>122</w:t>
        </w:r>
        <w:r w:rsidR="005523E3">
          <w:rPr>
            <w:noProof/>
            <w:webHidden/>
          </w:rPr>
          <w:fldChar w:fldCharType="end"/>
        </w:r>
      </w:hyperlink>
    </w:p>
    <w:p w14:paraId="7AED99EC" w14:textId="7937390B"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59" w:history="1">
        <w:r w:rsidR="005523E3" w:rsidRPr="00FF51EC">
          <w:rPr>
            <w:rStyle w:val="Hyperlink"/>
            <w:noProof/>
          </w:rPr>
          <w:t>Código 24: Código de Agregar un nuevo tema de trabajo de graduación (backend)</w:t>
        </w:r>
        <w:r w:rsidR="005523E3">
          <w:rPr>
            <w:noProof/>
            <w:webHidden/>
          </w:rPr>
          <w:tab/>
        </w:r>
        <w:r w:rsidR="005523E3">
          <w:rPr>
            <w:noProof/>
            <w:webHidden/>
          </w:rPr>
          <w:fldChar w:fldCharType="begin"/>
        </w:r>
        <w:r w:rsidR="005523E3">
          <w:rPr>
            <w:noProof/>
            <w:webHidden/>
          </w:rPr>
          <w:instrText xml:space="preserve"> PAGEREF _Toc52322259 \h </w:instrText>
        </w:r>
        <w:r w:rsidR="005523E3">
          <w:rPr>
            <w:noProof/>
            <w:webHidden/>
          </w:rPr>
        </w:r>
        <w:r w:rsidR="005523E3">
          <w:rPr>
            <w:noProof/>
            <w:webHidden/>
          </w:rPr>
          <w:fldChar w:fldCharType="separate"/>
        </w:r>
        <w:r w:rsidR="005523E3">
          <w:rPr>
            <w:noProof/>
            <w:webHidden/>
          </w:rPr>
          <w:t>123</w:t>
        </w:r>
        <w:r w:rsidR="005523E3">
          <w:rPr>
            <w:noProof/>
            <w:webHidden/>
          </w:rPr>
          <w:fldChar w:fldCharType="end"/>
        </w:r>
      </w:hyperlink>
    </w:p>
    <w:p w14:paraId="7EF3F920" w14:textId="0836FE8E" w:rsidR="008F0E18" w:rsidRDefault="00183C3C" w:rsidP="008C503D">
      <w:r>
        <w:fldChar w:fldCharType="end"/>
      </w:r>
    </w:p>
    <w:p w14:paraId="70A94A6A" w14:textId="77777777" w:rsidR="008F0E18" w:rsidRDefault="008F0E18" w:rsidP="008F0E18"/>
    <w:p w14:paraId="2998C636" w14:textId="77777777" w:rsidR="008F0E18" w:rsidRDefault="008F0E18" w:rsidP="008F0E18"/>
    <w:p w14:paraId="64F8C947" w14:textId="77777777" w:rsidR="008F0E18" w:rsidRDefault="008F0E18" w:rsidP="008C503D"/>
    <w:p w14:paraId="374E8375" w14:textId="77777777" w:rsidR="008C503D" w:rsidRDefault="008C503D" w:rsidP="008C503D"/>
    <w:p w14:paraId="5A15F119" w14:textId="77777777" w:rsidR="008C503D" w:rsidRDefault="008C503D" w:rsidP="008C503D"/>
    <w:p w14:paraId="16CF44DF" w14:textId="77777777" w:rsidR="008C503D" w:rsidRDefault="008C503D" w:rsidP="008C503D"/>
    <w:p w14:paraId="2891CAFF" w14:textId="77777777" w:rsidR="008C503D" w:rsidRDefault="008C503D" w:rsidP="008C503D"/>
    <w:p w14:paraId="7C256403" w14:textId="77777777" w:rsidR="008C503D" w:rsidRDefault="008C503D" w:rsidP="008C503D"/>
    <w:p w14:paraId="417ABCF4" w14:textId="77777777" w:rsidR="008C503D" w:rsidRDefault="008C503D" w:rsidP="008C503D"/>
    <w:p w14:paraId="1CAFABD8" w14:textId="77777777" w:rsidR="008C503D" w:rsidRDefault="008C503D" w:rsidP="008C503D"/>
    <w:p w14:paraId="1A6030B9" w14:textId="77777777" w:rsidR="008C503D" w:rsidRDefault="008C503D" w:rsidP="008C503D"/>
    <w:p w14:paraId="7739E5F9" w14:textId="77777777" w:rsidR="008C503D" w:rsidRDefault="008C503D" w:rsidP="008C503D"/>
    <w:p w14:paraId="03386737" w14:textId="77777777" w:rsidR="008C503D" w:rsidRDefault="008C503D" w:rsidP="008C503D"/>
    <w:p w14:paraId="25DC4FDF" w14:textId="77777777" w:rsidR="008C503D" w:rsidRDefault="008C503D" w:rsidP="008C503D"/>
    <w:p w14:paraId="0FF0DBE8" w14:textId="77777777" w:rsidR="008C503D" w:rsidRDefault="008C503D" w:rsidP="008C503D"/>
    <w:p w14:paraId="26311F1C" w14:textId="77777777" w:rsidR="008C503D" w:rsidRDefault="008C503D" w:rsidP="008C503D"/>
    <w:p w14:paraId="4583481E" w14:textId="77777777" w:rsidR="008C503D" w:rsidRDefault="008C503D" w:rsidP="008C503D"/>
    <w:p w14:paraId="587283A9" w14:textId="77777777" w:rsidR="008C503D" w:rsidRDefault="008C503D" w:rsidP="008C503D"/>
    <w:p w14:paraId="3C31BF4A" w14:textId="77777777" w:rsidR="008F0E18" w:rsidRDefault="008F0E18" w:rsidP="008C503D">
      <w:pPr>
        <w:pStyle w:val="Heading1"/>
      </w:pPr>
      <w:bookmarkStart w:id="5" w:name="_Toc52322040"/>
      <w:r>
        <w:lastRenderedPageBreak/>
        <w:t>ÍNDICE DE GRÁFICAS</w:t>
      </w:r>
      <w:bookmarkEnd w:id="5"/>
    </w:p>
    <w:p w14:paraId="652A1716" w14:textId="0AF33023" w:rsidR="005523E3" w:rsidRDefault="00183C3C">
      <w:pPr>
        <w:pStyle w:val="TableofFigures"/>
        <w:tabs>
          <w:tab w:val="right" w:leader="dot" w:pos="8828"/>
        </w:tabs>
        <w:rPr>
          <w:rFonts w:asciiTheme="minorHAnsi" w:eastAsiaTheme="minorEastAsia" w:hAnsiTheme="minorHAnsi"/>
          <w:noProof/>
          <w:sz w:val="22"/>
          <w:lang w:eastAsia="es-PA"/>
        </w:rPr>
      </w:pPr>
      <w:r>
        <w:fldChar w:fldCharType="begin"/>
      </w:r>
      <w:r w:rsidR="008F0E18">
        <w:instrText xml:space="preserve"> TOC \h \z \c "Gràfica" </w:instrText>
      </w:r>
      <w:r>
        <w:fldChar w:fldCharType="separate"/>
      </w:r>
      <w:hyperlink w:anchor="_Toc52322260" w:history="1">
        <w:r w:rsidR="005523E3" w:rsidRPr="00EF0794">
          <w:rPr>
            <w:rStyle w:val="Hyperlink"/>
            <w:noProof/>
          </w:rPr>
          <w:t>Gráfica 1: Resultados pregunta 1 - Estudiantes</w:t>
        </w:r>
        <w:r w:rsidR="005523E3">
          <w:rPr>
            <w:noProof/>
            <w:webHidden/>
          </w:rPr>
          <w:tab/>
        </w:r>
        <w:r w:rsidR="005523E3">
          <w:rPr>
            <w:noProof/>
            <w:webHidden/>
          </w:rPr>
          <w:fldChar w:fldCharType="begin"/>
        </w:r>
        <w:r w:rsidR="005523E3">
          <w:rPr>
            <w:noProof/>
            <w:webHidden/>
          </w:rPr>
          <w:instrText xml:space="preserve"> PAGEREF _Toc52322260 \h </w:instrText>
        </w:r>
        <w:r w:rsidR="005523E3">
          <w:rPr>
            <w:noProof/>
            <w:webHidden/>
          </w:rPr>
        </w:r>
        <w:r w:rsidR="005523E3">
          <w:rPr>
            <w:noProof/>
            <w:webHidden/>
          </w:rPr>
          <w:fldChar w:fldCharType="separate"/>
        </w:r>
        <w:r w:rsidR="005523E3">
          <w:rPr>
            <w:noProof/>
            <w:webHidden/>
          </w:rPr>
          <w:t>41</w:t>
        </w:r>
        <w:r w:rsidR="005523E3">
          <w:rPr>
            <w:noProof/>
            <w:webHidden/>
          </w:rPr>
          <w:fldChar w:fldCharType="end"/>
        </w:r>
      </w:hyperlink>
    </w:p>
    <w:p w14:paraId="1AC49058" w14:textId="35E1AA95"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61" w:history="1">
        <w:r w:rsidR="005523E3" w:rsidRPr="00EF0794">
          <w:rPr>
            <w:rStyle w:val="Hyperlink"/>
            <w:noProof/>
          </w:rPr>
          <w:t>Gráfica 2: Resultados pregunta 2 – Estudiantes</w:t>
        </w:r>
        <w:r w:rsidR="005523E3">
          <w:rPr>
            <w:noProof/>
            <w:webHidden/>
          </w:rPr>
          <w:tab/>
        </w:r>
        <w:r w:rsidR="005523E3">
          <w:rPr>
            <w:noProof/>
            <w:webHidden/>
          </w:rPr>
          <w:fldChar w:fldCharType="begin"/>
        </w:r>
        <w:r w:rsidR="005523E3">
          <w:rPr>
            <w:noProof/>
            <w:webHidden/>
          </w:rPr>
          <w:instrText xml:space="preserve"> PAGEREF _Toc52322261 \h </w:instrText>
        </w:r>
        <w:r w:rsidR="005523E3">
          <w:rPr>
            <w:noProof/>
            <w:webHidden/>
          </w:rPr>
        </w:r>
        <w:r w:rsidR="005523E3">
          <w:rPr>
            <w:noProof/>
            <w:webHidden/>
          </w:rPr>
          <w:fldChar w:fldCharType="separate"/>
        </w:r>
        <w:r w:rsidR="005523E3">
          <w:rPr>
            <w:noProof/>
            <w:webHidden/>
          </w:rPr>
          <w:t>42</w:t>
        </w:r>
        <w:r w:rsidR="005523E3">
          <w:rPr>
            <w:noProof/>
            <w:webHidden/>
          </w:rPr>
          <w:fldChar w:fldCharType="end"/>
        </w:r>
      </w:hyperlink>
    </w:p>
    <w:p w14:paraId="01E24249" w14:textId="38A520DA"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62" w:history="1">
        <w:r w:rsidR="005523E3" w:rsidRPr="00EF0794">
          <w:rPr>
            <w:rStyle w:val="Hyperlink"/>
            <w:noProof/>
          </w:rPr>
          <w:t>Gráfica 3: Resultados pregunta 3 - Estudiantes</w:t>
        </w:r>
        <w:r w:rsidR="005523E3">
          <w:rPr>
            <w:noProof/>
            <w:webHidden/>
          </w:rPr>
          <w:tab/>
        </w:r>
        <w:r w:rsidR="005523E3">
          <w:rPr>
            <w:noProof/>
            <w:webHidden/>
          </w:rPr>
          <w:fldChar w:fldCharType="begin"/>
        </w:r>
        <w:r w:rsidR="005523E3">
          <w:rPr>
            <w:noProof/>
            <w:webHidden/>
          </w:rPr>
          <w:instrText xml:space="preserve"> PAGEREF _Toc52322262 \h </w:instrText>
        </w:r>
        <w:r w:rsidR="005523E3">
          <w:rPr>
            <w:noProof/>
            <w:webHidden/>
          </w:rPr>
        </w:r>
        <w:r w:rsidR="005523E3">
          <w:rPr>
            <w:noProof/>
            <w:webHidden/>
          </w:rPr>
          <w:fldChar w:fldCharType="separate"/>
        </w:r>
        <w:r w:rsidR="005523E3">
          <w:rPr>
            <w:noProof/>
            <w:webHidden/>
          </w:rPr>
          <w:t>42</w:t>
        </w:r>
        <w:r w:rsidR="005523E3">
          <w:rPr>
            <w:noProof/>
            <w:webHidden/>
          </w:rPr>
          <w:fldChar w:fldCharType="end"/>
        </w:r>
      </w:hyperlink>
    </w:p>
    <w:p w14:paraId="6015947A" w14:textId="6D9DD812"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63" w:history="1">
        <w:r w:rsidR="005523E3" w:rsidRPr="00EF0794">
          <w:rPr>
            <w:rStyle w:val="Hyperlink"/>
            <w:noProof/>
          </w:rPr>
          <w:t>Gráfica 4: Resultados pregunta 4 – Estudiantes</w:t>
        </w:r>
        <w:r w:rsidR="005523E3">
          <w:rPr>
            <w:noProof/>
            <w:webHidden/>
          </w:rPr>
          <w:tab/>
        </w:r>
        <w:r w:rsidR="005523E3">
          <w:rPr>
            <w:noProof/>
            <w:webHidden/>
          </w:rPr>
          <w:fldChar w:fldCharType="begin"/>
        </w:r>
        <w:r w:rsidR="005523E3">
          <w:rPr>
            <w:noProof/>
            <w:webHidden/>
          </w:rPr>
          <w:instrText xml:space="preserve"> PAGEREF _Toc52322263 \h </w:instrText>
        </w:r>
        <w:r w:rsidR="005523E3">
          <w:rPr>
            <w:noProof/>
            <w:webHidden/>
          </w:rPr>
        </w:r>
        <w:r w:rsidR="005523E3">
          <w:rPr>
            <w:noProof/>
            <w:webHidden/>
          </w:rPr>
          <w:fldChar w:fldCharType="separate"/>
        </w:r>
        <w:r w:rsidR="005523E3">
          <w:rPr>
            <w:noProof/>
            <w:webHidden/>
          </w:rPr>
          <w:t>43</w:t>
        </w:r>
        <w:r w:rsidR="005523E3">
          <w:rPr>
            <w:noProof/>
            <w:webHidden/>
          </w:rPr>
          <w:fldChar w:fldCharType="end"/>
        </w:r>
      </w:hyperlink>
    </w:p>
    <w:p w14:paraId="36EE01BC" w14:textId="47FB5F37"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64" w:history="1">
        <w:r w:rsidR="005523E3" w:rsidRPr="00EF0794">
          <w:rPr>
            <w:rStyle w:val="Hyperlink"/>
            <w:noProof/>
          </w:rPr>
          <w:t>Gráfica 5: Resultados pregunta 5 – Estudiantes</w:t>
        </w:r>
        <w:r w:rsidR="005523E3">
          <w:rPr>
            <w:noProof/>
            <w:webHidden/>
          </w:rPr>
          <w:tab/>
        </w:r>
        <w:r w:rsidR="005523E3">
          <w:rPr>
            <w:noProof/>
            <w:webHidden/>
          </w:rPr>
          <w:fldChar w:fldCharType="begin"/>
        </w:r>
        <w:r w:rsidR="005523E3">
          <w:rPr>
            <w:noProof/>
            <w:webHidden/>
          </w:rPr>
          <w:instrText xml:space="preserve"> PAGEREF _Toc52322264 \h </w:instrText>
        </w:r>
        <w:r w:rsidR="005523E3">
          <w:rPr>
            <w:noProof/>
            <w:webHidden/>
          </w:rPr>
        </w:r>
        <w:r w:rsidR="005523E3">
          <w:rPr>
            <w:noProof/>
            <w:webHidden/>
          </w:rPr>
          <w:fldChar w:fldCharType="separate"/>
        </w:r>
        <w:r w:rsidR="005523E3">
          <w:rPr>
            <w:noProof/>
            <w:webHidden/>
          </w:rPr>
          <w:t>43</w:t>
        </w:r>
        <w:r w:rsidR="005523E3">
          <w:rPr>
            <w:noProof/>
            <w:webHidden/>
          </w:rPr>
          <w:fldChar w:fldCharType="end"/>
        </w:r>
      </w:hyperlink>
    </w:p>
    <w:p w14:paraId="63C56BFA" w14:textId="241D421A"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65" w:history="1">
        <w:r w:rsidR="005523E3" w:rsidRPr="00EF0794">
          <w:rPr>
            <w:rStyle w:val="Hyperlink"/>
            <w:noProof/>
          </w:rPr>
          <w:t>Gráfica 6: Resultados pregunta 6 – Estudiantes</w:t>
        </w:r>
        <w:r w:rsidR="005523E3">
          <w:rPr>
            <w:noProof/>
            <w:webHidden/>
          </w:rPr>
          <w:tab/>
        </w:r>
        <w:r w:rsidR="005523E3">
          <w:rPr>
            <w:noProof/>
            <w:webHidden/>
          </w:rPr>
          <w:fldChar w:fldCharType="begin"/>
        </w:r>
        <w:r w:rsidR="005523E3">
          <w:rPr>
            <w:noProof/>
            <w:webHidden/>
          </w:rPr>
          <w:instrText xml:space="preserve"> PAGEREF _Toc52322265 \h </w:instrText>
        </w:r>
        <w:r w:rsidR="005523E3">
          <w:rPr>
            <w:noProof/>
            <w:webHidden/>
          </w:rPr>
        </w:r>
        <w:r w:rsidR="005523E3">
          <w:rPr>
            <w:noProof/>
            <w:webHidden/>
          </w:rPr>
          <w:fldChar w:fldCharType="separate"/>
        </w:r>
        <w:r w:rsidR="005523E3">
          <w:rPr>
            <w:noProof/>
            <w:webHidden/>
          </w:rPr>
          <w:t>44</w:t>
        </w:r>
        <w:r w:rsidR="005523E3">
          <w:rPr>
            <w:noProof/>
            <w:webHidden/>
          </w:rPr>
          <w:fldChar w:fldCharType="end"/>
        </w:r>
      </w:hyperlink>
    </w:p>
    <w:p w14:paraId="27CC3821" w14:textId="771BE915"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66" w:history="1">
        <w:r w:rsidR="005523E3" w:rsidRPr="00EF0794">
          <w:rPr>
            <w:rStyle w:val="Hyperlink"/>
            <w:noProof/>
          </w:rPr>
          <w:t>Gráfica 7: Resultados pregunta 8 – Estudiantes</w:t>
        </w:r>
        <w:r w:rsidR="005523E3">
          <w:rPr>
            <w:noProof/>
            <w:webHidden/>
          </w:rPr>
          <w:tab/>
        </w:r>
        <w:r w:rsidR="005523E3">
          <w:rPr>
            <w:noProof/>
            <w:webHidden/>
          </w:rPr>
          <w:fldChar w:fldCharType="begin"/>
        </w:r>
        <w:r w:rsidR="005523E3">
          <w:rPr>
            <w:noProof/>
            <w:webHidden/>
          </w:rPr>
          <w:instrText xml:space="preserve"> PAGEREF _Toc52322266 \h </w:instrText>
        </w:r>
        <w:r w:rsidR="005523E3">
          <w:rPr>
            <w:noProof/>
            <w:webHidden/>
          </w:rPr>
        </w:r>
        <w:r w:rsidR="005523E3">
          <w:rPr>
            <w:noProof/>
            <w:webHidden/>
          </w:rPr>
          <w:fldChar w:fldCharType="separate"/>
        </w:r>
        <w:r w:rsidR="005523E3">
          <w:rPr>
            <w:noProof/>
            <w:webHidden/>
          </w:rPr>
          <w:t>45</w:t>
        </w:r>
        <w:r w:rsidR="005523E3">
          <w:rPr>
            <w:noProof/>
            <w:webHidden/>
          </w:rPr>
          <w:fldChar w:fldCharType="end"/>
        </w:r>
      </w:hyperlink>
    </w:p>
    <w:p w14:paraId="60920973" w14:textId="5021E492"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67" w:history="1">
        <w:r w:rsidR="005523E3" w:rsidRPr="00EF0794">
          <w:rPr>
            <w:rStyle w:val="Hyperlink"/>
            <w:noProof/>
          </w:rPr>
          <w:t>Gráfica 8: Resultados pregunta 10 – Estudiantes</w:t>
        </w:r>
        <w:r w:rsidR="005523E3">
          <w:rPr>
            <w:noProof/>
            <w:webHidden/>
          </w:rPr>
          <w:tab/>
        </w:r>
        <w:r w:rsidR="005523E3">
          <w:rPr>
            <w:noProof/>
            <w:webHidden/>
          </w:rPr>
          <w:fldChar w:fldCharType="begin"/>
        </w:r>
        <w:r w:rsidR="005523E3">
          <w:rPr>
            <w:noProof/>
            <w:webHidden/>
          </w:rPr>
          <w:instrText xml:space="preserve"> PAGEREF _Toc52322267 \h </w:instrText>
        </w:r>
        <w:r w:rsidR="005523E3">
          <w:rPr>
            <w:noProof/>
            <w:webHidden/>
          </w:rPr>
        </w:r>
        <w:r w:rsidR="005523E3">
          <w:rPr>
            <w:noProof/>
            <w:webHidden/>
          </w:rPr>
          <w:fldChar w:fldCharType="separate"/>
        </w:r>
        <w:r w:rsidR="005523E3">
          <w:rPr>
            <w:noProof/>
            <w:webHidden/>
          </w:rPr>
          <w:t>47</w:t>
        </w:r>
        <w:r w:rsidR="005523E3">
          <w:rPr>
            <w:noProof/>
            <w:webHidden/>
          </w:rPr>
          <w:fldChar w:fldCharType="end"/>
        </w:r>
      </w:hyperlink>
    </w:p>
    <w:p w14:paraId="5D817B35" w14:textId="3B344FC2"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68" w:history="1">
        <w:r w:rsidR="005523E3" w:rsidRPr="00EF0794">
          <w:rPr>
            <w:rStyle w:val="Hyperlink"/>
            <w:noProof/>
          </w:rPr>
          <w:t>Gráfica 9: Resultados pregunta 12 - Estudiantes</w:t>
        </w:r>
        <w:r w:rsidR="005523E3">
          <w:rPr>
            <w:noProof/>
            <w:webHidden/>
          </w:rPr>
          <w:tab/>
        </w:r>
        <w:r w:rsidR="005523E3">
          <w:rPr>
            <w:noProof/>
            <w:webHidden/>
          </w:rPr>
          <w:fldChar w:fldCharType="begin"/>
        </w:r>
        <w:r w:rsidR="005523E3">
          <w:rPr>
            <w:noProof/>
            <w:webHidden/>
          </w:rPr>
          <w:instrText xml:space="preserve"> PAGEREF _Toc52322268 \h </w:instrText>
        </w:r>
        <w:r w:rsidR="005523E3">
          <w:rPr>
            <w:noProof/>
            <w:webHidden/>
          </w:rPr>
        </w:r>
        <w:r w:rsidR="005523E3">
          <w:rPr>
            <w:noProof/>
            <w:webHidden/>
          </w:rPr>
          <w:fldChar w:fldCharType="separate"/>
        </w:r>
        <w:r w:rsidR="005523E3">
          <w:rPr>
            <w:noProof/>
            <w:webHidden/>
          </w:rPr>
          <w:t>48</w:t>
        </w:r>
        <w:r w:rsidR="005523E3">
          <w:rPr>
            <w:noProof/>
            <w:webHidden/>
          </w:rPr>
          <w:fldChar w:fldCharType="end"/>
        </w:r>
      </w:hyperlink>
    </w:p>
    <w:p w14:paraId="4B6098D0" w14:textId="594FF1D9"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69" w:history="1">
        <w:r w:rsidR="005523E3" w:rsidRPr="00EF0794">
          <w:rPr>
            <w:rStyle w:val="Hyperlink"/>
            <w:noProof/>
          </w:rPr>
          <w:t>Gráfica 10: Respuesta pregunta 1 - Profesores e investigadores</w:t>
        </w:r>
        <w:r w:rsidR="005523E3">
          <w:rPr>
            <w:noProof/>
            <w:webHidden/>
          </w:rPr>
          <w:tab/>
        </w:r>
        <w:r w:rsidR="005523E3">
          <w:rPr>
            <w:noProof/>
            <w:webHidden/>
          </w:rPr>
          <w:fldChar w:fldCharType="begin"/>
        </w:r>
        <w:r w:rsidR="005523E3">
          <w:rPr>
            <w:noProof/>
            <w:webHidden/>
          </w:rPr>
          <w:instrText xml:space="preserve"> PAGEREF _Toc52322269 \h </w:instrText>
        </w:r>
        <w:r w:rsidR="005523E3">
          <w:rPr>
            <w:noProof/>
            <w:webHidden/>
          </w:rPr>
        </w:r>
        <w:r w:rsidR="005523E3">
          <w:rPr>
            <w:noProof/>
            <w:webHidden/>
          </w:rPr>
          <w:fldChar w:fldCharType="separate"/>
        </w:r>
        <w:r w:rsidR="005523E3">
          <w:rPr>
            <w:noProof/>
            <w:webHidden/>
          </w:rPr>
          <w:t>49</w:t>
        </w:r>
        <w:r w:rsidR="005523E3">
          <w:rPr>
            <w:noProof/>
            <w:webHidden/>
          </w:rPr>
          <w:fldChar w:fldCharType="end"/>
        </w:r>
      </w:hyperlink>
    </w:p>
    <w:p w14:paraId="53D3475E" w14:textId="61549EF9"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70" w:history="1">
        <w:r w:rsidR="005523E3" w:rsidRPr="00EF0794">
          <w:rPr>
            <w:rStyle w:val="Hyperlink"/>
            <w:noProof/>
          </w:rPr>
          <w:t>Gráfica 11: Respuesta pregunta 2 - Profesores e investigadores</w:t>
        </w:r>
        <w:r w:rsidR="005523E3">
          <w:rPr>
            <w:noProof/>
            <w:webHidden/>
          </w:rPr>
          <w:tab/>
        </w:r>
        <w:r w:rsidR="005523E3">
          <w:rPr>
            <w:noProof/>
            <w:webHidden/>
          </w:rPr>
          <w:fldChar w:fldCharType="begin"/>
        </w:r>
        <w:r w:rsidR="005523E3">
          <w:rPr>
            <w:noProof/>
            <w:webHidden/>
          </w:rPr>
          <w:instrText xml:space="preserve"> PAGEREF _Toc52322270 \h </w:instrText>
        </w:r>
        <w:r w:rsidR="005523E3">
          <w:rPr>
            <w:noProof/>
            <w:webHidden/>
          </w:rPr>
        </w:r>
        <w:r w:rsidR="005523E3">
          <w:rPr>
            <w:noProof/>
            <w:webHidden/>
          </w:rPr>
          <w:fldChar w:fldCharType="separate"/>
        </w:r>
        <w:r w:rsidR="005523E3">
          <w:rPr>
            <w:noProof/>
            <w:webHidden/>
          </w:rPr>
          <w:t>49</w:t>
        </w:r>
        <w:r w:rsidR="005523E3">
          <w:rPr>
            <w:noProof/>
            <w:webHidden/>
          </w:rPr>
          <w:fldChar w:fldCharType="end"/>
        </w:r>
      </w:hyperlink>
    </w:p>
    <w:p w14:paraId="6B65B8E3" w14:textId="0A6A9193"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71" w:history="1">
        <w:r w:rsidR="005523E3" w:rsidRPr="00EF0794">
          <w:rPr>
            <w:rStyle w:val="Hyperlink"/>
            <w:noProof/>
          </w:rPr>
          <w:t>Gráfica 12: Respuesta pregunta 3 - Profesores e investigadores</w:t>
        </w:r>
        <w:r w:rsidR="005523E3">
          <w:rPr>
            <w:noProof/>
            <w:webHidden/>
          </w:rPr>
          <w:tab/>
        </w:r>
        <w:r w:rsidR="005523E3">
          <w:rPr>
            <w:noProof/>
            <w:webHidden/>
          </w:rPr>
          <w:fldChar w:fldCharType="begin"/>
        </w:r>
        <w:r w:rsidR="005523E3">
          <w:rPr>
            <w:noProof/>
            <w:webHidden/>
          </w:rPr>
          <w:instrText xml:space="preserve"> PAGEREF _Toc52322271 \h </w:instrText>
        </w:r>
        <w:r w:rsidR="005523E3">
          <w:rPr>
            <w:noProof/>
            <w:webHidden/>
          </w:rPr>
        </w:r>
        <w:r w:rsidR="005523E3">
          <w:rPr>
            <w:noProof/>
            <w:webHidden/>
          </w:rPr>
          <w:fldChar w:fldCharType="separate"/>
        </w:r>
        <w:r w:rsidR="005523E3">
          <w:rPr>
            <w:noProof/>
            <w:webHidden/>
          </w:rPr>
          <w:t>50</w:t>
        </w:r>
        <w:r w:rsidR="005523E3">
          <w:rPr>
            <w:noProof/>
            <w:webHidden/>
          </w:rPr>
          <w:fldChar w:fldCharType="end"/>
        </w:r>
      </w:hyperlink>
    </w:p>
    <w:p w14:paraId="3872D134" w14:textId="067447E7"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72" w:history="1">
        <w:r w:rsidR="005523E3" w:rsidRPr="00EF0794">
          <w:rPr>
            <w:rStyle w:val="Hyperlink"/>
            <w:noProof/>
          </w:rPr>
          <w:t>Gráfica 13: Respuesta pregunta 4 - Profesores e investigadores</w:t>
        </w:r>
        <w:r w:rsidR="005523E3">
          <w:rPr>
            <w:noProof/>
            <w:webHidden/>
          </w:rPr>
          <w:tab/>
        </w:r>
        <w:r w:rsidR="005523E3">
          <w:rPr>
            <w:noProof/>
            <w:webHidden/>
          </w:rPr>
          <w:fldChar w:fldCharType="begin"/>
        </w:r>
        <w:r w:rsidR="005523E3">
          <w:rPr>
            <w:noProof/>
            <w:webHidden/>
          </w:rPr>
          <w:instrText xml:space="preserve"> PAGEREF _Toc52322272 \h </w:instrText>
        </w:r>
        <w:r w:rsidR="005523E3">
          <w:rPr>
            <w:noProof/>
            <w:webHidden/>
          </w:rPr>
        </w:r>
        <w:r w:rsidR="005523E3">
          <w:rPr>
            <w:noProof/>
            <w:webHidden/>
          </w:rPr>
          <w:fldChar w:fldCharType="separate"/>
        </w:r>
        <w:r w:rsidR="005523E3">
          <w:rPr>
            <w:noProof/>
            <w:webHidden/>
          </w:rPr>
          <w:t>50</w:t>
        </w:r>
        <w:r w:rsidR="005523E3">
          <w:rPr>
            <w:noProof/>
            <w:webHidden/>
          </w:rPr>
          <w:fldChar w:fldCharType="end"/>
        </w:r>
      </w:hyperlink>
    </w:p>
    <w:p w14:paraId="27D091BB" w14:textId="18BABB72"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73" w:history="1">
        <w:r w:rsidR="005523E3" w:rsidRPr="00EF0794">
          <w:rPr>
            <w:rStyle w:val="Hyperlink"/>
            <w:noProof/>
          </w:rPr>
          <w:t>Gráfica 14: Respuesta pregunta 5 - Profesores e investigadores</w:t>
        </w:r>
        <w:r w:rsidR="005523E3">
          <w:rPr>
            <w:noProof/>
            <w:webHidden/>
          </w:rPr>
          <w:tab/>
        </w:r>
        <w:r w:rsidR="005523E3">
          <w:rPr>
            <w:noProof/>
            <w:webHidden/>
          </w:rPr>
          <w:fldChar w:fldCharType="begin"/>
        </w:r>
        <w:r w:rsidR="005523E3">
          <w:rPr>
            <w:noProof/>
            <w:webHidden/>
          </w:rPr>
          <w:instrText xml:space="preserve"> PAGEREF _Toc52322273 \h </w:instrText>
        </w:r>
        <w:r w:rsidR="005523E3">
          <w:rPr>
            <w:noProof/>
            <w:webHidden/>
          </w:rPr>
        </w:r>
        <w:r w:rsidR="005523E3">
          <w:rPr>
            <w:noProof/>
            <w:webHidden/>
          </w:rPr>
          <w:fldChar w:fldCharType="separate"/>
        </w:r>
        <w:r w:rsidR="005523E3">
          <w:rPr>
            <w:noProof/>
            <w:webHidden/>
          </w:rPr>
          <w:t>51</w:t>
        </w:r>
        <w:r w:rsidR="005523E3">
          <w:rPr>
            <w:noProof/>
            <w:webHidden/>
          </w:rPr>
          <w:fldChar w:fldCharType="end"/>
        </w:r>
      </w:hyperlink>
    </w:p>
    <w:p w14:paraId="0773849C" w14:textId="0B72F6C0"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74" w:history="1">
        <w:r w:rsidR="005523E3" w:rsidRPr="00EF0794">
          <w:rPr>
            <w:rStyle w:val="Hyperlink"/>
            <w:noProof/>
          </w:rPr>
          <w:t>Gráfica 15: Respuesta pregunta 7 - Profesores e investigadores</w:t>
        </w:r>
        <w:r w:rsidR="005523E3">
          <w:rPr>
            <w:noProof/>
            <w:webHidden/>
          </w:rPr>
          <w:tab/>
        </w:r>
        <w:r w:rsidR="005523E3">
          <w:rPr>
            <w:noProof/>
            <w:webHidden/>
          </w:rPr>
          <w:fldChar w:fldCharType="begin"/>
        </w:r>
        <w:r w:rsidR="005523E3">
          <w:rPr>
            <w:noProof/>
            <w:webHidden/>
          </w:rPr>
          <w:instrText xml:space="preserve"> PAGEREF _Toc52322274 \h </w:instrText>
        </w:r>
        <w:r w:rsidR="005523E3">
          <w:rPr>
            <w:noProof/>
            <w:webHidden/>
          </w:rPr>
        </w:r>
        <w:r w:rsidR="005523E3">
          <w:rPr>
            <w:noProof/>
            <w:webHidden/>
          </w:rPr>
          <w:fldChar w:fldCharType="separate"/>
        </w:r>
        <w:r w:rsidR="005523E3">
          <w:rPr>
            <w:noProof/>
            <w:webHidden/>
          </w:rPr>
          <w:t>52</w:t>
        </w:r>
        <w:r w:rsidR="005523E3">
          <w:rPr>
            <w:noProof/>
            <w:webHidden/>
          </w:rPr>
          <w:fldChar w:fldCharType="end"/>
        </w:r>
      </w:hyperlink>
    </w:p>
    <w:p w14:paraId="75B307B2" w14:textId="11722EAE"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75" w:history="1">
        <w:r w:rsidR="005523E3" w:rsidRPr="00EF0794">
          <w:rPr>
            <w:rStyle w:val="Hyperlink"/>
            <w:noProof/>
          </w:rPr>
          <w:t>Gráfica 16: Respuesta pregunta 8 - Profesores e investigadores</w:t>
        </w:r>
        <w:r w:rsidR="005523E3">
          <w:rPr>
            <w:noProof/>
            <w:webHidden/>
          </w:rPr>
          <w:tab/>
        </w:r>
        <w:r w:rsidR="005523E3">
          <w:rPr>
            <w:noProof/>
            <w:webHidden/>
          </w:rPr>
          <w:fldChar w:fldCharType="begin"/>
        </w:r>
        <w:r w:rsidR="005523E3">
          <w:rPr>
            <w:noProof/>
            <w:webHidden/>
          </w:rPr>
          <w:instrText xml:space="preserve"> PAGEREF _Toc52322275 \h </w:instrText>
        </w:r>
        <w:r w:rsidR="005523E3">
          <w:rPr>
            <w:noProof/>
            <w:webHidden/>
          </w:rPr>
        </w:r>
        <w:r w:rsidR="005523E3">
          <w:rPr>
            <w:noProof/>
            <w:webHidden/>
          </w:rPr>
          <w:fldChar w:fldCharType="separate"/>
        </w:r>
        <w:r w:rsidR="005523E3">
          <w:rPr>
            <w:noProof/>
            <w:webHidden/>
          </w:rPr>
          <w:t>52</w:t>
        </w:r>
        <w:r w:rsidR="005523E3">
          <w:rPr>
            <w:noProof/>
            <w:webHidden/>
          </w:rPr>
          <w:fldChar w:fldCharType="end"/>
        </w:r>
      </w:hyperlink>
    </w:p>
    <w:p w14:paraId="703B2C40" w14:textId="1E432775" w:rsidR="005523E3" w:rsidRDefault="00262711">
      <w:pPr>
        <w:pStyle w:val="TableofFigures"/>
        <w:tabs>
          <w:tab w:val="right" w:leader="dot" w:pos="8828"/>
        </w:tabs>
        <w:rPr>
          <w:rFonts w:asciiTheme="minorHAnsi" w:eastAsiaTheme="minorEastAsia" w:hAnsiTheme="minorHAnsi"/>
          <w:noProof/>
          <w:sz w:val="22"/>
          <w:lang w:eastAsia="es-PA"/>
        </w:rPr>
      </w:pPr>
      <w:hyperlink w:anchor="_Toc52322276" w:history="1">
        <w:r w:rsidR="005523E3" w:rsidRPr="00EF0794">
          <w:rPr>
            <w:rStyle w:val="Hyperlink"/>
            <w:noProof/>
          </w:rPr>
          <w:t>Gráfica 17: Respuesta pregunta 9 - Profesores e investigadores</w:t>
        </w:r>
        <w:r w:rsidR="005523E3">
          <w:rPr>
            <w:noProof/>
            <w:webHidden/>
          </w:rPr>
          <w:tab/>
        </w:r>
        <w:r w:rsidR="005523E3">
          <w:rPr>
            <w:noProof/>
            <w:webHidden/>
          </w:rPr>
          <w:fldChar w:fldCharType="begin"/>
        </w:r>
        <w:r w:rsidR="005523E3">
          <w:rPr>
            <w:noProof/>
            <w:webHidden/>
          </w:rPr>
          <w:instrText xml:space="preserve"> PAGEREF _Toc52322276 \h </w:instrText>
        </w:r>
        <w:r w:rsidR="005523E3">
          <w:rPr>
            <w:noProof/>
            <w:webHidden/>
          </w:rPr>
        </w:r>
        <w:r w:rsidR="005523E3">
          <w:rPr>
            <w:noProof/>
            <w:webHidden/>
          </w:rPr>
          <w:fldChar w:fldCharType="separate"/>
        </w:r>
        <w:r w:rsidR="005523E3">
          <w:rPr>
            <w:noProof/>
            <w:webHidden/>
          </w:rPr>
          <w:t>53</w:t>
        </w:r>
        <w:r w:rsidR="005523E3">
          <w:rPr>
            <w:noProof/>
            <w:webHidden/>
          </w:rPr>
          <w:fldChar w:fldCharType="end"/>
        </w:r>
      </w:hyperlink>
    </w:p>
    <w:p w14:paraId="512704FE" w14:textId="291D855E" w:rsidR="008F0E18" w:rsidRPr="009B1AD7" w:rsidRDefault="00183C3C" w:rsidP="008C503D">
      <w:pPr>
        <w:rPr>
          <w:rFonts w:cs="Arial"/>
          <w:szCs w:val="24"/>
          <w:lang w:val="es-ES"/>
        </w:rPr>
      </w:pPr>
      <w:r>
        <w:fldChar w:fldCharType="end"/>
      </w:r>
    </w:p>
    <w:p w14:paraId="60F76A8D" w14:textId="77777777" w:rsidR="00256CD0" w:rsidRPr="009B1AD7" w:rsidRDefault="00256CD0">
      <w:pPr>
        <w:rPr>
          <w:rFonts w:cs="Arial"/>
          <w:szCs w:val="24"/>
        </w:rPr>
      </w:pPr>
      <w:r w:rsidRPr="009B1AD7">
        <w:rPr>
          <w:rFonts w:cs="Arial"/>
          <w:szCs w:val="24"/>
        </w:rPr>
        <w:br w:type="page"/>
      </w:r>
    </w:p>
    <w:p w14:paraId="0EBF7ABE" w14:textId="4EDD4202" w:rsidR="00193C4B" w:rsidRDefault="00625D3B" w:rsidP="00B42B60">
      <w:pPr>
        <w:pStyle w:val="Heading1"/>
        <w:rPr>
          <w:rFonts w:cs="Arial"/>
          <w:sz w:val="24"/>
          <w:szCs w:val="24"/>
        </w:rPr>
      </w:pPr>
      <w:bookmarkStart w:id="6" w:name="_Toc52322041"/>
      <w:r w:rsidRPr="009B1AD7">
        <w:rPr>
          <w:rFonts w:cs="Arial"/>
          <w:sz w:val="24"/>
          <w:szCs w:val="24"/>
        </w:rPr>
        <w:lastRenderedPageBreak/>
        <w:t>RESUMEN</w:t>
      </w:r>
      <w:bookmarkEnd w:id="6"/>
    </w:p>
    <w:p w14:paraId="193A2C1B" w14:textId="77777777" w:rsidR="00527C17" w:rsidRPr="00527C17" w:rsidRDefault="00527C17" w:rsidP="00527C17"/>
    <w:p w14:paraId="04641C7B" w14:textId="53B3A8E8" w:rsidR="00F050D6" w:rsidRDefault="00F050D6" w:rsidP="00382EB5">
      <w:r>
        <w:t xml:space="preserve">La mayoría de los profesores e investigadores de la Universidad Tecnológica de Panamá poseen ideas o temas de investigación que </w:t>
      </w:r>
      <w:r w:rsidR="00527C17">
        <w:t>pueden</w:t>
      </w:r>
      <w:r>
        <w:t xml:space="preserve"> ser desarrollados por los estudiantes de la universidad, </w:t>
      </w:r>
      <w:r w:rsidR="00527C17">
        <w:t>como</w:t>
      </w:r>
      <w:r>
        <w:t xml:space="preserve"> trabajo de graduación al culminar sus estudios. A pesar de esto, muchos temas son desconoc</w:t>
      </w:r>
      <w:r w:rsidR="00527C17">
        <w:t>idos</w:t>
      </w:r>
      <w:r>
        <w:t xml:space="preserve"> para los estudiantes debido a la falta de un canal de comunicación apropiado entre ambas partes.</w:t>
      </w:r>
    </w:p>
    <w:p w14:paraId="0FB4463B" w14:textId="51AF1258" w:rsidR="00F050D6" w:rsidRPr="00F050D6" w:rsidRDefault="00F050D6" w:rsidP="00382EB5">
      <w:pPr>
        <w:rPr>
          <w:rFonts w:cs="Arial"/>
          <w:szCs w:val="24"/>
        </w:rPr>
      </w:pPr>
      <w:r>
        <w:t xml:space="preserve">El objetivo de este trabajo es </w:t>
      </w:r>
      <w:r>
        <w:rPr>
          <w:rFonts w:cs="Arial"/>
          <w:szCs w:val="24"/>
        </w:rPr>
        <w:t>c</w:t>
      </w:r>
      <w:r w:rsidRPr="00554BDA">
        <w:rPr>
          <w:rFonts w:cs="Arial"/>
          <w:szCs w:val="24"/>
        </w:rPr>
        <w:t xml:space="preserve">rear un sistema de gestión de temas propuestos para trabajos de graduación en la Universidad Tecnológica de Panamá para aumentar la comunicación entre estudiantes, profesores e investigadores, y así reducir la cantidad de trabajos no desarrollados por desconocimiento de </w:t>
      </w:r>
      <w:proofErr w:type="gramStart"/>
      <w:r w:rsidRPr="00554BDA">
        <w:rPr>
          <w:rFonts w:cs="Arial"/>
          <w:szCs w:val="24"/>
        </w:rPr>
        <w:t>los mismos</w:t>
      </w:r>
      <w:proofErr w:type="gramEnd"/>
      <w:r w:rsidRPr="00554BDA">
        <w:rPr>
          <w:rFonts w:cs="Arial"/>
          <w:szCs w:val="24"/>
        </w:rPr>
        <w:t>.</w:t>
      </w:r>
    </w:p>
    <w:p w14:paraId="7D5E897F" w14:textId="024BDF20" w:rsidR="00803761" w:rsidRDefault="006C3690" w:rsidP="00382EB5">
      <w:r>
        <w:t xml:space="preserve">Para </w:t>
      </w:r>
      <w:r w:rsidR="002D1E09">
        <w:t xml:space="preserve">la construcción </w:t>
      </w:r>
      <w:r>
        <w:t>del sistema propuesto, se realizaron encuestas a una muestra de los estudiantes, profesores e investigadores de la Universidad Tecnológica de Panamá</w:t>
      </w:r>
      <w:r w:rsidR="002D1E09">
        <w:t>,</w:t>
      </w:r>
      <w:r>
        <w:t xml:space="preserve"> para determinar la viabilidad</w:t>
      </w:r>
      <w:r w:rsidR="002D1E09">
        <w:t xml:space="preserve">, requerimientos y especificaciones que se tomarían en cuenta </w:t>
      </w:r>
      <w:r w:rsidR="00AD64FA">
        <w:t>durante su diseño y desarrollo</w:t>
      </w:r>
      <w:r w:rsidR="002D1E09">
        <w:t>. Los resultados de las encuestas</w:t>
      </w:r>
      <w:r w:rsidR="005345B1">
        <w:t xml:space="preserve"> revelaron el interés del 93.3% de los estudiantes sobre la implementación de un sistema</w:t>
      </w:r>
      <w:r w:rsidR="002D1E09">
        <w:t xml:space="preserve"> </w:t>
      </w:r>
      <w:r w:rsidR="005345B1">
        <w:t xml:space="preserve">como el propuesto en este documento. Además, </w:t>
      </w:r>
      <w:r w:rsidR="00AD64FA">
        <w:t xml:space="preserve">el 12.2% de los estudiantes </w:t>
      </w:r>
      <w:r w:rsidR="005345B1">
        <w:t xml:space="preserve">indicaron que </w:t>
      </w:r>
      <w:r w:rsidR="00AD64FA">
        <w:t>elegirían un trabajo investigativo como trabajo de graduación, si tuvieran un canal de comunicación con los profesores e investigadores</w:t>
      </w:r>
      <w:r w:rsidR="005345B1">
        <w:t xml:space="preserve"> como este</w:t>
      </w:r>
      <w:r w:rsidR="00AD64FA">
        <w:t>.</w:t>
      </w:r>
    </w:p>
    <w:p w14:paraId="3B3772FF" w14:textId="4621B7DD" w:rsidR="005345B1" w:rsidRPr="00382EB5" w:rsidRDefault="005345B1" w:rsidP="00382EB5">
      <w:r>
        <w:t>Una vez desarrollado el sistema propuesto, se realizaron las respectivas pruebas funcionales y de usabilidad, mediante las cueles se garantiza el correcto funcionamiento y la alta usabilidad del sistema de gestión de temas propuestos para trabajos de graduación.</w:t>
      </w:r>
      <w:r w:rsidR="003A2FA8">
        <w:t xml:space="preserve"> Se podrían realizar investigaciones adicionales, para añadir al sistema aquellas opciones de trabajos de graduación distintas a las de tipo investigativo desarrolladas en este documento.</w:t>
      </w:r>
    </w:p>
    <w:p w14:paraId="70F862B7" w14:textId="77777777" w:rsidR="001E557B" w:rsidRPr="009B1AD7" w:rsidRDefault="00A50361" w:rsidP="007F16F4">
      <w:pPr>
        <w:pStyle w:val="Heading1"/>
        <w:numPr>
          <w:ilvl w:val="0"/>
          <w:numId w:val="2"/>
        </w:numPr>
        <w:rPr>
          <w:rFonts w:cs="Arial"/>
          <w:sz w:val="24"/>
          <w:szCs w:val="24"/>
        </w:rPr>
      </w:pPr>
      <w:bookmarkStart w:id="7" w:name="_Toc52322042"/>
      <w:r w:rsidRPr="009B1AD7">
        <w:rPr>
          <w:rFonts w:cs="Arial"/>
          <w:sz w:val="24"/>
          <w:szCs w:val="24"/>
        </w:rPr>
        <w:lastRenderedPageBreak/>
        <w:t>INTRODUCCION</w:t>
      </w:r>
      <w:bookmarkEnd w:id="7"/>
    </w:p>
    <w:p w14:paraId="03EFFA06" w14:textId="77777777" w:rsidR="007F16F4" w:rsidRPr="007F16F4" w:rsidRDefault="007F16F4" w:rsidP="007F16F4">
      <w:pPr>
        <w:rPr>
          <w:rStyle w:val="SubtleEmphasis"/>
          <w:i w:val="0"/>
          <w:color w:val="auto"/>
        </w:rPr>
      </w:pPr>
      <w:r w:rsidRPr="007F16F4">
        <w:rPr>
          <w:rStyle w:val="SubtleEmphasis"/>
          <w:i w:val="0"/>
          <w:color w:val="auto"/>
        </w:rPr>
        <w:t>Actualmente, en la Universidad Tecnológica de Panamá, una gran cantidad de los investigadores y profesores poseen diversos temas de trabajo de graduación, como parte de proyectos de investigación y/o extensión que dirigen, para ofrecer a los estudiantes. Desafortunadamente, estos temas muy pocas veces llegan a los estudiantes, ya que la universidad no cuenta con un canal apropiado para transmitir esta información causando que muchos de estos temas de trabajo de graduación se pierdan y no sean desarrollados.</w:t>
      </w:r>
    </w:p>
    <w:p w14:paraId="28576F41" w14:textId="77777777" w:rsidR="007F16F4" w:rsidRPr="007F16F4" w:rsidRDefault="007F16F4" w:rsidP="007F16F4">
      <w:pPr>
        <w:rPr>
          <w:rStyle w:val="SubtleEmphasis"/>
          <w:i w:val="0"/>
          <w:color w:val="auto"/>
        </w:rPr>
      </w:pPr>
      <w:r w:rsidRPr="007F16F4">
        <w:rPr>
          <w:rStyle w:val="SubtleEmphasis"/>
          <w:i w:val="0"/>
          <w:color w:val="auto"/>
        </w:rPr>
        <w:t>En 2015 el estudiante Felipe Chen presentó el trabajo de graduación “</w:t>
      </w:r>
      <w:r w:rsidRPr="00F45332">
        <w:rPr>
          <w:rStyle w:val="SubtleEmphasis"/>
          <w:color w:val="auto"/>
        </w:rPr>
        <w:t>Sistema en línea para el registro y control de las opciones de trabajo de graduación</w:t>
      </w:r>
      <w:r w:rsidRPr="007F16F4">
        <w:rPr>
          <w:rStyle w:val="SubtleEmphasis"/>
          <w:i w:val="0"/>
          <w:color w:val="auto"/>
        </w:rPr>
        <w:t xml:space="preserve">”,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 por parte de los estudiantes, de un tema de trabajo de graduación a desarrollar.  </w:t>
      </w:r>
    </w:p>
    <w:p w14:paraId="3D53D77F" w14:textId="77777777" w:rsidR="007F16F4" w:rsidRPr="007F16F4" w:rsidRDefault="007F16F4" w:rsidP="007F16F4">
      <w:pPr>
        <w:rPr>
          <w:rStyle w:val="SubtleEmphasis"/>
          <w:i w:val="0"/>
          <w:color w:val="auto"/>
        </w:rPr>
      </w:pPr>
      <w:r w:rsidRPr="007F16F4">
        <w:rPr>
          <w:rStyle w:val="SubtleEmphasis"/>
          <w:i w:val="0"/>
          <w:color w:val="auto"/>
        </w:rPr>
        <w:t xml:space="preserve">El sistema propuesto brindará una solución a este problema, habilitando un portal web paralelo al sitio de la Universidad Tecnológica de Panamá en donde se </w:t>
      </w:r>
      <w:r w:rsidR="00AF45F7">
        <w:rPr>
          <w:rStyle w:val="SubtleEmphasis"/>
          <w:i w:val="0"/>
          <w:color w:val="auto"/>
        </w:rPr>
        <w:t>facilitará</w:t>
      </w:r>
      <w:r w:rsidRPr="007F16F4">
        <w:rPr>
          <w:rStyle w:val="SubtleEmphasis"/>
          <w:i w:val="0"/>
          <w:color w:val="auto"/>
        </w:rPr>
        <w:t xml:space="preserve"> la </w:t>
      </w:r>
      <w:r w:rsidR="00AF45F7">
        <w:rPr>
          <w:rStyle w:val="SubtleEmphasis"/>
          <w:i w:val="0"/>
          <w:color w:val="auto"/>
        </w:rPr>
        <w:t xml:space="preserve">primera </w:t>
      </w:r>
      <w:r w:rsidRPr="007F16F4">
        <w:rPr>
          <w:rStyle w:val="SubtleEmphasis"/>
          <w:i w:val="0"/>
          <w:color w:val="auto"/>
        </w:rPr>
        <w:t>interacción entre los profesores, los cuales podrán colocar temas propuestos de trabajo de graduación junto a especificaciones tales como área de estudio, tiempo estimado, cantidad de estudiantes admitidos, fecha límite para aplicar, entre otras; y los estudiantes, quienes podrán tener acceso a esta lista de temas de trabajo de graduación y aplicar de manera individual o junto a otros compañeros para una opción en particular.</w:t>
      </w:r>
    </w:p>
    <w:p w14:paraId="547EF688" w14:textId="77777777" w:rsidR="007F16F4" w:rsidRPr="007F16F4" w:rsidRDefault="007F16F4" w:rsidP="007F16F4">
      <w:pPr>
        <w:rPr>
          <w:rStyle w:val="SubtleEmphasis"/>
          <w:i w:val="0"/>
          <w:color w:val="auto"/>
        </w:rPr>
      </w:pPr>
      <w:r w:rsidRPr="007F16F4">
        <w:rPr>
          <w:rStyle w:val="SubtleEmphasis"/>
          <w:i w:val="0"/>
          <w:color w:val="auto"/>
        </w:rPr>
        <w:t xml:space="preserve">Adicional a estos actores, el sistema también dará soporte al sector administrativo de la Universidad Tecnológica de Panamá, permitiendo obtener informes referentes a la cantidad de temas de trabajos de graduación existentes pudiendo clasificarlos por profesor, carrera, facultad, centro regional, estudiantes que han </w:t>
      </w:r>
      <w:r w:rsidRPr="007F16F4">
        <w:rPr>
          <w:rStyle w:val="SubtleEmphasis"/>
          <w:i w:val="0"/>
          <w:color w:val="auto"/>
        </w:rPr>
        <w:lastRenderedPageBreak/>
        <w:t xml:space="preserve">aplicado y hacer un seguimiento del estado de cada trabajo de graduación; si está libre, si han aplicado, si está en desarrollo, entre otros. </w:t>
      </w:r>
    </w:p>
    <w:p w14:paraId="25C49F9E" w14:textId="77777777" w:rsidR="007F16F4" w:rsidRPr="007F16F4" w:rsidRDefault="007F16F4" w:rsidP="007F16F4">
      <w:pPr>
        <w:rPr>
          <w:rStyle w:val="SubtleEmphasis"/>
          <w:i w:val="0"/>
          <w:color w:val="auto"/>
        </w:rPr>
      </w:pPr>
      <w:r w:rsidRPr="007F16F4">
        <w:rPr>
          <w:rStyle w:val="SubtleEmphasis"/>
          <w:i w:val="0"/>
          <w:color w:val="auto"/>
        </w:rPr>
        <w:t xml:space="preserve">La metodología será la proyectiva, la cual permitirá diseñar y crear a la vez la solución al problema actual proponiendo cambios con respecto a la falta de conocimiento que se tiene de los temas de trabajo de graduación propuestos por los profesores de cada facultad y centro regional. Las técnicas a utilizar en esta investigación para la recolección de información serán las encuestas; para investigar las estadísticas que son llevadas respecto a los trabajos de graduación dentro de cada centro regional y facultad de la Universidad Tecnológica de Panamá; y la observación, para analizar el tema a más profundidad y así crear una solución óptima para mejorar las estadísticas respecto al conocimiento de las opciones de trabajo graduación por parte de los estudiantes, administrativos, investigadores y por los profesores, mediante un aplicación o portal web. </w:t>
      </w:r>
    </w:p>
    <w:p w14:paraId="032C2C92" w14:textId="77777777" w:rsidR="001E557B" w:rsidRPr="007F16F4" w:rsidRDefault="007F16F4" w:rsidP="007F16F4">
      <w:pPr>
        <w:rPr>
          <w:rStyle w:val="SubtleEmphasis"/>
          <w:i w:val="0"/>
          <w:color w:val="auto"/>
        </w:rPr>
      </w:pPr>
      <w:r w:rsidRPr="007F16F4">
        <w:rPr>
          <w:rStyle w:val="SubtleEmphasis"/>
          <w:i w:val="0"/>
          <w:color w:val="auto"/>
        </w:rPr>
        <w:t>Esta propuesta de trabajo de graduación nace como un proyecto de la Dirección de Investigación (DI) de la Universidad Tecnológica de Panamá, a través de su director el Dr. Orlando Aguilar y la Dra. Elba Valderrama para crear un portal web donde se puedan ofrecer a los estudiantes temas de trabajo de graduación basado en proyectos de investigación y extensión que dirigen los investigadores y profesores de nuestra Universidad. De esta manera se busca, especialmente, vincular la investigación e investigadores con los estudiantes. Para lograr la implementación real del proyecto se contará con el apoyo de la DI.</w:t>
      </w:r>
    </w:p>
    <w:p w14:paraId="50B68B0B" w14:textId="77777777" w:rsidR="007F16F4" w:rsidRDefault="007F16F4" w:rsidP="007F16F4">
      <w:pPr>
        <w:rPr>
          <w:rStyle w:val="SubtleEmphasis"/>
          <w:i w:val="0"/>
        </w:rPr>
      </w:pPr>
    </w:p>
    <w:p w14:paraId="06011312" w14:textId="77777777" w:rsidR="007F16F4" w:rsidRDefault="007F16F4" w:rsidP="007F16F4">
      <w:pPr>
        <w:rPr>
          <w:rStyle w:val="SubtleEmphasis"/>
          <w:i w:val="0"/>
        </w:rPr>
      </w:pPr>
    </w:p>
    <w:p w14:paraId="72455D7F" w14:textId="77777777" w:rsidR="007F16F4" w:rsidRDefault="007F16F4" w:rsidP="007F16F4">
      <w:pPr>
        <w:rPr>
          <w:rStyle w:val="SubtleEmphasis"/>
          <w:i w:val="0"/>
        </w:rPr>
      </w:pPr>
    </w:p>
    <w:p w14:paraId="6A20C7AC" w14:textId="77777777" w:rsidR="007F16F4" w:rsidRDefault="007F16F4" w:rsidP="007F16F4">
      <w:pPr>
        <w:rPr>
          <w:rStyle w:val="SubtleEmphasis"/>
          <w:i w:val="0"/>
        </w:rPr>
      </w:pPr>
    </w:p>
    <w:p w14:paraId="0698F91D" w14:textId="77777777" w:rsidR="007F16F4" w:rsidRPr="007F16F4" w:rsidRDefault="007F16F4" w:rsidP="007F16F4">
      <w:pPr>
        <w:rPr>
          <w:rStyle w:val="SubtleEmphasis"/>
          <w:i w:val="0"/>
        </w:rPr>
      </w:pPr>
    </w:p>
    <w:p w14:paraId="35998907" w14:textId="77777777" w:rsidR="000E2054" w:rsidRPr="009B1AD7" w:rsidRDefault="00BF2E7B" w:rsidP="005375F8">
      <w:pPr>
        <w:pStyle w:val="Heading2"/>
        <w:numPr>
          <w:ilvl w:val="1"/>
          <w:numId w:val="16"/>
        </w:numPr>
        <w:rPr>
          <w:rFonts w:cs="Arial"/>
          <w:szCs w:val="24"/>
        </w:rPr>
      </w:pPr>
      <w:bookmarkStart w:id="8" w:name="_Toc52322043"/>
      <w:r w:rsidRPr="009B1AD7">
        <w:rPr>
          <w:rFonts w:cs="Arial"/>
          <w:szCs w:val="24"/>
        </w:rPr>
        <w:lastRenderedPageBreak/>
        <w:t>DESCRIPCIÓN DEL PROBLEMA</w:t>
      </w:r>
      <w:bookmarkEnd w:id="8"/>
    </w:p>
    <w:p w14:paraId="5E2AB3EC" w14:textId="77777777" w:rsidR="000E2054" w:rsidRPr="009B1AD7" w:rsidRDefault="000E2054" w:rsidP="009B1AD7">
      <w:pPr>
        <w:rPr>
          <w:rFonts w:cs="Arial"/>
          <w:szCs w:val="24"/>
        </w:rPr>
      </w:pPr>
      <w:r w:rsidRPr="009B1AD7">
        <w:rPr>
          <w:rFonts w:cs="Arial"/>
          <w:szCs w:val="24"/>
        </w:rPr>
        <w:t xml:space="preserve">Como parte del régimen académico de la Universidad Tecnológica de Panamá, específicamente en el </w:t>
      </w:r>
      <w:r w:rsidR="00BF2E7B" w:rsidRPr="009B1AD7">
        <w:rPr>
          <w:rFonts w:cs="Arial"/>
          <w:szCs w:val="24"/>
        </w:rPr>
        <w:t>r</w:t>
      </w:r>
      <w:r w:rsidRPr="009B1AD7">
        <w:rPr>
          <w:rFonts w:cs="Arial"/>
          <w:szCs w:val="24"/>
        </w:rPr>
        <w:t xml:space="preserve">eglamento para la inscripción, asesoría y sustentación de los trabajos de graduación de </w:t>
      </w:r>
      <w:r w:rsidR="001E557B" w:rsidRPr="009B1AD7">
        <w:rPr>
          <w:rFonts w:cs="Arial"/>
          <w:szCs w:val="24"/>
        </w:rPr>
        <w:t>licenciatura, artículo</w:t>
      </w:r>
      <w:r w:rsidRPr="009B1AD7">
        <w:rPr>
          <w:rFonts w:cs="Arial"/>
          <w:szCs w:val="24"/>
        </w:rPr>
        <w:t xml:space="preserve"> 1, se establece que </w:t>
      </w:r>
      <w:r w:rsidR="00BF2E7B" w:rsidRPr="009B1AD7">
        <w:rPr>
          <w:rFonts w:cs="Arial"/>
          <w:szCs w:val="24"/>
        </w:rPr>
        <w:t>e</w:t>
      </w:r>
      <w:r w:rsidRPr="009B1AD7">
        <w:rPr>
          <w:rFonts w:cs="Arial"/>
          <w:szCs w:val="24"/>
        </w:rPr>
        <w:t>l estudiante de la Universidad Tecno</w:t>
      </w:r>
      <w:r w:rsidR="00BF2E7B" w:rsidRPr="009B1AD7">
        <w:rPr>
          <w:rFonts w:cs="Arial"/>
          <w:szCs w:val="24"/>
        </w:rPr>
        <w:t>lógica de Panamá que aspire al t</w:t>
      </w:r>
      <w:r w:rsidRPr="009B1AD7">
        <w:rPr>
          <w:rFonts w:cs="Arial"/>
          <w:szCs w:val="24"/>
        </w:rPr>
        <w:t>ítulo de Licenciatura deberá inscribir, desarrollar, presentar y sustentar un Trabajo de Graduación.</w:t>
      </w:r>
      <w:r w:rsidR="00BF2E7B" w:rsidRPr="009B1AD7">
        <w:rPr>
          <w:rFonts w:cs="Arial"/>
          <w:szCs w:val="24"/>
        </w:rPr>
        <w:t xml:space="preserve"> Esto con el objetivo de que el estudiante pueda identificar y aplicar los pasos a seguir en una investigación científica. </w:t>
      </w:r>
    </w:p>
    <w:p w14:paraId="27455188" w14:textId="77777777" w:rsidR="00BF2E7B" w:rsidRPr="009B1AD7" w:rsidRDefault="00BF2E7B" w:rsidP="009B1AD7">
      <w:pPr>
        <w:rPr>
          <w:rFonts w:cs="Arial"/>
          <w:szCs w:val="24"/>
        </w:rPr>
      </w:pPr>
      <w:r w:rsidRPr="009B1AD7">
        <w:rPr>
          <w:rFonts w:cs="Arial"/>
          <w:szCs w:val="24"/>
        </w:rPr>
        <w:t xml:space="preserve">Actualmente, una gran cantidad de los profesores e </w:t>
      </w:r>
      <w:r w:rsidR="001E557B" w:rsidRPr="009B1AD7">
        <w:rPr>
          <w:rFonts w:cs="Arial"/>
          <w:szCs w:val="24"/>
        </w:rPr>
        <w:t>investigadores de</w:t>
      </w:r>
      <w:r w:rsidRPr="009B1AD7">
        <w:rPr>
          <w:rFonts w:cs="Arial"/>
          <w:szCs w:val="24"/>
        </w:rPr>
        <w:t xml:space="preserve"> la Universidad Tecnológica de Panamá poseen temas de investigación que los estudiantes podrían desarrollar a modo de trabajo de graduación… Sin embargo, estos temas muy pocas veces llegan a los estudiantes, ya que la universidad no cuenta con un canal apropiado para transmitir esta información, causando que muchos de estos temas de investigación se pierdan y no sean desarrollados.</w:t>
      </w:r>
    </w:p>
    <w:p w14:paraId="29559E5B" w14:textId="77777777" w:rsidR="00BF2E7B" w:rsidRPr="009B1AD7" w:rsidRDefault="00BF2E7B" w:rsidP="005375F8">
      <w:pPr>
        <w:pStyle w:val="Heading2"/>
        <w:numPr>
          <w:ilvl w:val="1"/>
          <w:numId w:val="16"/>
        </w:numPr>
        <w:rPr>
          <w:rFonts w:cs="Arial"/>
          <w:szCs w:val="24"/>
        </w:rPr>
      </w:pPr>
      <w:bookmarkStart w:id="9" w:name="_Toc52322044"/>
      <w:r w:rsidRPr="009B1AD7">
        <w:rPr>
          <w:rFonts w:cs="Arial"/>
          <w:szCs w:val="24"/>
        </w:rPr>
        <w:t>JUSTIFICACIÓN</w:t>
      </w:r>
      <w:bookmarkEnd w:id="9"/>
    </w:p>
    <w:p w14:paraId="54A8DBA1" w14:textId="77777777" w:rsidR="001E557B" w:rsidRPr="009B1AD7" w:rsidRDefault="00BF2E7B" w:rsidP="009B1AD7">
      <w:pPr>
        <w:rPr>
          <w:rFonts w:cs="Arial"/>
          <w:szCs w:val="24"/>
        </w:rPr>
      </w:pPr>
      <w:r w:rsidRPr="009B1AD7">
        <w:rPr>
          <w:rFonts w:cs="Arial"/>
          <w:szCs w:val="24"/>
        </w:rPr>
        <w:t>En 2015 el estudiante Felipe Chen presentó el trabajo de graduación “Sistema en línea para el registro y control de las opciones de trabajo de graduación”,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w:t>
      </w:r>
      <w:r w:rsidR="006F38B2" w:rsidRPr="009B1AD7">
        <w:rPr>
          <w:rFonts w:cs="Arial"/>
          <w:szCs w:val="24"/>
        </w:rPr>
        <w:t xml:space="preserve"> de un tema de trabajo de graduación a desarrollar por parte de los estudiantes.</w:t>
      </w:r>
    </w:p>
    <w:p w14:paraId="6CFE8FC5" w14:textId="77777777" w:rsidR="00F81BED" w:rsidRPr="009B1AD7" w:rsidRDefault="00F81BED" w:rsidP="005375F8">
      <w:pPr>
        <w:pStyle w:val="Heading2"/>
        <w:numPr>
          <w:ilvl w:val="1"/>
          <w:numId w:val="16"/>
        </w:numPr>
        <w:rPr>
          <w:rFonts w:cs="Arial"/>
          <w:szCs w:val="24"/>
        </w:rPr>
      </w:pPr>
      <w:bookmarkStart w:id="10" w:name="_Toc52322045"/>
      <w:r w:rsidRPr="009B1AD7">
        <w:rPr>
          <w:rFonts w:cs="Arial"/>
          <w:szCs w:val="24"/>
        </w:rPr>
        <w:t>OBJETIVO GENERAL</w:t>
      </w:r>
      <w:bookmarkEnd w:id="10"/>
    </w:p>
    <w:p w14:paraId="7CDE6210" w14:textId="77777777" w:rsidR="00F81BED" w:rsidRPr="009B1AD7" w:rsidRDefault="00F81BED" w:rsidP="009B1AD7">
      <w:pPr>
        <w:pStyle w:val="ListParagraph"/>
        <w:numPr>
          <w:ilvl w:val="0"/>
          <w:numId w:val="1"/>
        </w:numPr>
        <w:rPr>
          <w:rFonts w:cs="Arial"/>
          <w:szCs w:val="24"/>
        </w:rPr>
      </w:pPr>
      <w:r w:rsidRPr="009B1AD7">
        <w:rPr>
          <w:rFonts w:cs="Arial"/>
          <w:szCs w:val="24"/>
        </w:rPr>
        <w:t>Crear un sistema de gestión de temas</w:t>
      </w:r>
      <w:r w:rsidR="00A64D70">
        <w:rPr>
          <w:rFonts w:cs="Arial"/>
          <w:szCs w:val="24"/>
        </w:rPr>
        <w:t xml:space="preserve"> propuestos</w:t>
      </w:r>
      <w:r w:rsidRPr="009B1AD7">
        <w:rPr>
          <w:rFonts w:cs="Arial"/>
          <w:szCs w:val="24"/>
        </w:rPr>
        <w:t xml:space="preserve"> para trabajos de graduación en la Universidad Tecnológica de Panamá para aumentar la comunicación entre estudiantes, profesores e investigadores, y así reducir la cantidad de trabajos no desarrollados por desconocimiento de </w:t>
      </w:r>
      <w:proofErr w:type="gramStart"/>
      <w:r w:rsidRPr="009B1AD7">
        <w:rPr>
          <w:rFonts w:cs="Arial"/>
          <w:szCs w:val="24"/>
        </w:rPr>
        <w:t>los mismos</w:t>
      </w:r>
      <w:proofErr w:type="gramEnd"/>
      <w:r w:rsidRPr="009B1AD7">
        <w:rPr>
          <w:rFonts w:cs="Arial"/>
          <w:szCs w:val="24"/>
        </w:rPr>
        <w:t>.</w:t>
      </w:r>
    </w:p>
    <w:p w14:paraId="7A64F66C" w14:textId="77777777" w:rsidR="00F81BED" w:rsidRPr="009B1AD7" w:rsidRDefault="00F81BED" w:rsidP="005375F8">
      <w:pPr>
        <w:pStyle w:val="Heading2"/>
        <w:numPr>
          <w:ilvl w:val="1"/>
          <w:numId w:val="16"/>
        </w:numPr>
        <w:rPr>
          <w:rFonts w:cs="Arial"/>
          <w:szCs w:val="24"/>
        </w:rPr>
      </w:pPr>
      <w:bookmarkStart w:id="11" w:name="_Toc52322046"/>
      <w:r w:rsidRPr="009B1AD7">
        <w:rPr>
          <w:rFonts w:cs="Arial"/>
          <w:szCs w:val="24"/>
        </w:rPr>
        <w:lastRenderedPageBreak/>
        <w:t>OBJETIVOS ESPECIFICOS</w:t>
      </w:r>
      <w:bookmarkEnd w:id="11"/>
    </w:p>
    <w:p w14:paraId="0E4E7BC2" w14:textId="77777777" w:rsidR="00F81BED" w:rsidRPr="009B1AD7" w:rsidRDefault="00F81BED" w:rsidP="009B1AD7">
      <w:pPr>
        <w:pStyle w:val="ListParagraph"/>
        <w:numPr>
          <w:ilvl w:val="0"/>
          <w:numId w:val="1"/>
        </w:numPr>
        <w:rPr>
          <w:rFonts w:cs="Arial"/>
          <w:szCs w:val="24"/>
        </w:rPr>
      </w:pPr>
      <w:r w:rsidRPr="009B1AD7">
        <w:rPr>
          <w:rFonts w:cs="Arial"/>
          <w:szCs w:val="24"/>
        </w:rPr>
        <w:t xml:space="preserve">Evaluar la factibilidad de la implementación de un sistema de gestión de temas </w:t>
      </w:r>
      <w:r w:rsidR="00A64D70">
        <w:rPr>
          <w:rFonts w:cs="Arial"/>
          <w:szCs w:val="24"/>
        </w:rPr>
        <w:t>propuestos para</w:t>
      </w:r>
      <w:r w:rsidRPr="009B1AD7">
        <w:rPr>
          <w:rFonts w:cs="Arial"/>
          <w:szCs w:val="24"/>
        </w:rPr>
        <w:t xml:space="preserve"> trabajos de graduación en la Universidad Tecnológica de Panamá, los cuales sean parte de proyectos de investigación y extensión.</w:t>
      </w:r>
    </w:p>
    <w:p w14:paraId="73EE71F4" w14:textId="77777777" w:rsidR="00F81BED" w:rsidRPr="009B1AD7" w:rsidRDefault="00F81BED" w:rsidP="009B1AD7">
      <w:pPr>
        <w:pStyle w:val="ListParagraph"/>
        <w:numPr>
          <w:ilvl w:val="0"/>
          <w:numId w:val="1"/>
        </w:numPr>
        <w:rPr>
          <w:rFonts w:cs="Arial"/>
          <w:szCs w:val="24"/>
        </w:rPr>
      </w:pPr>
      <w:r w:rsidRPr="009B1AD7">
        <w:rPr>
          <w:rFonts w:cs="Arial"/>
          <w:szCs w:val="24"/>
        </w:rPr>
        <w:t>Determinar las funcionalidades y características de interés, para un sistema de gestión de</w:t>
      </w:r>
      <w:r w:rsidR="00A64D70">
        <w:rPr>
          <w:rFonts w:cs="Arial"/>
          <w:szCs w:val="24"/>
        </w:rPr>
        <w:t xml:space="preserve"> temas propuestos para</w:t>
      </w:r>
      <w:r w:rsidRPr="009B1AD7">
        <w:rPr>
          <w:rFonts w:cs="Arial"/>
          <w:szCs w:val="24"/>
        </w:rPr>
        <w:t xml:space="preserve"> trabajos de graduación, por parte de los usuarios finales del sistema.</w:t>
      </w:r>
    </w:p>
    <w:p w14:paraId="1D968B7D" w14:textId="77777777" w:rsidR="00F81BED" w:rsidRPr="009B1AD7" w:rsidRDefault="00F81BED" w:rsidP="009B1AD7">
      <w:pPr>
        <w:pStyle w:val="ListParagraph"/>
        <w:numPr>
          <w:ilvl w:val="0"/>
          <w:numId w:val="1"/>
        </w:numPr>
        <w:rPr>
          <w:rFonts w:cs="Arial"/>
          <w:szCs w:val="24"/>
        </w:rPr>
      </w:pPr>
      <w:r w:rsidRPr="009B1AD7">
        <w:rPr>
          <w:rFonts w:cs="Arial"/>
          <w:szCs w:val="24"/>
        </w:rPr>
        <w:t xml:space="preserve">Establecer los requerimientos de un sistema de gestión de temas </w:t>
      </w:r>
      <w:r w:rsidR="00A64D70">
        <w:rPr>
          <w:rFonts w:cs="Arial"/>
          <w:szCs w:val="24"/>
        </w:rPr>
        <w:t xml:space="preserve">propuestos </w:t>
      </w:r>
      <w:r w:rsidRPr="009B1AD7">
        <w:rPr>
          <w:rFonts w:cs="Arial"/>
          <w:szCs w:val="24"/>
        </w:rPr>
        <w:t xml:space="preserve">de trabajo de graduación que permita a los estudiantes, que optan por la realización de </w:t>
      </w:r>
      <w:r w:rsidR="00A3627A">
        <w:rPr>
          <w:rFonts w:cs="Arial"/>
          <w:szCs w:val="24"/>
        </w:rPr>
        <w:t>estos trabajos</w:t>
      </w:r>
      <w:r w:rsidRPr="009B1AD7">
        <w:rPr>
          <w:rFonts w:cs="Arial"/>
          <w:szCs w:val="24"/>
        </w:rPr>
        <w:t>, tener acceso a los temas propuestos referentes a su carrera.</w:t>
      </w:r>
    </w:p>
    <w:p w14:paraId="3371F8FA" w14:textId="77777777" w:rsidR="00F81BED" w:rsidRPr="009B1AD7" w:rsidRDefault="00F81BED" w:rsidP="009B1AD7">
      <w:pPr>
        <w:pStyle w:val="ListParagraph"/>
        <w:numPr>
          <w:ilvl w:val="0"/>
          <w:numId w:val="1"/>
        </w:numPr>
        <w:rPr>
          <w:rFonts w:cs="Arial"/>
          <w:szCs w:val="24"/>
        </w:rPr>
      </w:pPr>
      <w:r w:rsidRPr="009B1AD7">
        <w:rPr>
          <w:rFonts w:cs="Arial"/>
          <w:szCs w:val="24"/>
        </w:rPr>
        <w:t xml:space="preserve">Diseñar un sistema de gestión de temas </w:t>
      </w:r>
      <w:r w:rsidR="00A64D70">
        <w:rPr>
          <w:rFonts w:cs="Arial"/>
          <w:szCs w:val="24"/>
        </w:rPr>
        <w:t>propuestos para</w:t>
      </w:r>
      <w:r w:rsidRPr="009B1AD7">
        <w:rPr>
          <w:rFonts w:cs="Arial"/>
          <w:szCs w:val="24"/>
        </w:rPr>
        <w:t xml:space="preserve"> trabajo de graduación, acorde a los requerimientos funcionales y no funcionales establecidos a través de la recolección de información con los clientes y usuarios.</w:t>
      </w:r>
    </w:p>
    <w:p w14:paraId="36695BFF" w14:textId="77777777" w:rsidR="00F81BED" w:rsidRPr="009B1AD7" w:rsidRDefault="00F81BED" w:rsidP="009B1AD7">
      <w:pPr>
        <w:pStyle w:val="ListParagraph"/>
        <w:numPr>
          <w:ilvl w:val="0"/>
          <w:numId w:val="1"/>
        </w:numPr>
        <w:rPr>
          <w:rFonts w:cs="Arial"/>
          <w:szCs w:val="24"/>
        </w:rPr>
      </w:pPr>
      <w:r w:rsidRPr="009B1AD7">
        <w:rPr>
          <w:rFonts w:cs="Arial"/>
          <w:szCs w:val="24"/>
        </w:rPr>
        <w:t xml:space="preserve">Desarrollar un sistema de gestión de temas </w:t>
      </w:r>
      <w:r w:rsidR="00A64D70">
        <w:rPr>
          <w:rFonts w:cs="Arial"/>
          <w:szCs w:val="24"/>
        </w:rPr>
        <w:t>propuestos para</w:t>
      </w:r>
      <w:r w:rsidRPr="009B1AD7">
        <w:rPr>
          <w:rFonts w:cs="Arial"/>
          <w:szCs w:val="24"/>
        </w:rPr>
        <w:t xml:space="preserve"> graduación que, por un lado, facilite a los profesores e investigadores la búsqueda de estudiantes para el desarrollo de un tema de trabajo de graduación, y por otro lado facilite a los estudiantes la búsqueda de temas de trabajo de graduación con temas y áreas afines y de interés para ellos.</w:t>
      </w:r>
    </w:p>
    <w:p w14:paraId="02FB22ED" w14:textId="77777777" w:rsidR="00F81BED" w:rsidRPr="009B1AD7" w:rsidRDefault="00F81BED" w:rsidP="009B1AD7">
      <w:pPr>
        <w:pStyle w:val="ListParagraph"/>
        <w:numPr>
          <w:ilvl w:val="0"/>
          <w:numId w:val="1"/>
        </w:numPr>
        <w:rPr>
          <w:rFonts w:cs="Arial"/>
          <w:szCs w:val="24"/>
        </w:rPr>
      </w:pPr>
      <w:r w:rsidRPr="009B1AD7">
        <w:rPr>
          <w:rFonts w:cs="Arial"/>
          <w:szCs w:val="24"/>
        </w:rPr>
        <w:t xml:space="preserve">Realizar la evaluación de desempeño de un sistema de gestión de temas </w:t>
      </w:r>
      <w:r w:rsidR="00A64D70">
        <w:rPr>
          <w:rFonts w:cs="Arial"/>
          <w:szCs w:val="24"/>
        </w:rPr>
        <w:t>propuestos para trabajos de</w:t>
      </w:r>
      <w:r w:rsidRPr="009B1AD7">
        <w:rPr>
          <w:rFonts w:cs="Arial"/>
          <w:szCs w:val="24"/>
        </w:rPr>
        <w:t xml:space="preserve"> graduación</w:t>
      </w:r>
      <w:r w:rsidR="00A64D70">
        <w:rPr>
          <w:rFonts w:cs="Arial"/>
          <w:szCs w:val="24"/>
        </w:rPr>
        <w:t>,</w:t>
      </w:r>
      <w:r w:rsidRPr="009B1AD7">
        <w:rPr>
          <w:rFonts w:cs="Arial"/>
          <w:szCs w:val="24"/>
        </w:rPr>
        <w:t xml:space="preserve"> para verificar el funcionamiento adecuado del mismo, así como también su usabilidad.</w:t>
      </w:r>
    </w:p>
    <w:p w14:paraId="7777970A" w14:textId="77777777" w:rsidR="00F81BED" w:rsidRDefault="00231138" w:rsidP="005375F8">
      <w:pPr>
        <w:pStyle w:val="Heading2"/>
        <w:numPr>
          <w:ilvl w:val="1"/>
          <w:numId w:val="16"/>
        </w:numPr>
        <w:rPr>
          <w:rFonts w:cs="Arial"/>
          <w:szCs w:val="24"/>
        </w:rPr>
      </w:pPr>
      <w:bookmarkStart w:id="12" w:name="_Toc52322047"/>
      <w:r w:rsidRPr="00E819FD">
        <w:rPr>
          <w:rFonts w:cs="Arial"/>
          <w:szCs w:val="24"/>
        </w:rPr>
        <w:t xml:space="preserve">METODOLOGÍA </w:t>
      </w:r>
      <w:r w:rsidR="00E819FD" w:rsidRPr="00E819FD">
        <w:rPr>
          <w:rFonts w:cs="Arial"/>
          <w:szCs w:val="24"/>
        </w:rPr>
        <w:t>DE DESARROLLO</w:t>
      </w:r>
      <w:bookmarkEnd w:id="12"/>
    </w:p>
    <w:p w14:paraId="41EA5CA3" w14:textId="77777777" w:rsidR="004071F1" w:rsidRPr="005950CD" w:rsidRDefault="004071F1" w:rsidP="000552BA">
      <w:pPr>
        <w:rPr>
          <w:rFonts w:cs="Arial"/>
          <w:szCs w:val="24"/>
        </w:rPr>
      </w:pPr>
      <w:r w:rsidRPr="005950CD">
        <w:rPr>
          <w:rFonts w:cs="Arial"/>
          <w:szCs w:val="24"/>
        </w:rPr>
        <w:t xml:space="preserve">Entendiendo por metodología como un conjunto de métodos o técnicas que se siguen para alcanzar un objetivo, la metodología de desarrollo de un producto software hace referencia a las reglas del marco de trabajo que se utilizará para la estructuración, planificación y control del desarrollo del producto. </w:t>
      </w:r>
    </w:p>
    <w:p w14:paraId="1000172C" w14:textId="79539B1A" w:rsidR="00C471ED" w:rsidRDefault="00C471ED" w:rsidP="005375F8">
      <w:pPr>
        <w:pStyle w:val="Heading2"/>
        <w:numPr>
          <w:ilvl w:val="2"/>
          <w:numId w:val="16"/>
        </w:numPr>
        <w:rPr>
          <w:ins w:id="13" w:author="Elba Valderrama" w:date="2020-10-22T05:33:00Z"/>
          <w:rFonts w:cs="Arial"/>
          <w:szCs w:val="24"/>
        </w:rPr>
      </w:pPr>
      <w:bookmarkStart w:id="14" w:name="_Toc52322048"/>
      <w:ins w:id="15" w:author="Elba Valderrama" w:date="2020-10-22T05:33:00Z">
        <w:r>
          <w:rPr>
            <w:rFonts w:cs="Arial"/>
            <w:szCs w:val="24"/>
          </w:rPr>
          <w:lastRenderedPageBreak/>
          <w:t xml:space="preserve">Técnicas de Recolección de </w:t>
        </w:r>
        <w:commentRangeStart w:id="16"/>
        <w:r>
          <w:rPr>
            <w:rFonts w:cs="Arial"/>
            <w:szCs w:val="24"/>
          </w:rPr>
          <w:t>Datos</w:t>
        </w:r>
        <w:commentRangeEnd w:id="16"/>
        <w:r>
          <w:rPr>
            <w:rStyle w:val="CommentReference"/>
            <w:rFonts w:eastAsiaTheme="minorHAnsi" w:cstheme="minorBidi"/>
            <w:b w:val="0"/>
            <w:bCs w:val="0"/>
          </w:rPr>
          <w:commentReference w:id="16"/>
        </w:r>
      </w:ins>
    </w:p>
    <w:p w14:paraId="56F0A950" w14:textId="2B7704CE" w:rsidR="004071F1" w:rsidRPr="00882580" w:rsidRDefault="00312B32" w:rsidP="005375F8">
      <w:pPr>
        <w:pStyle w:val="Heading2"/>
        <w:numPr>
          <w:ilvl w:val="2"/>
          <w:numId w:val="16"/>
        </w:numPr>
        <w:rPr>
          <w:rFonts w:cs="Arial"/>
          <w:szCs w:val="24"/>
        </w:rPr>
      </w:pPr>
      <w:r w:rsidRPr="00882580">
        <w:rPr>
          <w:rFonts w:cs="Arial"/>
          <w:szCs w:val="24"/>
        </w:rPr>
        <w:t>DESARROLLO ITERATIVO</w:t>
      </w:r>
      <w:bookmarkEnd w:id="14"/>
    </w:p>
    <w:p w14:paraId="699C4291" w14:textId="77777777" w:rsidR="00231138" w:rsidRDefault="00312B32" w:rsidP="009B1AD7">
      <w:pPr>
        <w:rPr>
          <w:rFonts w:cs="Arial"/>
          <w:szCs w:val="24"/>
        </w:rPr>
      </w:pPr>
      <w:r w:rsidRPr="00312B32">
        <w:rPr>
          <w:rFonts w:cs="Arial"/>
          <w:szCs w:val="24"/>
        </w:rPr>
        <w:t>El desa</w:t>
      </w:r>
      <w:r>
        <w:rPr>
          <w:rFonts w:cs="Arial"/>
          <w:szCs w:val="24"/>
        </w:rPr>
        <w:t xml:space="preserve">rrollo </w:t>
      </w:r>
      <w:r w:rsidR="00A3627A">
        <w:rPr>
          <w:rFonts w:cs="Arial"/>
          <w:szCs w:val="24"/>
        </w:rPr>
        <w:t xml:space="preserve">iterativo </w:t>
      </w:r>
      <w:r>
        <w:rPr>
          <w:rFonts w:cs="Arial"/>
          <w:szCs w:val="24"/>
        </w:rPr>
        <w:t>es un enfoque que da la oportunidad de romper el desarrollo de una aplicación grande en fragmentos más pequeños. En cada ciclo de desarrollo (Iteración) se van agregando nuevas funcionalidades al sistema, pasando pada una por el proceso de planificación, diseño, desarrollo y pruebas, hasta completar la aplicación completamente funcional</w:t>
      </w:r>
      <w:r w:rsidR="00A3627A">
        <w:rPr>
          <w:rFonts w:cs="Arial"/>
          <w:szCs w:val="24"/>
        </w:rPr>
        <w:t>,</w:t>
      </w:r>
      <w:r>
        <w:rPr>
          <w:rFonts w:cs="Arial"/>
          <w:szCs w:val="24"/>
        </w:rPr>
        <w:t xml:space="preserve"> lista para ser implementada.</w:t>
      </w:r>
    </w:p>
    <w:p w14:paraId="2AB2B315" w14:textId="77777777" w:rsidR="00312B32" w:rsidRDefault="00312B32" w:rsidP="009B1AD7">
      <w:pPr>
        <w:rPr>
          <w:rFonts w:cs="Arial"/>
          <w:szCs w:val="24"/>
        </w:rPr>
      </w:pPr>
      <w:r>
        <w:rPr>
          <w:rFonts w:cs="Arial"/>
          <w:szCs w:val="24"/>
        </w:rPr>
        <w:t>El ciclo de desarrollo iterativo contrasta con métodos tradicionales, como el de cascada</w:t>
      </w:r>
      <w:r w:rsidR="00882580">
        <w:rPr>
          <w:rFonts w:cs="Arial"/>
          <w:szCs w:val="24"/>
        </w:rPr>
        <w:t>, en donde</w:t>
      </w:r>
      <w:r w:rsidR="00882580" w:rsidRPr="00882580">
        <w:rPr>
          <w:rFonts w:cs="Arial"/>
          <w:szCs w:val="24"/>
        </w:rPr>
        <w:t xml:space="preserve"> cada </w:t>
      </w:r>
      <w:r w:rsidR="00882580">
        <w:rPr>
          <w:rFonts w:cs="Arial"/>
          <w:szCs w:val="24"/>
        </w:rPr>
        <w:t>etapa</w:t>
      </w:r>
      <w:r w:rsidR="00882580" w:rsidRPr="00882580">
        <w:rPr>
          <w:rFonts w:cs="Arial"/>
          <w:szCs w:val="24"/>
        </w:rPr>
        <w:t xml:space="preserve"> del desarrollo de software está "cerrada". La codificación no comienza hasta que el diseño de toda la aplicación de software esté complet</w:t>
      </w:r>
      <w:r w:rsidR="00882580">
        <w:rPr>
          <w:rFonts w:cs="Arial"/>
          <w:szCs w:val="24"/>
        </w:rPr>
        <w:t>o y haya pasado por una revisión</w:t>
      </w:r>
      <w:r w:rsidR="00882580" w:rsidRPr="00882580">
        <w:rPr>
          <w:rFonts w:cs="Arial"/>
          <w:szCs w:val="24"/>
        </w:rPr>
        <w:t xml:space="preserve">. Del mismo modo, las pruebas no comienzan hasta que </w:t>
      </w:r>
      <w:r w:rsidR="00882580">
        <w:rPr>
          <w:rFonts w:cs="Arial"/>
          <w:szCs w:val="24"/>
        </w:rPr>
        <w:t>el desarrollo</w:t>
      </w:r>
      <w:r w:rsidR="00882580" w:rsidRPr="00882580">
        <w:rPr>
          <w:rFonts w:cs="Arial"/>
          <w:szCs w:val="24"/>
        </w:rPr>
        <w:t xml:space="preserve"> se haya completado.</w:t>
      </w:r>
    </w:p>
    <w:p w14:paraId="248CF084" w14:textId="77777777" w:rsidR="00882580" w:rsidRDefault="00882580" w:rsidP="005375F8">
      <w:pPr>
        <w:pStyle w:val="Heading2"/>
        <w:numPr>
          <w:ilvl w:val="2"/>
          <w:numId w:val="16"/>
        </w:numPr>
        <w:rPr>
          <w:rFonts w:cs="Arial"/>
          <w:szCs w:val="24"/>
        </w:rPr>
      </w:pPr>
      <w:bookmarkStart w:id="17" w:name="_Toc52322049"/>
      <w:r>
        <w:rPr>
          <w:rFonts w:cs="Arial"/>
          <w:szCs w:val="24"/>
        </w:rPr>
        <w:t>VENTAJAS</w:t>
      </w:r>
      <w:bookmarkEnd w:id="17"/>
    </w:p>
    <w:p w14:paraId="4DF3C128" w14:textId="77777777" w:rsidR="00882580" w:rsidRDefault="00882580" w:rsidP="000552BA">
      <w:pPr>
        <w:pStyle w:val="ListParagraph"/>
        <w:numPr>
          <w:ilvl w:val="0"/>
          <w:numId w:val="1"/>
        </w:numPr>
      </w:pPr>
      <w:r>
        <w:t>El desarrollo por iteraciones permite la identificación y corrección de defectos durante las primeras etapas, para evitar su replicación en etapas posteriores.</w:t>
      </w:r>
    </w:p>
    <w:p w14:paraId="1B460721" w14:textId="77777777" w:rsidR="00882580" w:rsidRDefault="00882580" w:rsidP="000552BA">
      <w:pPr>
        <w:pStyle w:val="ListParagraph"/>
        <w:numPr>
          <w:ilvl w:val="0"/>
          <w:numId w:val="1"/>
        </w:numPr>
      </w:pPr>
      <w:r>
        <w:t>Con el desarrollo iterativo, al final de cada etapa se pueden obtener comentarios de los usuarios, como la forma en que ven el producto ahora y cómo esperan que se vea en el futuro. Esto permite realizar las mejoras y modificaciones necesarias.</w:t>
      </w:r>
    </w:p>
    <w:p w14:paraId="688C5088" w14:textId="77777777" w:rsidR="00882580" w:rsidRPr="00882580" w:rsidRDefault="00882580" w:rsidP="000552BA">
      <w:pPr>
        <w:pStyle w:val="ListParagraph"/>
        <w:numPr>
          <w:ilvl w:val="0"/>
          <w:numId w:val="1"/>
        </w:numPr>
      </w:pPr>
      <w:r>
        <w:t>El enfoque de desarrollo iterativo le ayuda a ahorrar tiempo en la documentación, que a menudo acompaña al flujo de trabajo en cascada, y a centrarse más en el diseño del proyecto.</w:t>
      </w:r>
    </w:p>
    <w:p w14:paraId="69FA5F8C" w14:textId="77777777" w:rsidR="00882580" w:rsidRDefault="00882580" w:rsidP="005375F8">
      <w:pPr>
        <w:pStyle w:val="Heading2"/>
        <w:numPr>
          <w:ilvl w:val="2"/>
          <w:numId w:val="16"/>
        </w:numPr>
      </w:pPr>
      <w:bookmarkStart w:id="18" w:name="_Toc52322050"/>
      <w:r>
        <w:t>DESVENTAJAS</w:t>
      </w:r>
      <w:bookmarkEnd w:id="18"/>
    </w:p>
    <w:p w14:paraId="45307E83" w14:textId="77777777" w:rsidR="00882580" w:rsidRDefault="00882580" w:rsidP="000552BA">
      <w:pPr>
        <w:pStyle w:val="ListParagraph"/>
        <w:numPr>
          <w:ilvl w:val="0"/>
          <w:numId w:val="1"/>
        </w:numPr>
      </w:pPr>
      <w:r>
        <w:t>Aunque todo el proceso iterativo es bastante flexible, las fases de iteración son rígidas y deben seguirse cuidadosamente.</w:t>
      </w:r>
    </w:p>
    <w:p w14:paraId="70723CB5" w14:textId="77777777" w:rsidR="00882580" w:rsidRPr="00882580" w:rsidRDefault="00882580" w:rsidP="000552BA">
      <w:pPr>
        <w:pStyle w:val="ListParagraph"/>
        <w:numPr>
          <w:ilvl w:val="0"/>
          <w:numId w:val="1"/>
        </w:numPr>
      </w:pPr>
      <w:r>
        <w:t>Se pueden producir cambios impredecibles durante el desarrollo iterativo puesto que no es necesario tener todos los requisitos especificados desde el comienzo del proyecto.</w:t>
      </w:r>
    </w:p>
    <w:p w14:paraId="698FD2C7" w14:textId="77777777" w:rsidR="00E819FD" w:rsidRDefault="00E819FD" w:rsidP="005375F8">
      <w:pPr>
        <w:pStyle w:val="Heading2"/>
        <w:numPr>
          <w:ilvl w:val="1"/>
          <w:numId w:val="16"/>
        </w:numPr>
        <w:rPr>
          <w:rFonts w:cs="Arial"/>
          <w:szCs w:val="24"/>
        </w:rPr>
      </w:pPr>
      <w:bookmarkStart w:id="19" w:name="_Toc34031884"/>
      <w:bookmarkStart w:id="20" w:name="_Toc34302201"/>
      <w:bookmarkStart w:id="21" w:name="_Toc52322051"/>
      <w:r>
        <w:rPr>
          <w:rFonts w:cs="Arial"/>
          <w:szCs w:val="24"/>
        </w:rPr>
        <w:lastRenderedPageBreak/>
        <w:t>LÍMITES Y ALCANCES</w:t>
      </w:r>
      <w:bookmarkEnd w:id="19"/>
      <w:bookmarkEnd w:id="20"/>
      <w:bookmarkEnd w:id="21"/>
    </w:p>
    <w:p w14:paraId="4D961334" w14:textId="77777777" w:rsidR="00E819FD" w:rsidRDefault="00E819FD" w:rsidP="005375F8">
      <w:pPr>
        <w:pStyle w:val="Heading2"/>
        <w:numPr>
          <w:ilvl w:val="2"/>
          <w:numId w:val="23"/>
        </w:numPr>
        <w:rPr>
          <w:rFonts w:cs="Arial"/>
          <w:szCs w:val="24"/>
        </w:rPr>
      </w:pPr>
      <w:bookmarkStart w:id="22" w:name="_Toc34302202"/>
      <w:bookmarkStart w:id="23" w:name="_Toc52322052"/>
      <w:r>
        <w:rPr>
          <w:rFonts w:cs="Arial"/>
          <w:szCs w:val="24"/>
        </w:rPr>
        <w:t>LÍMITES</w:t>
      </w:r>
      <w:bookmarkEnd w:id="22"/>
      <w:bookmarkEnd w:id="23"/>
    </w:p>
    <w:p w14:paraId="116B95D9" w14:textId="77777777" w:rsidR="00E819FD" w:rsidRDefault="00E819FD" w:rsidP="000552BA">
      <w:pPr>
        <w:rPr>
          <w:rFonts w:cs="Arial"/>
          <w:szCs w:val="24"/>
        </w:rPr>
      </w:pPr>
      <w:r>
        <w:rPr>
          <w:rFonts w:cs="Arial"/>
          <w:szCs w:val="24"/>
        </w:rPr>
        <w:t xml:space="preserve">El sistema se enfocará </w:t>
      </w:r>
      <w:r w:rsidR="00C96445">
        <w:rPr>
          <w:rFonts w:cs="Arial"/>
          <w:szCs w:val="24"/>
        </w:rPr>
        <w:t xml:space="preserve">en </w:t>
      </w:r>
      <w:r>
        <w:rPr>
          <w:rFonts w:cs="Arial"/>
          <w:szCs w:val="24"/>
        </w:rPr>
        <w:t>la búsqueda, por parte de los estudiantes, de temas de investigación para la realización de sus trabajos de graduación.</w:t>
      </w:r>
    </w:p>
    <w:p w14:paraId="67606525" w14:textId="77777777" w:rsidR="00E819FD" w:rsidRDefault="00E819FD" w:rsidP="005375F8">
      <w:pPr>
        <w:pStyle w:val="ListParagraph"/>
        <w:numPr>
          <w:ilvl w:val="0"/>
          <w:numId w:val="24"/>
        </w:numPr>
        <w:rPr>
          <w:rFonts w:cs="Arial"/>
          <w:szCs w:val="24"/>
        </w:rPr>
      </w:pPr>
      <w:r>
        <w:rPr>
          <w:rFonts w:cs="Arial"/>
          <w:szCs w:val="24"/>
        </w:rPr>
        <w:t>El sistema no se contempla como un canal de comunicación constante entre el estudiante y el proponente de un tema de investigación.</w:t>
      </w:r>
    </w:p>
    <w:p w14:paraId="781528EF" w14:textId="77777777" w:rsidR="00E819FD" w:rsidRDefault="00E819FD" w:rsidP="005375F8">
      <w:pPr>
        <w:pStyle w:val="ListParagraph"/>
        <w:numPr>
          <w:ilvl w:val="0"/>
          <w:numId w:val="24"/>
        </w:numPr>
        <w:rPr>
          <w:rFonts w:cs="Arial"/>
          <w:szCs w:val="24"/>
        </w:rPr>
      </w:pPr>
      <w:r>
        <w:rPr>
          <w:rFonts w:cs="Arial"/>
          <w:szCs w:val="24"/>
        </w:rPr>
        <w:t>No se tomará en cuenta el registro de anteproyectos o trabajos de graduación desarrollados por el estudiante.</w:t>
      </w:r>
    </w:p>
    <w:p w14:paraId="5ED059A0" w14:textId="77777777" w:rsidR="00C96445" w:rsidRPr="00473C94" w:rsidRDefault="00E819FD" w:rsidP="00473C94">
      <w:pPr>
        <w:pStyle w:val="ListParagraph"/>
        <w:numPr>
          <w:ilvl w:val="0"/>
          <w:numId w:val="24"/>
        </w:numPr>
        <w:rPr>
          <w:rFonts w:cs="Arial"/>
          <w:szCs w:val="24"/>
        </w:rPr>
      </w:pPr>
      <w:r>
        <w:rPr>
          <w:rFonts w:cs="Arial"/>
          <w:szCs w:val="24"/>
        </w:rPr>
        <w:t>El proyecto se limita a la sede central, centros regionales y de investigación de la Universidad Tecnológica de Panamá.</w:t>
      </w:r>
    </w:p>
    <w:p w14:paraId="7A0B3240" w14:textId="77777777" w:rsidR="00E819FD" w:rsidRDefault="00E819FD" w:rsidP="005375F8">
      <w:pPr>
        <w:pStyle w:val="Heading2"/>
        <w:numPr>
          <w:ilvl w:val="2"/>
          <w:numId w:val="23"/>
        </w:numPr>
      </w:pPr>
      <w:bookmarkStart w:id="24" w:name="_Toc52322053"/>
      <w:r>
        <w:t>ALCANCES</w:t>
      </w:r>
      <w:bookmarkEnd w:id="24"/>
    </w:p>
    <w:p w14:paraId="1A93CD5E" w14:textId="77777777" w:rsidR="00E819FD" w:rsidRDefault="00E819FD" w:rsidP="000552BA">
      <w:pPr>
        <w:rPr>
          <w:rFonts w:cs="Arial"/>
          <w:szCs w:val="24"/>
        </w:rPr>
      </w:pPr>
      <w:r>
        <w:rPr>
          <w:rFonts w:cs="Arial"/>
          <w:szCs w:val="24"/>
        </w:rPr>
        <w:t>El sistema pretende facilitar el primer contacto entre los profesores e investigadores que poseen temas de investigación y los estudiantes que estarían interesados en dichos temas para desarrollarlos como opción a trabajo de graduación. Para esto se identifican los siguientes alcances:</w:t>
      </w:r>
    </w:p>
    <w:p w14:paraId="333A5C67" w14:textId="77777777" w:rsidR="00E819FD" w:rsidRDefault="00E819FD" w:rsidP="005375F8">
      <w:pPr>
        <w:pStyle w:val="ListParagraph"/>
        <w:numPr>
          <w:ilvl w:val="0"/>
          <w:numId w:val="24"/>
        </w:numPr>
        <w:rPr>
          <w:rFonts w:cs="Arial"/>
          <w:szCs w:val="24"/>
        </w:rPr>
      </w:pPr>
      <w:r>
        <w:rPr>
          <w:rFonts w:cs="Arial"/>
          <w:szCs w:val="24"/>
        </w:rPr>
        <w:t>Registrar temas de investigación como opciones a trabajos de graduación ofrecidos por los profesores e investigadores de la Universidad Tecnológica de Panamá.</w:t>
      </w:r>
    </w:p>
    <w:p w14:paraId="60F7994F" w14:textId="77777777" w:rsidR="00E819FD" w:rsidRDefault="00E819FD" w:rsidP="005375F8">
      <w:pPr>
        <w:pStyle w:val="ListParagraph"/>
        <w:numPr>
          <w:ilvl w:val="0"/>
          <w:numId w:val="24"/>
        </w:numPr>
        <w:rPr>
          <w:rFonts w:cs="Arial"/>
          <w:szCs w:val="24"/>
        </w:rPr>
      </w:pPr>
      <w:r>
        <w:rPr>
          <w:rFonts w:cs="Arial"/>
          <w:szCs w:val="24"/>
        </w:rPr>
        <w:t>Permitir a los estudiantes de la Universidad Tecnológica de Panamá realizar la búsqueda de los temas de investigación ofrecidos en las diferentes facultades, centros regionales y de investigación de la universidad.</w:t>
      </w:r>
    </w:p>
    <w:p w14:paraId="15C146E4" w14:textId="4966B6BF" w:rsidR="00E819FD" w:rsidRDefault="00E819FD" w:rsidP="005375F8">
      <w:pPr>
        <w:pStyle w:val="ListParagraph"/>
        <w:numPr>
          <w:ilvl w:val="0"/>
          <w:numId w:val="24"/>
        </w:numPr>
        <w:rPr>
          <w:ins w:id="25" w:author="Elba Valderrama" w:date="2020-10-22T05:29:00Z"/>
          <w:rFonts w:cs="Arial"/>
          <w:szCs w:val="24"/>
        </w:rPr>
      </w:pPr>
      <w:r>
        <w:rPr>
          <w:rFonts w:cs="Arial"/>
          <w:szCs w:val="24"/>
        </w:rPr>
        <w:t>Realizar el primer contacto entre los profesores e investigadores que ofrecen los temas de investigación y los estudiantes interesados.</w:t>
      </w:r>
    </w:p>
    <w:p w14:paraId="047D96DB" w14:textId="1D397156" w:rsidR="005518A6" w:rsidRDefault="005518A6" w:rsidP="005518A6">
      <w:pPr>
        <w:rPr>
          <w:ins w:id="26" w:author="Elba Valderrama" w:date="2020-10-22T05:29:00Z"/>
          <w:rFonts w:cs="Arial"/>
          <w:szCs w:val="24"/>
        </w:rPr>
      </w:pPr>
      <w:ins w:id="27" w:author="Elba Valderrama" w:date="2020-10-22T05:29:00Z">
        <w:r>
          <w:rPr>
            <w:rFonts w:cs="Arial"/>
            <w:szCs w:val="24"/>
          </w:rPr>
          <w:t xml:space="preserve">1.7 Estructura del trabajo de </w:t>
        </w:r>
        <w:commentRangeStart w:id="28"/>
        <w:commentRangeStart w:id="29"/>
        <w:r>
          <w:rPr>
            <w:rFonts w:cs="Arial"/>
            <w:szCs w:val="24"/>
          </w:rPr>
          <w:t>graduación</w:t>
        </w:r>
        <w:commentRangeEnd w:id="28"/>
        <w:r>
          <w:rPr>
            <w:rStyle w:val="CommentReference"/>
          </w:rPr>
          <w:commentReference w:id="28"/>
        </w:r>
      </w:ins>
      <w:commentRangeEnd w:id="29"/>
      <w:ins w:id="30" w:author="Elba Valderrama" w:date="2020-10-22T05:30:00Z">
        <w:r w:rsidR="00C471ED">
          <w:rPr>
            <w:rStyle w:val="CommentReference"/>
          </w:rPr>
          <w:commentReference w:id="29"/>
        </w:r>
      </w:ins>
    </w:p>
    <w:p w14:paraId="3FBDA571" w14:textId="77777777" w:rsidR="005518A6" w:rsidRPr="005518A6" w:rsidRDefault="005518A6">
      <w:pPr>
        <w:rPr>
          <w:rFonts w:cs="Arial"/>
          <w:szCs w:val="24"/>
        </w:rPr>
        <w:pPrChange w:id="31" w:author="Elba Valderrama" w:date="2020-10-22T05:29:00Z">
          <w:pPr>
            <w:pStyle w:val="ListParagraph"/>
            <w:numPr>
              <w:numId w:val="24"/>
            </w:numPr>
            <w:ind w:left="360" w:hanging="360"/>
          </w:pPr>
        </w:pPrChange>
      </w:pPr>
    </w:p>
    <w:p w14:paraId="32C94E7A" w14:textId="77777777" w:rsidR="00231138" w:rsidRPr="009B1AD7" w:rsidRDefault="00231138">
      <w:pPr>
        <w:rPr>
          <w:rFonts w:eastAsiaTheme="majorEastAsia" w:cs="Arial"/>
          <w:b/>
          <w:bCs/>
          <w:szCs w:val="24"/>
        </w:rPr>
      </w:pPr>
      <w:r w:rsidRPr="009B1AD7">
        <w:rPr>
          <w:rFonts w:cs="Arial"/>
          <w:szCs w:val="24"/>
        </w:rPr>
        <w:br w:type="page"/>
      </w:r>
    </w:p>
    <w:p w14:paraId="6FD47A41" w14:textId="77777777" w:rsidR="00B42B60" w:rsidRPr="009B1AD7" w:rsidRDefault="00B42B60" w:rsidP="00B42B60">
      <w:pPr>
        <w:rPr>
          <w:rFonts w:cs="Arial"/>
          <w:szCs w:val="24"/>
        </w:rPr>
      </w:pPr>
    </w:p>
    <w:p w14:paraId="45630AF2" w14:textId="77777777" w:rsidR="00B42B60" w:rsidRPr="009B1AD7" w:rsidRDefault="00B42B60" w:rsidP="00B42B60">
      <w:pPr>
        <w:rPr>
          <w:rFonts w:cs="Arial"/>
          <w:szCs w:val="24"/>
        </w:rPr>
      </w:pPr>
    </w:p>
    <w:p w14:paraId="03A7BF28" w14:textId="77777777" w:rsidR="00B42B60" w:rsidRPr="009B1AD7" w:rsidRDefault="00B42B60" w:rsidP="00B42B60">
      <w:pPr>
        <w:rPr>
          <w:rFonts w:cs="Arial"/>
          <w:szCs w:val="24"/>
        </w:rPr>
      </w:pPr>
    </w:p>
    <w:p w14:paraId="555D21D2" w14:textId="77777777" w:rsidR="00B42B60" w:rsidRPr="009B1AD7" w:rsidRDefault="00B42B60" w:rsidP="00B42B60">
      <w:pPr>
        <w:rPr>
          <w:rFonts w:cs="Arial"/>
          <w:szCs w:val="24"/>
        </w:rPr>
      </w:pPr>
    </w:p>
    <w:p w14:paraId="70E74948" w14:textId="77777777" w:rsidR="00B42B60" w:rsidRPr="009B1AD7" w:rsidRDefault="00B42B60" w:rsidP="00B42B60">
      <w:pPr>
        <w:rPr>
          <w:rFonts w:cs="Arial"/>
          <w:szCs w:val="24"/>
        </w:rPr>
      </w:pPr>
    </w:p>
    <w:p w14:paraId="73F340BF" w14:textId="77777777" w:rsidR="00B42B60" w:rsidRPr="009B1AD7" w:rsidRDefault="00B42B60" w:rsidP="00B42B60">
      <w:pPr>
        <w:rPr>
          <w:rFonts w:cs="Arial"/>
          <w:szCs w:val="24"/>
        </w:rPr>
      </w:pPr>
    </w:p>
    <w:p w14:paraId="5607C750" w14:textId="77777777" w:rsidR="00B42B60" w:rsidRPr="009B1AD7" w:rsidRDefault="00B42B60" w:rsidP="00B42B60">
      <w:pPr>
        <w:rPr>
          <w:rFonts w:cs="Arial"/>
          <w:szCs w:val="24"/>
        </w:rPr>
      </w:pPr>
    </w:p>
    <w:p w14:paraId="03761F82" w14:textId="77777777" w:rsidR="00B42B60" w:rsidRPr="009B1AD7" w:rsidRDefault="00B42B60" w:rsidP="00B42B60">
      <w:pPr>
        <w:rPr>
          <w:rFonts w:cs="Arial"/>
          <w:szCs w:val="24"/>
        </w:rPr>
      </w:pPr>
    </w:p>
    <w:p w14:paraId="65A370BA" w14:textId="77777777" w:rsidR="00B42B60" w:rsidRPr="009B1AD7" w:rsidRDefault="00B42B60" w:rsidP="00B42B60">
      <w:pPr>
        <w:rPr>
          <w:rFonts w:cs="Arial"/>
          <w:szCs w:val="24"/>
        </w:rPr>
      </w:pPr>
    </w:p>
    <w:p w14:paraId="4A2879BE" w14:textId="77777777" w:rsidR="00B42B60" w:rsidRPr="009B1AD7" w:rsidRDefault="00B42B60" w:rsidP="00B42B60">
      <w:pPr>
        <w:rPr>
          <w:rFonts w:cs="Arial"/>
          <w:szCs w:val="24"/>
        </w:rPr>
      </w:pPr>
    </w:p>
    <w:p w14:paraId="0DD356A0" w14:textId="77777777" w:rsidR="00B42B60" w:rsidRPr="009B1AD7" w:rsidRDefault="00F45332" w:rsidP="00F45332">
      <w:pPr>
        <w:pStyle w:val="Heading1"/>
        <w:ind w:left="390"/>
        <w:rPr>
          <w:rFonts w:cs="Arial"/>
          <w:sz w:val="24"/>
          <w:szCs w:val="24"/>
        </w:rPr>
      </w:pPr>
      <w:bookmarkStart w:id="32" w:name="_Toc52322054"/>
      <w:r>
        <w:rPr>
          <w:rFonts w:cs="Arial"/>
          <w:sz w:val="24"/>
          <w:szCs w:val="24"/>
        </w:rPr>
        <w:t xml:space="preserve">II </w:t>
      </w:r>
      <w:r w:rsidR="00231138" w:rsidRPr="009B1AD7">
        <w:rPr>
          <w:rFonts w:cs="Arial"/>
          <w:sz w:val="24"/>
          <w:szCs w:val="24"/>
        </w:rPr>
        <w:t>MARCO TEÓRICO</w:t>
      </w:r>
      <w:bookmarkEnd w:id="32"/>
    </w:p>
    <w:p w14:paraId="7FAF017A" w14:textId="77777777" w:rsidR="00B42B60" w:rsidRPr="009B1AD7" w:rsidRDefault="00B42B60" w:rsidP="00B42B60">
      <w:pPr>
        <w:rPr>
          <w:rFonts w:eastAsiaTheme="majorEastAsia" w:cs="Arial"/>
          <w:color w:val="000000" w:themeColor="text1"/>
          <w:szCs w:val="24"/>
        </w:rPr>
      </w:pPr>
      <w:r w:rsidRPr="009B1AD7">
        <w:rPr>
          <w:rFonts w:cs="Arial"/>
          <w:szCs w:val="24"/>
        </w:rPr>
        <w:br w:type="page"/>
      </w:r>
    </w:p>
    <w:p w14:paraId="77D89EDA" w14:textId="77777777" w:rsidR="00B42B60" w:rsidRPr="009B1AD7" w:rsidRDefault="00231138" w:rsidP="005375F8">
      <w:pPr>
        <w:pStyle w:val="Heading2"/>
        <w:numPr>
          <w:ilvl w:val="1"/>
          <w:numId w:val="25"/>
        </w:numPr>
        <w:rPr>
          <w:rFonts w:cs="Arial"/>
          <w:szCs w:val="24"/>
        </w:rPr>
      </w:pPr>
      <w:bookmarkStart w:id="33" w:name="_Toc52322055"/>
      <w:r w:rsidRPr="009B1AD7">
        <w:rPr>
          <w:rFonts w:cs="Arial"/>
          <w:szCs w:val="24"/>
        </w:rPr>
        <w:lastRenderedPageBreak/>
        <w:t>UNIVERSIDAD TECNOLÓGICA DE PANAM</w:t>
      </w:r>
      <w:r w:rsidR="00B42B60" w:rsidRPr="009B1AD7">
        <w:rPr>
          <w:rFonts w:cs="Arial"/>
          <w:szCs w:val="24"/>
        </w:rPr>
        <w:t>A</w:t>
      </w:r>
      <w:bookmarkEnd w:id="33"/>
    </w:p>
    <w:p w14:paraId="4C530303" w14:textId="77777777" w:rsidR="00A35D75" w:rsidRPr="009B1AD7" w:rsidRDefault="00A35D75" w:rsidP="00580E3D">
      <w:pPr>
        <w:pStyle w:val="Subtitle"/>
        <w:rPr>
          <w:rFonts w:cs="Arial"/>
          <w:szCs w:val="24"/>
        </w:rPr>
      </w:pPr>
      <w:commentRangeStart w:id="34"/>
      <w:r w:rsidRPr="00273D44">
        <w:rPr>
          <w:rFonts w:cs="Arial"/>
          <w:szCs w:val="24"/>
          <w:highlight w:val="yellow"/>
        </w:rPr>
        <w:t>Citado</w:t>
      </w:r>
      <w:commentRangeEnd w:id="34"/>
      <w:r w:rsidR="00273D44">
        <w:rPr>
          <w:rStyle w:val="CommentReference"/>
          <w:rFonts w:eastAsiaTheme="minorHAnsi"/>
          <w:color w:val="auto"/>
          <w:spacing w:val="0"/>
        </w:rPr>
        <w:commentReference w:id="34"/>
      </w:r>
      <w:r w:rsidRPr="00273D44">
        <w:rPr>
          <w:rFonts w:cs="Arial"/>
          <w:szCs w:val="24"/>
          <w:highlight w:val="yellow"/>
        </w:rPr>
        <w:t xml:space="preserve"> de http://www.utp.ac.pa/antecedentes-historicos-de-la-universidad-tecnologica-de-panama</w:t>
      </w:r>
    </w:p>
    <w:p w14:paraId="27A760A2" w14:textId="55BF3DC2" w:rsidR="00A35D75" w:rsidRPr="009B1AD7" w:rsidRDefault="00A35D75" w:rsidP="00580E3D">
      <w:pPr>
        <w:rPr>
          <w:rFonts w:cs="Arial"/>
          <w:szCs w:val="24"/>
        </w:rPr>
      </w:pPr>
      <w:r w:rsidRPr="009B1AD7">
        <w:rPr>
          <w:rFonts w:cs="Arial"/>
          <w:szCs w:val="24"/>
        </w:rPr>
        <w:t>La Universidad Tecnológica de Panamá (UTP) es una institución estatal</w:t>
      </w:r>
      <w:ins w:id="35" w:author="Elba Valderrama" w:date="2020-10-22T04:55:00Z">
        <w:r w:rsidR="00FE01DB">
          <w:rPr>
            <w:rFonts w:cs="Arial"/>
            <w:szCs w:val="24"/>
          </w:rPr>
          <w:t xml:space="preserve"> de educación superior</w:t>
        </w:r>
      </w:ins>
      <w:r w:rsidRPr="009B1AD7">
        <w:rPr>
          <w:rFonts w:cs="Arial"/>
          <w:szCs w:val="24"/>
        </w:rPr>
        <w:t xml:space="preserve">, cuyo Campus Central está ubicado en la ciudad de Panamá, República de </w:t>
      </w:r>
      <w:proofErr w:type="gramStart"/>
      <w:r w:rsidRPr="009B1AD7">
        <w:rPr>
          <w:rFonts w:cs="Arial"/>
          <w:szCs w:val="24"/>
        </w:rPr>
        <w:t>Panamá</w:t>
      </w:r>
      <w:ins w:id="36" w:author="Elba Valderrama" w:date="2020-10-22T04:58:00Z">
        <w:r w:rsidR="00FA1EFB">
          <w:rPr>
            <w:rFonts w:cs="Arial"/>
            <w:szCs w:val="24"/>
          </w:rPr>
          <w:t xml:space="preserve"> </w:t>
        </w:r>
      </w:ins>
      <w:r w:rsidRPr="009B1AD7">
        <w:rPr>
          <w:rFonts w:cs="Arial"/>
          <w:szCs w:val="24"/>
        </w:rPr>
        <w:t>.</w:t>
      </w:r>
      <w:proofErr w:type="gramEnd"/>
      <w:r w:rsidRPr="009B1AD7">
        <w:rPr>
          <w:rFonts w:cs="Arial"/>
          <w:szCs w:val="24"/>
        </w:rPr>
        <w:t xml:space="preserve"> </w:t>
      </w:r>
    </w:p>
    <w:p w14:paraId="5B32F8D2" w14:textId="06DFB8DF" w:rsidR="00A35D75" w:rsidRPr="009B1AD7" w:rsidRDefault="00A35D75" w:rsidP="00580E3D">
      <w:pPr>
        <w:rPr>
          <w:rFonts w:cs="Arial"/>
          <w:szCs w:val="24"/>
        </w:rPr>
      </w:pPr>
      <w:del w:id="37" w:author="Elba Valderrama" w:date="2020-10-22T04:55:00Z">
        <w:r w:rsidRPr="009B1AD7" w:rsidDel="00FE01DB">
          <w:rPr>
            <w:rFonts w:cs="Arial"/>
            <w:szCs w:val="24"/>
          </w:rPr>
          <w:delText xml:space="preserve">También conocida como “La Tecnológica”, </w:delText>
        </w:r>
      </w:del>
      <w:ins w:id="38" w:author="Elba Valderrama" w:date="2020-10-22T04:55:00Z">
        <w:r w:rsidR="00FE01DB">
          <w:rPr>
            <w:rFonts w:cs="Arial"/>
            <w:szCs w:val="24"/>
          </w:rPr>
          <w:t>L</w:t>
        </w:r>
      </w:ins>
      <w:del w:id="39" w:author="Elba Valderrama" w:date="2020-10-22T04:55:00Z">
        <w:r w:rsidRPr="009B1AD7" w:rsidDel="00FE01DB">
          <w:rPr>
            <w:rFonts w:cs="Arial"/>
            <w:szCs w:val="24"/>
          </w:rPr>
          <w:delText>l</w:delText>
        </w:r>
      </w:del>
      <w:r w:rsidRPr="009B1AD7">
        <w:rPr>
          <w:rFonts w:cs="Arial"/>
          <w:szCs w:val="24"/>
        </w:rPr>
        <w:t xml:space="preserve">a UTP </w:t>
      </w:r>
      <w:del w:id="40" w:author="Elba Valderrama" w:date="2020-10-22T04:55:00Z">
        <w:r w:rsidRPr="009B1AD7" w:rsidDel="00FE01DB">
          <w:rPr>
            <w:rFonts w:cs="Arial"/>
            <w:szCs w:val="24"/>
          </w:rPr>
          <w:delText>tiene presencia, a nivel</w:delText>
        </w:r>
      </w:del>
      <w:ins w:id="41" w:author="Elba Valderrama" w:date="2020-10-22T04:55:00Z">
        <w:r w:rsidR="00FE01DB">
          <w:rPr>
            <w:rFonts w:cs="Arial"/>
            <w:szCs w:val="24"/>
          </w:rPr>
          <w:t xml:space="preserve">tiene siete sedes a o </w:t>
        </w:r>
      </w:ins>
      <w:del w:id="42" w:author="Elba Valderrama" w:date="2020-10-22T04:55:00Z">
        <w:r w:rsidRPr="009B1AD7" w:rsidDel="00FE01DB">
          <w:rPr>
            <w:rFonts w:cs="Arial"/>
            <w:szCs w:val="24"/>
          </w:rPr>
          <w:delText xml:space="preserve"> nacional, en siete </w:delText>
        </w:r>
      </w:del>
      <w:r w:rsidRPr="009B1AD7">
        <w:rPr>
          <w:rFonts w:cs="Arial"/>
          <w:szCs w:val="24"/>
        </w:rPr>
        <w:t>Centro Regionales</w:t>
      </w:r>
      <w:ins w:id="43" w:author="Elba Valderrama" w:date="2020-10-22T04:55:00Z">
        <w:r w:rsidR="00FE01DB">
          <w:rPr>
            <w:rFonts w:cs="Arial"/>
            <w:szCs w:val="24"/>
          </w:rPr>
          <w:t xml:space="preserve"> a nivel nacional</w:t>
        </w:r>
      </w:ins>
      <w:r w:rsidRPr="009B1AD7">
        <w:rPr>
          <w:rFonts w:cs="Arial"/>
          <w:szCs w:val="24"/>
        </w:rPr>
        <w:t>: Centro Regional de Bocas del Toro, Centro Regional de Chiriquí, Centro Regional de Veraguas, Centro Regional de Azuero, Centro Regional de Coclé, Centro Regional de Colón, Centro Regional de Panamá Oeste. Además, cuenta con dos Extensiones Universitarias, una en Howard y la otra en Tocumen.</w:t>
      </w:r>
    </w:p>
    <w:p w14:paraId="4D80858D" w14:textId="1D6DFE08" w:rsidR="007D6018" w:rsidRPr="009B1AD7" w:rsidRDefault="007D6018" w:rsidP="00580E3D">
      <w:pPr>
        <w:rPr>
          <w:rFonts w:cs="Arial"/>
          <w:szCs w:val="24"/>
        </w:rPr>
      </w:pPr>
      <w:del w:id="44" w:author="Elba Valderrama" w:date="2020-10-22T04:56:00Z">
        <w:r w:rsidRPr="009B1AD7" w:rsidDel="00FE01DB">
          <w:rPr>
            <w:rFonts w:cs="Arial"/>
            <w:szCs w:val="24"/>
          </w:rPr>
          <w:delText xml:space="preserve">Clasificada en el puesto 109 en América Latina en el ranking QS World University por región 2016, la </w:delText>
        </w:r>
      </w:del>
      <w:ins w:id="45" w:author="Elba Valderrama" w:date="2020-10-22T04:56:00Z">
        <w:r w:rsidR="00FE01DB">
          <w:rPr>
            <w:rFonts w:cs="Arial"/>
            <w:szCs w:val="24"/>
          </w:rPr>
          <w:t>L</w:t>
        </w:r>
        <w:r w:rsidR="00FE01DB" w:rsidRPr="009B1AD7">
          <w:rPr>
            <w:rFonts w:cs="Arial"/>
            <w:szCs w:val="24"/>
          </w:rPr>
          <w:t xml:space="preserve">a </w:t>
        </w:r>
      </w:ins>
      <w:r w:rsidR="00FE01DB" w:rsidRPr="009B1AD7">
        <w:rPr>
          <w:rFonts w:cs="Arial"/>
          <w:szCs w:val="24"/>
        </w:rPr>
        <w:t xml:space="preserve">Universidad </w:t>
      </w:r>
      <w:ins w:id="46" w:author="Elba Valderrama" w:date="2020-10-22T04:56:00Z">
        <w:r w:rsidR="00FE01DB">
          <w:rPr>
            <w:rFonts w:cs="Arial"/>
            <w:szCs w:val="24"/>
          </w:rPr>
          <w:t xml:space="preserve">Tecnológica de Panamá </w:t>
        </w:r>
      </w:ins>
      <w:r w:rsidRPr="009B1AD7">
        <w:rPr>
          <w:rFonts w:cs="Arial"/>
          <w:szCs w:val="24"/>
        </w:rPr>
        <w:t>está compuesta por seis facultades: Ingeniería Civil, Ingeniería Eléctrica, Ingeniería Industrial, Ingeniería Mecánica, Ingeniería de Sistemas Informáticos y Ciencia y Tecnología.</w:t>
      </w:r>
      <w:ins w:id="47" w:author="Elba Valderrama" w:date="2020-10-22T04:57:00Z">
        <w:r w:rsidR="00FE01DB">
          <w:rPr>
            <w:rFonts w:cs="Arial"/>
            <w:szCs w:val="24"/>
          </w:rPr>
          <w:t xml:space="preserve"> La UTP está clasificada en el puesto 109 en </w:t>
        </w:r>
        <w:proofErr w:type="spellStart"/>
        <w:r w:rsidR="00FE01DB">
          <w:rPr>
            <w:rFonts w:cs="Arial"/>
            <w:szCs w:val="24"/>
          </w:rPr>
          <w:t>America</w:t>
        </w:r>
        <w:proofErr w:type="spellEnd"/>
        <w:r w:rsidR="00FE01DB">
          <w:rPr>
            <w:rFonts w:cs="Arial"/>
            <w:szCs w:val="24"/>
          </w:rPr>
          <w:t xml:space="preserve"> Latina en el ranking QS </w:t>
        </w:r>
        <w:proofErr w:type="spellStart"/>
        <w:r w:rsidR="00FE01DB">
          <w:rPr>
            <w:rFonts w:cs="Arial"/>
            <w:szCs w:val="24"/>
          </w:rPr>
          <w:t>World</w:t>
        </w:r>
        <w:proofErr w:type="spellEnd"/>
        <w:r w:rsidR="00FE01DB">
          <w:rPr>
            <w:rFonts w:cs="Arial"/>
            <w:szCs w:val="24"/>
          </w:rPr>
          <w:t xml:space="preserve"> </w:t>
        </w:r>
        <w:proofErr w:type="spellStart"/>
        <w:r w:rsidR="00FE01DB">
          <w:rPr>
            <w:rFonts w:cs="Arial"/>
            <w:szCs w:val="24"/>
          </w:rPr>
          <w:t>University</w:t>
        </w:r>
        <w:proofErr w:type="spellEnd"/>
        <w:r w:rsidR="00FE01DB">
          <w:rPr>
            <w:rFonts w:cs="Arial"/>
            <w:szCs w:val="24"/>
          </w:rPr>
          <w:t xml:space="preserve"> por región del 2016</w:t>
        </w:r>
      </w:ins>
      <w:commentRangeStart w:id="48"/>
      <w:r w:rsidR="00A35D75" w:rsidRPr="009B1AD7">
        <w:rPr>
          <w:rStyle w:val="FootnoteReference"/>
          <w:rFonts w:cs="Arial"/>
          <w:szCs w:val="24"/>
        </w:rPr>
        <w:footnoteReference w:id="1"/>
      </w:r>
      <w:commentRangeEnd w:id="48"/>
      <w:r w:rsidR="00FE01DB">
        <w:rPr>
          <w:rStyle w:val="CommentReference"/>
        </w:rPr>
        <w:commentReference w:id="48"/>
      </w:r>
      <w:ins w:id="49" w:author="Elba Valderrama" w:date="2020-10-22T04:57:00Z">
        <w:r w:rsidR="00FE01DB">
          <w:rPr>
            <w:rFonts w:cs="Arial"/>
            <w:szCs w:val="24"/>
          </w:rPr>
          <w:t>.</w:t>
        </w:r>
      </w:ins>
    </w:p>
    <w:p w14:paraId="56905653" w14:textId="77777777" w:rsidR="0069227F" w:rsidRPr="009B1AD7" w:rsidRDefault="0069227F" w:rsidP="00580E3D">
      <w:pPr>
        <w:rPr>
          <w:rFonts w:cs="Arial"/>
          <w:szCs w:val="24"/>
        </w:rPr>
      </w:pPr>
      <w:r w:rsidRPr="009B1AD7">
        <w:rPr>
          <w:rFonts w:cs="Arial"/>
          <w:szCs w:val="24"/>
        </w:rPr>
        <w:t xml:space="preserve">Su antecedente inmediato fue la Facultad de Ingeniería de la Universidad de Panamá. En 1973 algunos profesores de dicha Facultad se mostraron interesados en crear nuevas carreras. Bajo el liderazgo del Dr. Víctor Levi </w:t>
      </w:r>
      <w:proofErr w:type="spellStart"/>
      <w:r w:rsidRPr="009B1AD7">
        <w:rPr>
          <w:rFonts w:cs="Arial"/>
          <w:szCs w:val="24"/>
        </w:rPr>
        <w:t>Sasso</w:t>
      </w:r>
      <w:proofErr w:type="spellEnd"/>
      <w:r w:rsidRPr="009B1AD7">
        <w:rPr>
          <w:rFonts w:cs="Arial"/>
          <w:szCs w:val="24"/>
        </w:rPr>
        <w:t xml:space="preserve">, se crea el Instituto Politécnico en 1975, todavía como parte de la Universidad de Panamá, pero con un régimen especial que le confería mayor independencia. El Dr. Levi </w:t>
      </w:r>
      <w:proofErr w:type="spellStart"/>
      <w:r w:rsidRPr="009B1AD7">
        <w:rPr>
          <w:rFonts w:cs="Arial"/>
          <w:szCs w:val="24"/>
        </w:rPr>
        <w:t>Sasso</w:t>
      </w:r>
      <w:proofErr w:type="spellEnd"/>
      <w:r w:rsidRPr="009B1AD7">
        <w:rPr>
          <w:rFonts w:cs="Arial"/>
          <w:szCs w:val="24"/>
        </w:rPr>
        <w:t xml:space="preserve"> continuó liderando el movimiento que finalmente concluyó con la creación de la Universidad Tecnológica de Panamá.</w:t>
      </w:r>
    </w:p>
    <w:p w14:paraId="7A4CA1C3" w14:textId="76CB2E08" w:rsidR="004438AE" w:rsidRPr="009B1AD7" w:rsidRDefault="00A35D75" w:rsidP="00580E3D">
      <w:pPr>
        <w:rPr>
          <w:rFonts w:cs="Arial"/>
          <w:szCs w:val="24"/>
        </w:rPr>
      </w:pPr>
      <w:r w:rsidRPr="009B1AD7">
        <w:rPr>
          <w:rFonts w:cs="Arial"/>
          <w:szCs w:val="24"/>
        </w:rPr>
        <w:t xml:space="preserve">Actualmente </w:t>
      </w:r>
      <w:r w:rsidR="00CB317F" w:rsidRPr="009B1AD7">
        <w:rPr>
          <w:rFonts w:cs="Arial"/>
          <w:szCs w:val="24"/>
        </w:rPr>
        <w:t xml:space="preserve">en la Universidad Tecnológica de Panamá </w:t>
      </w:r>
      <w:r w:rsidRPr="009B1AD7">
        <w:rPr>
          <w:rFonts w:cs="Arial"/>
          <w:szCs w:val="24"/>
        </w:rPr>
        <w:t xml:space="preserve">se imparten 139 carreras en los diferentes niveles, como sigue: 6 Doctorados, 71 Maestrías y Postgrados, 1 Profesorado, 26 Licenciaturas en Ingeniería, 21 carreras de Licenciaturas con </w:t>
      </w:r>
      <w:r w:rsidRPr="009B1AD7">
        <w:rPr>
          <w:rFonts w:cs="Arial"/>
          <w:szCs w:val="24"/>
        </w:rPr>
        <w:lastRenderedPageBreak/>
        <w:t>título intermedio de Técnico, 4 otras Licenciaturas, 1 Licenciatura en Tecnología y 9 carreras Técnicas. En cuanto a la demanda, ésta se ha incrementado, de 5,735 estudiantes en 1981, hasta alcanzar 23,594 en el 2018. Cuenta con una planta docente de 1,632 Docentes</w:t>
      </w:r>
      <w:r w:rsidR="008C503D" w:rsidRPr="009B1AD7">
        <w:rPr>
          <w:rFonts w:cs="Arial"/>
          <w:szCs w:val="24"/>
        </w:rPr>
        <w:t>, 32</w:t>
      </w:r>
      <w:r w:rsidRPr="009B1AD7">
        <w:rPr>
          <w:rFonts w:cs="Arial"/>
          <w:szCs w:val="24"/>
        </w:rPr>
        <w:t>% a Tiempo Completo y 2,026 Administrativos</w:t>
      </w:r>
      <w:ins w:id="50" w:author="Elba Valderrama" w:date="2020-10-22T04:58:00Z">
        <w:r w:rsidR="00FA1EFB">
          <w:rPr>
            <w:rFonts w:cs="Arial"/>
            <w:szCs w:val="24"/>
          </w:rPr>
          <w:t xml:space="preserve"> (referencia)</w:t>
        </w:r>
      </w:ins>
      <w:r w:rsidRPr="009B1AD7">
        <w:rPr>
          <w:rFonts w:cs="Arial"/>
          <w:szCs w:val="24"/>
        </w:rPr>
        <w:t>.</w:t>
      </w:r>
    </w:p>
    <w:p w14:paraId="68E6C074" w14:textId="77777777" w:rsidR="004438AE" w:rsidRPr="009B1AD7" w:rsidRDefault="004438AE" w:rsidP="005375F8">
      <w:pPr>
        <w:pStyle w:val="Heading2"/>
        <w:numPr>
          <w:ilvl w:val="2"/>
          <w:numId w:val="15"/>
        </w:numPr>
        <w:rPr>
          <w:rFonts w:cs="Arial"/>
          <w:szCs w:val="24"/>
        </w:rPr>
      </w:pPr>
      <w:bookmarkStart w:id="51" w:name="_Toc52322056"/>
      <w:r w:rsidRPr="009B1AD7">
        <w:rPr>
          <w:rFonts w:cs="Arial"/>
          <w:szCs w:val="24"/>
        </w:rPr>
        <w:t>MISIÓN</w:t>
      </w:r>
      <w:bookmarkEnd w:id="51"/>
    </w:p>
    <w:p w14:paraId="777223D7" w14:textId="77777777" w:rsidR="004438AE" w:rsidRPr="009B1AD7" w:rsidRDefault="004438AE" w:rsidP="00580E3D">
      <w:pPr>
        <w:rPr>
          <w:rFonts w:cs="Arial"/>
          <w:szCs w:val="24"/>
        </w:rPr>
      </w:pPr>
      <w:r w:rsidRPr="009B1AD7">
        <w:rPr>
          <w:rFonts w:cs="Arial"/>
          <w:szCs w:val="24"/>
        </w:rPr>
        <w:t xml:space="preserve">Aportar a la sociedad capital humano integral, calificado, emprendedor e innovador, con pensamiento crítico y socialmente responsable, en ingeniería, ciencias y tecnología. Generar conocimiento apropiado para contribuir al desarrollo sostenible del país y de América Latina. Responder a los requerimientos del entorno. </w:t>
      </w:r>
    </w:p>
    <w:p w14:paraId="70D5D90D" w14:textId="77777777" w:rsidR="004438AE" w:rsidRPr="009B1AD7" w:rsidRDefault="004438AE" w:rsidP="005375F8">
      <w:pPr>
        <w:pStyle w:val="Heading2"/>
        <w:numPr>
          <w:ilvl w:val="2"/>
          <w:numId w:val="15"/>
        </w:numPr>
        <w:rPr>
          <w:rFonts w:cs="Arial"/>
          <w:szCs w:val="24"/>
        </w:rPr>
      </w:pPr>
      <w:bookmarkStart w:id="52" w:name="_Toc52322057"/>
      <w:r w:rsidRPr="009B1AD7">
        <w:rPr>
          <w:rFonts w:cs="Arial"/>
          <w:szCs w:val="24"/>
        </w:rPr>
        <w:t>VISIÓN</w:t>
      </w:r>
      <w:bookmarkEnd w:id="52"/>
    </w:p>
    <w:p w14:paraId="56F4C1EE" w14:textId="77777777" w:rsidR="004438AE" w:rsidRPr="009B1AD7" w:rsidRDefault="004438AE" w:rsidP="00580E3D">
      <w:pPr>
        <w:rPr>
          <w:rFonts w:cs="Arial"/>
          <w:szCs w:val="24"/>
        </w:rPr>
      </w:pPr>
      <w:r w:rsidRPr="009B1AD7">
        <w:rPr>
          <w:rFonts w:cs="Arial"/>
          <w:szCs w:val="24"/>
        </w:rPr>
        <w:t>La Universidad Tecnológica de Panamá será reconocida como una institución líder a nivel de América Latina, por su calidad en la formación integral del recurso humano, así como en la generación y transferencia de conocimiento en ingeniería, ciencias y tecnología y su aplicación para el bienestar social de la comunidad, sustentada en una eficiente gestión.</w:t>
      </w:r>
    </w:p>
    <w:p w14:paraId="06C0AB32" w14:textId="77777777" w:rsidR="007D6018" w:rsidRPr="009B1AD7" w:rsidRDefault="00815088" w:rsidP="005375F8">
      <w:pPr>
        <w:pStyle w:val="Heading2"/>
        <w:numPr>
          <w:ilvl w:val="2"/>
          <w:numId w:val="15"/>
        </w:numPr>
        <w:rPr>
          <w:rFonts w:cs="Arial"/>
          <w:szCs w:val="24"/>
        </w:rPr>
      </w:pPr>
      <w:bookmarkStart w:id="53" w:name="_Toc52322058"/>
      <w:r w:rsidRPr="009B1AD7">
        <w:rPr>
          <w:rFonts w:cs="Arial"/>
          <w:szCs w:val="24"/>
        </w:rPr>
        <w:t>FACULTADES DE LA UNIVERSIDAD TECNOLÓGICA DE PANAMÁ</w:t>
      </w:r>
      <w:bookmarkEnd w:id="53"/>
    </w:p>
    <w:p w14:paraId="28744793" w14:textId="77777777" w:rsidR="0059112F" w:rsidRPr="009B1AD7" w:rsidRDefault="00CB317F" w:rsidP="00190952">
      <w:pPr>
        <w:rPr>
          <w:rFonts w:cs="Arial"/>
          <w:szCs w:val="24"/>
        </w:rPr>
      </w:pPr>
      <w:r w:rsidRPr="009B1AD7">
        <w:rPr>
          <w:rFonts w:cs="Arial"/>
          <w:szCs w:val="24"/>
        </w:rPr>
        <w:t>Las facultades de la Universidad Tecnológica de Panamá están organizadas en 6 departamentos académicos, de los cuales cada uno tiene a su cargo la administración de carreras afines a su naturaleza académica.</w:t>
      </w:r>
    </w:p>
    <w:p w14:paraId="0FEAA4E7" w14:textId="77777777" w:rsidR="004438AE" w:rsidRDefault="004438AE" w:rsidP="005375F8">
      <w:pPr>
        <w:pStyle w:val="Heading2"/>
        <w:numPr>
          <w:ilvl w:val="3"/>
          <w:numId w:val="15"/>
        </w:numPr>
        <w:rPr>
          <w:rFonts w:cs="Arial"/>
          <w:szCs w:val="24"/>
        </w:rPr>
      </w:pPr>
      <w:bookmarkStart w:id="54" w:name="_Toc52322059"/>
      <w:r w:rsidRPr="009B1AD7">
        <w:rPr>
          <w:rFonts w:cs="Arial"/>
          <w:szCs w:val="24"/>
        </w:rPr>
        <w:t>FACULTAD DE CIENCIA Y TECNOLOGÍA</w:t>
      </w:r>
      <w:r w:rsidR="00190952">
        <w:rPr>
          <w:rFonts w:cs="Arial"/>
          <w:szCs w:val="24"/>
        </w:rPr>
        <w:t xml:space="preserve"> (FCT)</w:t>
      </w:r>
      <w:bookmarkEnd w:id="54"/>
    </w:p>
    <w:p w14:paraId="37C4E4DF" w14:textId="77777777" w:rsidR="00483744" w:rsidRDefault="00483744" w:rsidP="00190952">
      <w:r w:rsidRPr="00483744">
        <w:t>La Facultad de Ciencias y Tecnología se dedica a formar profesionales íntegros e idóne</w:t>
      </w:r>
      <w:r>
        <w:t xml:space="preserve">os en el campo de la Ciencia y </w:t>
      </w:r>
      <w:r w:rsidRPr="00483744">
        <w:t>la Tecnología, promover su actualización y contribuir a los avances del conocimiento científico para impulsar el desarrollo tecnológico, social, económico y cultural de la nación y del mundo.</w:t>
      </w:r>
    </w:p>
    <w:p w14:paraId="178D0645" w14:textId="77777777" w:rsidR="00190952" w:rsidRDefault="00190952" w:rsidP="00190952">
      <w:r>
        <w:t>Está formada por los siguientes departamentos:</w:t>
      </w:r>
    </w:p>
    <w:p w14:paraId="183654F1" w14:textId="77777777" w:rsidR="00190952" w:rsidRDefault="00190952" w:rsidP="005375F8">
      <w:pPr>
        <w:pStyle w:val="ListParagraph"/>
        <w:numPr>
          <w:ilvl w:val="0"/>
          <w:numId w:val="24"/>
        </w:numPr>
      </w:pPr>
      <w:r w:rsidRPr="00190952">
        <w:rPr>
          <w:b/>
        </w:rPr>
        <w:lastRenderedPageBreak/>
        <w:t>Departamento de ciencias exactas</w:t>
      </w:r>
      <w:r>
        <w:t xml:space="preserve">: Es el departamento encargado de la investigación y formación, en las </w:t>
      </w:r>
      <w:r w:rsidRPr="00190952">
        <w:t>diferentes áreas de la matemática</w:t>
      </w:r>
      <w:r>
        <w:t>,</w:t>
      </w:r>
      <w:r w:rsidRPr="00190952">
        <w:t xml:space="preserve"> de los estudiantes de las carreras de Ingeniería y Licenciaturas no ingenieriles de la Universidad Tecnológica de Panamá.</w:t>
      </w:r>
    </w:p>
    <w:p w14:paraId="77656D26" w14:textId="5E1B823F" w:rsidR="00190952" w:rsidRPr="00190952" w:rsidRDefault="00190952" w:rsidP="005375F8">
      <w:pPr>
        <w:pStyle w:val="ListParagraph"/>
        <w:numPr>
          <w:ilvl w:val="0"/>
          <w:numId w:val="24"/>
        </w:numPr>
      </w:pPr>
      <w:r w:rsidRPr="00190952">
        <w:rPr>
          <w:b/>
        </w:rPr>
        <w:t>Departamento de ciencias naturales:</w:t>
      </w:r>
      <w:r>
        <w:t xml:space="preserve"> Formado por las coordinaciones de física y química, e</w:t>
      </w:r>
      <w:r w:rsidRPr="009B1AD7">
        <w:rPr>
          <w:rFonts w:cs="Arial"/>
          <w:szCs w:val="24"/>
        </w:rPr>
        <w:t xml:space="preserve">s el </w:t>
      </w:r>
      <w:r>
        <w:rPr>
          <w:rFonts w:cs="Arial"/>
          <w:szCs w:val="24"/>
        </w:rPr>
        <w:t xml:space="preserve">departamento </w:t>
      </w:r>
      <w:r w:rsidRPr="009B1AD7">
        <w:rPr>
          <w:rFonts w:cs="Arial"/>
          <w:szCs w:val="24"/>
        </w:rPr>
        <w:t xml:space="preserve">responsable de la enseñanza </w:t>
      </w:r>
      <w:r>
        <w:rPr>
          <w:rFonts w:cs="Arial"/>
          <w:szCs w:val="24"/>
        </w:rPr>
        <w:t xml:space="preserve">de </w:t>
      </w:r>
      <w:r w:rsidR="00AA58F0">
        <w:rPr>
          <w:rFonts w:cs="Arial"/>
          <w:szCs w:val="24"/>
        </w:rPr>
        <w:t>estas</w:t>
      </w:r>
      <w:r>
        <w:rPr>
          <w:rFonts w:cs="Arial"/>
          <w:szCs w:val="24"/>
        </w:rPr>
        <w:t xml:space="preserve"> áreas</w:t>
      </w:r>
      <w:r w:rsidRPr="009B1AD7">
        <w:rPr>
          <w:rFonts w:cs="Arial"/>
          <w:szCs w:val="24"/>
        </w:rPr>
        <w:t xml:space="preserve"> en la Universidad Tecnológica de Panamá</w:t>
      </w:r>
      <w:r>
        <w:rPr>
          <w:rFonts w:cs="Arial"/>
          <w:szCs w:val="24"/>
        </w:rPr>
        <w:t>.</w:t>
      </w:r>
    </w:p>
    <w:p w14:paraId="09195593" w14:textId="77777777" w:rsidR="00190952" w:rsidRPr="00190952" w:rsidRDefault="00190952" w:rsidP="005375F8">
      <w:pPr>
        <w:pStyle w:val="ListParagraph"/>
        <w:numPr>
          <w:ilvl w:val="0"/>
          <w:numId w:val="24"/>
        </w:numPr>
      </w:pPr>
      <w:r>
        <w:rPr>
          <w:b/>
        </w:rPr>
        <w:t>Departamento de ciencias sociales y humanísticas:</w:t>
      </w:r>
      <w:r>
        <w:t xml:space="preserve"> Es la coordinación encargada de brindar los servicios de enseñanzas en </w:t>
      </w:r>
      <w:r w:rsidR="000A4CE0">
        <w:t xml:space="preserve">las </w:t>
      </w:r>
      <w:r>
        <w:t xml:space="preserve">áreas </w:t>
      </w:r>
      <w:r w:rsidR="000A4CE0">
        <w:t>de</w:t>
      </w:r>
      <w:r>
        <w:t xml:space="preserve"> derecho, cultura, idioma, pedagogía y psicología</w:t>
      </w:r>
      <w:r w:rsidR="000A4CE0">
        <w:t xml:space="preserve">; </w:t>
      </w:r>
      <w:r w:rsidR="000A4CE0" w:rsidRPr="009B1AD7">
        <w:rPr>
          <w:rFonts w:cs="Arial"/>
          <w:szCs w:val="24"/>
        </w:rPr>
        <w:t>a través de la docencia en las diferentes asignaturas que se imparten en cada una de las carreras de las Facultades de la Universidad Tecnológica de Panamá.</w:t>
      </w:r>
    </w:p>
    <w:p w14:paraId="2BF4AB2A" w14:textId="77777777" w:rsidR="004438AE" w:rsidRPr="009B1AD7" w:rsidRDefault="004438AE" w:rsidP="005375F8">
      <w:pPr>
        <w:pStyle w:val="Heading2"/>
        <w:numPr>
          <w:ilvl w:val="3"/>
          <w:numId w:val="15"/>
        </w:numPr>
        <w:rPr>
          <w:rFonts w:cs="Arial"/>
          <w:szCs w:val="24"/>
        </w:rPr>
      </w:pPr>
      <w:bookmarkStart w:id="55" w:name="_Toc52322060"/>
      <w:r w:rsidRPr="009B1AD7">
        <w:rPr>
          <w:rFonts w:cs="Arial"/>
          <w:szCs w:val="24"/>
        </w:rPr>
        <w:t>FACULTAD DE INGENIERÍA CIVIL</w:t>
      </w:r>
      <w:r w:rsidR="000A4CE0">
        <w:rPr>
          <w:rFonts w:cs="Arial"/>
          <w:szCs w:val="24"/>
        </w:rPr>
        <w:t xml:space="preserve"> (FIC)</w:t>
      </w:r>
      <w:bookmarkEnd w:id="55"/>
    </w:p>
    <w:p w14:paraId="64573E07" w14:textId="77777777" w:rsidR="001B50ED" w:rsidRPr="009B1AD7" w:rsidRDefault="00383C7A" w:rsidP="00580E3D">
      <w:pPr>
        <w:rPr>
          <w:rFonts w:cs="Arial"/>
          <w:szCs w:val="24"/>
        </w:rPr>
      </w:pPr>
      <w:r w:rsidRPr="009B1AD7">
        <w:rPr>
          <w:rFonts w:cs="Arial"/>
          <w:szCs w:val="24"/>
        </w:rPr>
        <w:t>La Facultad de Ingeniería Civil tiene sus orígenes en los cursos superiores que se iniciaron dictado en el Instituto Nacional y que posteriormente pasan a formar parte de los cursos de la Facultad de Ciencias cuando en 1935 se establece la Universidad de Panamá.</w:t>
      </w:r>
    </w:p>
    <w:p w14:paraId="01F36F3C" w14:textId="77777777" w:rsidR="006249A5" w:rsidRDefault="006249A5" w:rsidP="00580E3D">
      <w:pPr>
        <w:rPr>
          <w:rFonts w:cs="Arial"/>
          <w:szCs w:val="24"/>
        </w:rPr>
      </w:pPr>
      <w:r w:rsidRPr="009B1AD7">
        <w:rPr>
          <w:rFonts w:cs="Arial"/>
          <w:szCs w:val="24"/>
        </w:rPr>
        <w:t>La Ingeniería Civil continuó su desarrollo como departamento dentro de la antigua Facultad de Ingeniería y Arquitectura, la cual a partir de 1975 pasa a ser Instituto Politécnico. Luego con el Instituto Politécnico se convierte en Universidad Tecnológica, mediante la Ley 18 del 13 de agosto de 1981, el Departamento de Ingeniería Civil se instituye en lo que hoy</w:t>
      </w:r>
      <w:r w:rsidR="00C14A77" w:rsidRPr="009B1AD7">
        <w:rPr>
          <w:rFonts w:cs="Arial"/>
          <w:szCs w:val="24"/>
        </w:rPr>
        <w:t xml:space="preserve"> se</w:t>
      </w:r>
      <w:r w:rsidRPr="009B1AD7">
        <w:rPr>
          <w:rFonts w:cs="Arial"/>
          <w:szCs w:val="24"/>
        </w:rPr>
        <w:t xml:space="preserve"> </w:t>
      </w:r>
      <w:proofErr w:type="gramStart"/>
      <w:r w:rsidRPr="009B1AD7">
        <w:rPr>
          <w:rFonts w:cs="Arial"/>
          <w:szCs w:val="24"/>
        </w:rPr>
        <w:t xml:space="preserve">denomina </w:t>
      </w:r>
      <w:r w:rsidR="00C14A77" w:rsidRPr="009B1AD7">
        <w:rPr>
          <w:rFonts w:cs="Arial"/>
          <w:szCs w:val="24"/>
        </w:rPr>
        <w:t>como</w:t>
      </w:r>
      <w:proofErr w:type="gramEnd"/>
      <w:r w:rsidR="00C14A77" w:rsidRPr="009B1AD7">
        <w:rPr>
          <w:rFonts w:cs="Arial"/>
          <w:szCs w:val="24"/>
        </w:rPr>
        <w:t xml:space="preserve"> la </w:t>
      </w:r>
      <w:r w:rsidRPr="009B1AD7">
        <w:rPr>
          <w:rFonts w:cs="Arial"/>
          <w:szCs w:val="24"/>
        </w:rPr>
        <w:t>Facultad de Ingeniería Civil.</w:t>
      </w:r>
    </w:p>
    <w:p w14:paraId="72FEF85B" w14:textId="77777777" w:rsidR="000A4CE0" w:rsidRDefault="000A4CE0" w:rsidP="000A4CE0">
      <w:r>
        <w:t>Está formada por los siguientes departamentos:</w:t>
      </w:r>
    </w:p>
    <w:p w14:paraId="3A8AB7AB" w14:textId="77777777" w:rsidR="000A4CE0" w:rsidRPr="00B2085A" w:rsidRDefault="000A4CE0" w:rsidP="005375F8">
      <w:pPr>
        <w:pStyle w:val="ListParagraph"/>
        <w:numPr>
          <w:ilvl w:val="0"/>
          <w:numId w:val="24"/>
        </w:numPr>
        <w:rPr>
          <w:rFonts w:cs="Arial"/>
          <w:b/>
          <w:szCs w:val="24"/>
        </w:rPr>
      </w:pPr>
      <w:r w:rsidRPr="000A4CE0">
        <w:rPr>
          <w:rFonts w:cs="Arial"/>
          <w:b/>
          <w:szCs w:val="24"/>
        </w:rPr>
        <w:t xml:space="preserve">Departamento de </w:t>
      </w:r>
      <w:r w:rsidR="00B2085A">
        <w:rPr>
          <w:rFonts w:cs="Arial"/>
          <w:b/>
          <w:szCs w:val="24"/>
        </w:rPr>
        <w:t>g</w:t>
      </w:r>
      <w:r w:rsidRPr="000A4CE0">
        <w:rPr>
          <w:rFonts w:cs="Arial"/>
          <w:b/>
          <w:szCs w:val="24"/>
        </w:rPr>
        <w:t>eociencias aplicadas y transporte</w:t>
      </w:r>
      <w:r>
        <w:rPr>
          <w:rFonts w:cs="Arial"/>
          <w:b/>
          <w:szCs w:val="24"/>
        </w:rPr>
        <w:t>:</w:t>
      </w:r>
      <w:r>
        <w:rPr>
          <w:rFonts w:cs="Arial"/>
          <w:szCs w:val="24"/>
        </w:rPr>
        <w:t xml:space="preserve"> </w:t>
      </w:r>
      <w:r w:rsidR="00B2085A">
        <w:rPr>
          <w:rFonts w:cs="Arial"/>
          <w:szCs w:val="24"/>
        </w:rPr>
        <w:t>Este departamento comprende las áreas relacionadas con el diseño geométrico, servicios,</w:t>
      </w:r>
      <w:r w:rsidR="00B2085A" w:rsidRPr="00B2085A">
        <w:rPr>
          <w:rFonts w:cs="Arial"/>
          <w:szCs w:val="24"/>
        </w:rPr>
        <w:t xml:space="preserve"> </w:t>
      </w:r>
      <w:r w:rsidR="00B2085A">
        <w:rPr>
          <w:rFonts w:cs="Arial"/>
          <w:szCs w:val="24"/>
        </w:rPr>
        <w:t xml:space="preserve">diseño de pavimentos, análisis de capacidad de carga, estudios geotécnicos y otros temas afines de las calles urbanas y carreteras. </w:t>
      </w:r>
    </w:p>
    <w:p w14:paraId="76B4E838" w14:textId="77777777" w:rsidR="00B2085A" w:rsidRPr="00B2085A" w:rsidRDefault="00B2085A" w:rsidP="005375F8">
      <w:pPr>
        <w:pStyle w:val="ListParagraph"/>
        <w:numPr>
          <w:ilvl w:val="0"/>
          <w:numId w:val="24"/>
        </w:numPr>
        <w:rPr>
          <w:rFonts w:cs="Arial"/>
          <w:b/>
          <w:szCs w:val="24"/>
        </w:rPr>
      </w:pPr>
      <w:r>
        <w:rPr>
          <w:rFonts w:cs="Arial"/>
          <w:b/>
          <w:szCs w:val="24"/>
        </w:rPr>
        <w:lastRenderedPageBreak/>
        <w:t>Departamento de representaciones gráficas:</w:t>
      </w:r>
      <w:r>
        <w:rPr>
          <w:rFonts w:cs="Arial"/>
          <w:szCs w:val="24"/>
        </w:rPr>
        <w:t xml:space="preserve"> Es el departamento encargado de </w:t>
      </w:r>
      <w:r w:rsidRPr="009B1AD7">
        <w:rPr>
          <w:rFonts w:cs="Arial"/>
          <w:szCs w:val="24"/>
        </w:rPr>
        <w:t>brindar los conocimientos necesarios para el uso de los Sistemas Normalizados de Comunicación Gráfica y CAD (dibujo asistido por computadoras), utilizados por estos profesionales, sean arquitectos, ingenieros y técnicos.</w:t>
      </w:r>
    </w:p>
    <w:p w14:paraId="153DA907" w14:textId="77777777" w:rsidR="00B2085A" w:rsidRPr="0045670B" w:rsidRDefault="00B2085A" w:rsidP="005375F8">
      <w:pPr>
        <w:pStyle w:val="ListParagraph"/>
        <w:numPr>
          <w:ilvl w:val="0"/>
          <w:numId w:val="24"/>
        </w:numPr>
        <w:rPr>
          <w:rFonts w:cs="Arial"/>
          <w:b/>
          <w:szCs w:val="24"/>
        </w:rPr>
      </w:pPr>
      <w:r>
        <w:rPr>
          <w:rFonts w:cs="Arial"/>
          <w:b/>
          <w:szCs w:val="24"/>
        </w:rPr>
        <w:t xml:space="preserve">Departamento de ciencias marítimas y portuarias: </w:t>
      </w:r>
      <w:r>
        <w:rPr>
          <w:rFonts w:cs="Arial"/>
          <w:szCs w:val="24"/>
        </w:rPr>
        <w:t xml:space="preserve">Este es el departamento encargado de </w:t>
      </w:r>
      <w:r w:rsidR="0045670B">
        <w:rPr>
          <w:rFonts w:cs="Arial"/>
          <w:szCs w:val="24"/>
        </w:rPr>
        <w:t xml:space="preserve">dar el soporte a </w:t>
      </w:r>
      <w:r w:rsidR="0045670B" w:rsidRPr="0045670B">
        <w:rPr>
          <w:rFonts w:cs="Arial"/>
          <w:szCs w:val="24"/>
        </w:rPr>
        <w:t>las 12 asignaturas de la Licenciatura en Ingeniería Marítima Portuaria y las 17 asignaturas de la Licenciatura en Ope</w:t>
      </w:r>
      <w:r w:rsidR="0045670B">
        <w:rPr>
          <w:rFonts w:cs="Arial"/>
          <w:szCs w:val="24"/>
        </w:rPr>
        <w:t>raciones Marítimas y Portuarias de la Universidad Tecnológica de Panamá.</w:t>
      </w:r>
    </w:p>
    <w:p w14:paraId="798A2E9B" w14:textId="77777777" w:rsidR="0045670B" w:rsidRPr="0045670B" w:rsidRDefault="0045670B" w:rsidP="005375F8">
      <w:pPr>
        <w:pStyle w:val="ListParagraph"/>
        <w:numPr>
          <w:ilvl w:val="0"/>
          <w:numId w:val="24"/>
        </w:numPr>
        <w:rPr>
          <w:rFonts w:cs="Arial"/>
          <w:b/>
          <w:szCs w:val="24"/>
        </w:rPr>
      </w:pPr>
      <w:r>
        <w:rPr>
          <w:rFonts w:cs="Arial"/>
          <w:b/>
          <w:szCs w:val="24"/>
        </w:rPr>
        <w:t xml:space="preserve">Departamento de Mecánica estructural y construcciones: </w:t>
      </w:r>
      <w:r w:rsidRPr="009B1AD7">
        <w:rPr>
          <w:rFonts w:cs="Arial"/>
          <w:szCs w:val="24"/>
        </w:rPr>
        <w:t>En este departamento se trabaja en los temas de análisis avanzado de elementos y estructuras completas de hormigón, unificando los modelos de cálculo de hormigón armado y se participa activamente en las comisiones nacionales.</w:t>
      </w:r>
    </w:p>
    <w:p w14:paraId="452AF1EF" w14:textId="77777777" w:rsidR="0045670B" w:rsidRPr="0045670B" w:rsidRDefault="0045670B" w:rsidP="005375F8">
      <w:pPr>
        <w:pStyle w:val="ListParagraph"/>
        <w:numPr>
          <w:ilvl w:val="0"/>
          <w:numId w:val="24"/>
        </w:numPr>
        <w:rPr>
          <w:rFonts w:cs="Arial"/>
          <w:szCs w:val="24"/>
        </w:rPr>
      </w:pPr>
      <w:r>
        <w:rPr>
          <w:rFonts w:cs="Arial"/>
          <w:b/>
          <w:szCs w:val="24"/>
        </w:rPr>
        <w:t xml:space="preserve">Departamento de hidráulica, sanitaria y ciencias ambientales: </w:t>
      </w:r>
      <w:r>
        <w:rPr>
          <w:rFonts w:cs="Arial"/>
          <w:szCs w:val="24"/>
        </w:rPr>
        <w:t>Administra cursos de ecología, mecánica de fluidos, hidráulica, hidrología y medio a</w:t>
      </w:r>
      <w:r w:rsidRPr="009B1AD7">
        <w:rPr>
          <w:rFonts w:cs="Arial"/>
          <w:szCs w:val="24"/>
        </w:rPr>
        <w:t>mbiente principalmente en las carreras de licenciaturas en Ingeniería Civil, Licenciatura en Ingeniería Ambiental y Licenciatura en Saneamiento y Ambiente.</w:t>
      </w:r>
    </w:p>
    <w:p w14:paraId="1B9040F5" w14:textId="77777777" w:rsidR="004438AE" w:rsidRDefault="004438AE" w:rsidP="005375F8">
      <w:pPr>
        <w:pStyle w:val="Heading2"/>
        <w:numPr>
          <w:ilvl w:val="3"/>
          <w:numId w:val="15"/>
        </w:numPr>
        <w:rPr>
          <w:rFonts w:cs="Arial"/>
          <w:szCs w:val="24"/>
        </w:rPr>
      </w:pPr>
      <w:bookmarkStart w:id="56" w:name="_Toc52322061"/>
      <w:r w:rsidRPr="00F5518F">
        <w:rPr>
          <w:rFonts w:cs="Arial"/>
          <w:szCs w:val="24"/>
        </w:rPr>
        <w:t>FACULTAD DE INGENIERÍA ELÉCTRICA</w:t>
      </w:r>
      <w:r w:rsidR="0045670B">
        <w:rPr>
          <w:rFonts w:cs="Arial"/>
          <w:szCs w:val="24"/>
        </w:rPr>
        <w:t xml:space="preserve"> (FIE)</w:t>
      </w:r>
      <w:bookmarkEnd w:id="56"/>
    </w:p>
    <w:p w14:paraId="0818B666" w14:textId="77777777" w:rsidR="0045670B" w:rsidRPr="0045670B" w:rsidRDefault="0045670B" w:rsidP="0045670B">
      <w:r w:rsidRPr="0045670B">
        <w:t>La Facultad de Ingeniería Eléctrica</w:t>
      </w:r>
      <w:r>
        <w:t>,</w:t>
      </w:r>
      <w:r w:rsidRPr="0045670B">
        <w:t xml:space="preserve"> mediante la actualización continua en las nuevas tecnologías</w:t>
      </w:r>
      <w:r>
        <w:t>,</w:t>
      </w:r>
      <w:r w:rsidRPr="0045670B">
        <w:t xml:space="preserve"> </w:t>
      </w:r>
      <w:r>
        <w:t xml:space="preserve">es la encargada de </w:t>
      </w:r>
      <w:r w:rsidRPr="0045670B">
        <w:t>busca</w:t>
      </w:r>
      <w:r>
        <w:t>r</w:t>
      </w:r>
      <w:r w:rsidRPr="0045670B">
        <w:t xml:space="preserve"> el más alto nivel de calidad Académica - Humanística de </w:t>
      </w:r>
      <w:r>
        <w:t>los</w:t>
      </w:r>
      <w:r w:rsidRPr="0045670B">
        <w:t xml:space="preserve"> profesionales en las disciplinas de la Ingeniería Eléctrica, Electrónica y sus r</w:t>
      </w:r>
      <w:r>
        <w:t>amas afines</w:t>
      </w:r>
      <w:r w:rsidRPr="0045670B">
        <w:t>.</w:t>
      </w:r>
    </w:p>
    <w:p w14:paraId="371A0DCB" w14:textId="77777777" w:rsidR="00601C88" w:rsidRPr="009B1AD7" w:rsidRDefault="00601C88" w:rsidP="005375F8">
      <w:pPr>
        <w:pStyle w:val="Heading2"/>
        <w:numPr>
          <w:ilvl w:val="4"/>
          <w:numId w:val="15"/>
        </w:numPr>
        <w:rPr>
          <w:rFonts w:cs="Arial"/>
          <w:szCs w:val="24"/>
        </w:rPr>
      </w:pPr>
      <w:bookmarkStart w:id="57" w:name="_Toc52322062"/>
      <w:r w:rsidRPr="009B1AD7">
        <w:rPr>
          <w:rFonts w:cs="Arial"/>
          <w:szCs w:val="24"/>
        </w:rPr>
        <w:t>SOCIEDAD FIE (CLUB DE MECATRÓNICA)</w:t>
      </w:r>
      <w:bookmarkEnd w:id="57"/>
    </w:p>
    <w:p w14:paraId="7D8FFB0F" w14:textId="77777777" w:rsidR="006F06E8" w:rsidRPr="009B1AD7" w:rsidRDefault="00601C88" w:rsidP="00580E3D">
      <w:pPr>
        <w:rPr>
          <w:rFonts w:cs="Arial"/>
          <w:szCs w:val="24"/>
        </w:rPr>
      </w:pPr>
      <w:r w:rsidRPr="009B1AD7">
        <w:rPr>
          <w:rFonts w:cs="Arial"/>
          <w:szCs w:val="24"/>
        </w:rPr>
        <w:t>Es una iniciativa de los docentes y administrativos de la facultad, que persigue desarrollar en sus integrantes competencias claves para el perfeccionamiento permanente de conocimientos, capacidades y actitudes de forma integral, por medio de proyectos académicos, de extensión e investigación a mediano y largo plazo en las áreas de robótica, automática y electrónica.</w:t>
      </w:r>
    </w:p>
    <w:p w14:paraId="179F783F" w14:textId="77777777" w:rsidR="00601C88" w:rsidRPr="009B1AD7" w:rsidRDefault="006F06E8" w:rsidP="00580E3D">
      <w:pPr>
        <w:rPr>
          <w:rFonts w:cs="Arial"/>
          <w:szCs w:val="24"/>
        </w:rPr>
      </w:pPr>
      <w:r w:rsidRPr="009B1AD7">
        <w:rPr>
          <w:rFonts w:cs="Arial"/>
          <w:szCs w:val="24"/>
        </w:rPr>
        <w:lastRenderedPageBreak/>
        <w:t>El club busca consolidar un grupo líder en la formación integral de estudiantes y profesionales,</w:t>
      </w:r>
      <w:r w:rsidR="00601C88" w:rsidRPr="009B1AD7">
        <w:rPr>
          <w:rFonts w:cs="Arial"/>
          <w:szCs w:val="24"/>
        </w:rPr>
        <w:t xml:space="preserve"> </w:t>
      </w:r>
      <w:r w:rsidRPr="009B1AD7">
        <w:rPr>
          <w:rFonts w:cs="Arial"/>
          <w:szCs w:val="24"/>
        </w:rPr>
        <w:t>se trabaja en el desarrollo de conocimientos en las áreas de automática y control, comunicaciones y electrónica analógica y digital.</w:t>
      </w:r>
    </w:p>
    <w:p w14:paraId="5BD4BDDC" w14:textId="77777777" w:rsidR="004438AE" w:rsidRPr="004C2E3C" w:rsidRDefault="004438AE" w:rsidP="005375F8">
      <w:pPr>
        <w:pStyle w:val="Heading2"/>
        <w:numPr>
          <w:ilvl w:val="3"/>
          <w:numId w:val="15"/>
        </w:numPr>
        <w:rPr>
          <w:rFonts w:cs="Arial"/>
          <w:szCs w:val="24"/>
        </w:rPr>
      </w:pPr>
      <w:bookmarkStart w:id="58" w:name="_Toc52322063"/>
      <w:r w:rsidRPr="004C2E3C">
        <w:rPr>
          <w:rFonts w:cs="Arial"/>
          <w:szCs w:val="24"/>
        </w:rPr>
        <w:t>FACULTAD DE INGENIERÍA INDUSTRIAL</w:t>
      </w:r>
      <w:bookmarkEnd w:id="58"/>
    </w:p>
    <w:p w14:paraId="0B848AE0" w14:textId="77777777" w:rsidR="00837446" w:rsidRDefault="00837446" w:rsidP="00580E3D">
      <w:pPr>
        <w:rPr>
          <w:rFonts w:cs="Arial"/>
          <w:szCs w:val="24"/>
        </w:rPr>
      </w:pPr>
      <w:r>
        <w:rPr>
          <w:rFonts w:cs="Arial"/>
          <w:szCs w:val="24"/>
        </w:rPr>
        <w:t xml:space="preserve">La Facultad de Ingeniería Industrial tiene como objetivo la formación de </w:t>
      </w:r>
      <w:r w:rsidRPr="00837446">
        <w:rPr>
          <w:rFonts w:cs="Arial"/>
          <w:szCs w:val="24"/>
        </w:rPr>
        <w:t>profesionales en las disciplinas de la Ingeniería Industrial, Mecánica Industrial, Logística, Cadena de Suministro y Transporte Multimodal, Mercadeo y Comercio Internacional.</w:t>
      </w:r>
    </w:p>
    <w:p w14:paraId="76D060B4" w14:textId="77777777" w:rsidR="004D306A" w:rsidRDefault="00837446" w:rsidP="00580E3D">
      <w:pPr>
        <w:rPr>
          <w:rFonts w:cs="Arial"/>
          <w:szCs w:val="24"/>
        </w:rPr>
      </w:pPr>
      <w:r>
        <w:rPr>
          <w:rFonts w:cs="Arial"/>
          <w:szCs w:val="24"/>
        </w:rPr>
        <w:t>Está formada por los siguientes departamentos:</w:t>
      </w:r>
    </w:p>
    <w:p w14:paraId="331AD579" w14:textId="77777777" w:rsidR="00837446" w:rsidRPr="00837446" w:rsidRDefault="00837446" w:rsidP="005375F8">
      <w:pPr>
        <w:pStyle w:val="ListParagraph"/>
        <w:numPr>
          <w:ilvl w:val="0"/>
          <w:numId w:val="24"/>
        </w:numPr>
        <w:rPr>
          <w:rFonts w:cs="Arial"/>
          <w:szCs w:val="24"/>
        </w:rPr>
      </w:pPr>
      <w:commentRangeStart w:id="59"/>
      <w:r>
        <w:rPr>
          <w:rFonts w:cs="Arial"/>
          <w:b/>
          <w:szCs w:val="24"/>
        </w:rPr>
        <w:t>Departamento de estadística y economía</w:t>
      </w:r>
    </w:p>
    <w:p w14:paraId="277C5501" w14:textId="77777777" w:rsidR="00837446" w:rsidRPr="00837446" w:rsidRDefault="00837446" w:rsidP="005375F8">
      <w:pPr>
        <w:pStyle w:val="ListParagraph"/>
        <w:numPr>
          <w:ilvl w:val="0"/>
          <w:numId w:val="24"/>
        </w:numPr>
        <w:rPr>
          <w:rFonts w:cs="Arial"/>
          <w:szCs w:val="24"/>
        </w:rPr>
      </w:pPr>
      <w:r>
        <w:rPr>
          <w:rFonts w:cs="Arial"/>
          <w:b/>
          <w:szCs w:val="24"/>
        </w:rPr>
        <w:t>Departamento de finanzas y contabilidad</w:t>
      </w:r>
    </w:p>
    <w:p w14:paraId="67D5DD3B" w14:textId="77777777" w:rsidR="00837446" w:rsidRPr="00837446" w:rsidRDefault="00837446" w:rsidP="005375F8">
      <w:pPr>
        <w:pStyle w:val="ListParagraph"/>
        <w:numPr>
          <w:ilvl w:val="0"/>
          <w:numId w:val="24"/>
        </w:numPr>
        <w:rPr>
          <w:rFonts w:cs="Arial"/>
          <w:szCs w:val="24"/>
        </w:rPr>
      </w:pPr>
      <w:r>
        <w:rPr>
          <w:rFonts w:cs="Arial"/>
          <w:b/>
          <w:szCs w:val="24"/>
        </w:rPr>
        <w:t>Departamento de logística</w:t>
      </w:r>
    </w:p>
    <w:p w14:paraId="1295006B" w14:textId="77777777" w:rsidR="00837446" w:rsidRPr="00837446" w:rsidRDefault="00837446" w:rsidP="005375F8">
      <w:pPr>
        <w:pStyle w:val="ListParagraph"/>
        <w:numPr>
          <w:ilvl w:val="0"/>
          <w:numId w:val="24"/>
        </w:numPr>
        <w:rPr>
          <w:rFonts w:cs="Arial"/>
          <w:szCs w:val="24"/>
        </w:rPr>
      </w:pPr>
      <w:r>
        <w:rPr>
          <w:rFonts w:cs="Arial"/>
          <w:b/>
          <w:szCs w:val="24"/>
        </w:rPr>
        <w:t>Departamento de mercadeo</w:t>
      </w:r>
    </w:p>
    <w:p w14:paraId="793DD67E" w14:textId="77777777" w:rsidR="00837446" w:rsidRPr="00837446" w:rsidRDefault="00837446" w:rsidP="005375F8">
      <w:pPr>
        <w:pStyle w:val="ListParagraph"/>
        <w:numPr>
          <w:ilvl w:val="0"/>
          <w:numId w:val="24"/>
        </w:numPr>
        <w:rPr>
          <w:rFonts w:cs="Arial"/>
          <w:szCs w:val="24"/>
        </w:rPr>
      </w:pPr>
      <w:r>
        <w:rPr>
          <w:rFonts w:cs="Arial"/>
          <w:b/>
          <w:szCs w:val="24"/>
        </w:rPr>
        <w:t>Departamento de producción</w:t>
      </w:r>
    </w:p>
    <w:p w14:paraId="545AA6DE" w14:textId="77777777" w:rsidR="00837446" w:rsidRPr="00837446" w:rsidRDefault="00837446" w:rsidP="005375F8">
      <w:pPr>
        <w:pStyle w:val="ListParagraph"/>
        <w:numPr>
          <w:ilvl w:val="0"/>
          <w:numId w:val="24"/>
        </w:numPr>
        <w:rPr>
          <w:rFonts w:cs="Arial"/>
          <w:b/>
          <w:szCs w:val="24"/>
        </w:rPr>
      </w:pPr>
      <w:r w:rsidRPr="00837446">
        <w:rPr>
          <w:rFonts w:cs="Arial"/>
          <w:b/>
          <w:szCs w:val="24"/>
        </w:rPr>
        <w:t xml:space="preserve">Departamento </w:t>
      </w:r>
      <w:commentRangeEnd w:id="59"/>
      <w:r w:rsidR="00273D44">
        <w:rPr>
          <w:rStyle w:val="CommentReference"/>
        </w:rPr>
        <w:commentReference w:id="59"/>
      </w:r>
      <w:r w:rsidRPr="00837446">
        <w:rPr>
          <w:rFonts w:cs="Arial"/>
          <w:b/>
          <w:szCs w:val="24"/>
        </w:rPr>
        <w:t>de recurso humano</w:t>
      </w:r>
    </w:p>
    <w:p w14:paraId="34C07FAC" w14:textId="77777777" w:rsidR="004438AE" w:rsidRDefault="004438AE" w:rsidP="005375F8">
      <w:pPr>
        <w:pStyle w:val="Heading2"/>
        <w:numPr>
          <w:ilvl w:val="3"/>
          <w:numId w:val="15"/>
        </w:numPr>
        <w:rPr>
          <w:rFonts w:cs="Arial"/>
          <w:szCs w:val="24"/>
        </w:rPr>
      </w:pPr>
      <w:bookmarkStart w:id="60" w:name="_Toc52322064"/>
      <w:r w:rsidRPr="004C2E3C">
        <w:rPr>
          <w:rFonts w:cs="Arial"/>
          <w:szCs w:val="24"/>
        </w:rPr>
        <w:t>FACULTAD DE INGENIERÍA MECÁNICA</w:t>
      </w:r>
      <w:bookmarkEnd w:id="60"/>
    </w:p>
    <w:p w14:paraId="57EEA7F9" w14:textId="77777777" w:rsidR="00837446" w:rsidRDefault="00837446" w:rsidP="00837446">
      <w:r w:rsidRPr="00837446">
        <w:t>La Facultad de Ingeniería Mecánica se dedica a formar Recurso Humano emprendedor, con altos ni</w:t>
      </w:r>
      <w:r>
        <w:t xml:space="preserve">veles de calidad profesional y </w:t>
      </w:r>
      <w:r w:rsidRPr="00837446">
        <w:t>éticos en las áreas de la ciencia y la tecnología de la Ingeniería Mecánica y portadores de soluciones que contribuyan al desarrollo socio económico, científico y tecnológico</w:t>
      </w:r>
      <w:r>
        <w:t>.</w:t>
      </w:r>
    </w:p>
    <w:p w14:paraId="79AEE806" w14:textId="77777777" w:rsidR="00837446" w:rsidRDefault="00837446" w:rsidP="00837446">
      <w:r>
        <w:t>Está formada por los siguientes departamentos:</w:t>
      </w:r>
    </w:p>
    <w:p w14:paraId="460835F3" w14:textId="77777777" w:rsidR="00837446" w:rsidRPr="001048D3" w:rsidRDefault="00837446" w:rsidP="005375F8">
      <w:pPr>
        <w:pStyle w:val="ListParagraph"/>
        <w:numPr>
          <w:ilvl w:val="0"/>
          <w:numId w:val="24"/>
        </w:numPr>
        <w:rPr>
          <w:b/>
        </w:rPr>
      </w:pPr>
      <w:r w:rsidRPr="00837446">
        <w:rPr>
          <w:b/>
        </w:rPr>
        <w:t>Departamento de Ingeniería Mecánica</w:t>
      </w:r>
      <w:r>
        <w:rPr>
          <w:b/>
        </w:rPr>
        <w:t xml:space="preserve">: </w:t>
      </w:r>
      <w:r w:rsidR="001048D3">
        <w:t xml:space="preserve">Este departamento tiene como objetivo el </w:t>
      </w:r>
      <w:r w:rsidR="001048D3" w:rsidRPr="001048D3">
        <w:t>Integrar académica, científica y administrativamente las asignaturas complementarias de la Ingeniería Mecánica en las áreas de Electricidad, Electrónica aplicada, Automatización y Robótica.</w:t>
      </w:r>
    </w:p>
    <w:p w14:paraId="440A8A36" w14:textId="77777777" w:rsidR="001048D3" w:rsidRPr="001048D3" w:rsidRDefault="001048D3" w:rsidP="005375F8">
      <w:pPr>
        <w:pStyle w:val="ListParagraph"/>
        <w:numPr>
          <w:ilvl w:val="0"/>
          <w:numId w:val="24"/>
        </w:numPr>
        <w:rPr>
          <w:b/>
        </w:rPr>
      </w:pPr>
      <w:r w:rsidRPr="001048D3">
        <w:rPr>
          <w:b/>
        </w:rPr>
        <w:t>Departamento de Ingeniería Aeronáutica y Aviación</w:t>
      </w:r>
      <w:r>
        <w:rPr>
          <w:b/>
        </w:rPr>
        <w:t xml:space="preserve">: </w:t>
      </w:r>
      <w:r>
        <w:t>Es el departamento encargado de la F</w:t>
      </w:r>
      <w:r w:rsidRPr="001048D3">
        <w:t>ormación del personal ingenieril, técnico y científico en el área de la Ingeniería Aeroespacial.</w:t>
      </w:r>
    </w:p>
    <w:p w14:paraId="636518C6" w14:textId="77777777" w:rsidR="001048D3" w:rsidRPr="001048D3" w:rsidRDefault="001048D3" w:rsidP="005375F8">
      <w:pPr>
        <w:pStyle w:val="ListParagraph"/>
        <w:numPr>
          <w:ilvl w:val="0"/>
          <w:numId w:val="24"/>
        </w:numPr>
        <w:rPr>
          <w:b/>
        </w:rPr>
      </w:pPr>
      <w:r>
        <w:rPr>
          <w:b/>
        </w:rPr>
        <w:lastRenderedPageBreak/>
        <w:t xml:space="preserve">Departamento de </w:t>
      </w:r>
      <w:r w:rsidRPr="001048D3">
        <w:rPr>
          <w:b/>
        </w:rPr>
        <w:t>Ingeniería Naval</w:t>
      </w:r>
      <w:r>
        <w:rPr>
          <w:b/>
        </w:rPr>
        <w:t xml:space="preserve">: </w:t>
      </w:r>
      <w:r>
        <w:t>Es el departamento encargado de f</w:t>
      </w:r>
      <w:r w:rsidRPr="001048D3">
        <w:t xml:space="preserve">acilitar la participación de todos los sectores de la comunidad universitaria en la elaboración de estrategias destinadas a mejorar la calidad de la Ingeniería Naval y carreras afines en </w:t>
      </w:r>
      <w:r>
        <w:t>su proyección académica, social</w:t>
      </w:r>
      <w:r w:rsidRPr="001048D3">
        <w:t xml:space="preserve"> y científica.</w:t>
      </w:r>
    </w:p>
    <w:p w14:paraId="387457FF" w14:textId="77777777" w:rsidR="001048D3" w:rsidRPr="001048D3" w:rsidRDefault="001048D3" w:rsidP="005375F8">
      <w:pPr>
        <w:pStyle w:val="ListParagraph"/>
        <w:numPr>
          <w:ilvl w:val="0"/>
          <w:numId w:val="24"/>
        </w:numPr>
        <w:rPr>
          <w:b/>
        </w:rPr>
      </w:pPr>
      <w:r w:rsidRPr="001048D3">
        <w:rPr>
          <w:b/>
        </w:rPr>
        <w:t>Departamento de Metal Mecánica</w:t>
      </w:r>
      <w:r>
        <w:rPr>
          <w:b/>
        </w:rPr>
        <w:t xml:space="preserve">: </w:t>
      </w:r>
      <w:r>
        <w:t xml:space="preserve">Es el departamento encarado de </w:t>
      </w:r>
      <w:r w:rsidRPr="001048D3">
        <w:t>Integrar académica, científica y administrativamente las asignaturas de tecnología en el área de Precisión, Hojalatería, Soldadura, Mecánica Automotriz y afines.</w:t>
      </w:r>
    </w:p>
    <w:p w14:paraId="626092F9" w14:textId="77777777" w:rsidR="001048D3" w:rsidRPr="001048D3" w:rsidRDefault="001048D3" w:rsidP="005375F8">
      <w:pPr>
        <w:pStyle w:val="ListParagraph"/>
        <w:numPr>
          <w:ilvl w:val="0"/>
          <w:numId w:val="24"/>
        </w:numPr>
        <w:rPr>
          <w:b/>
        </w:rPr>
      </w:pPr>
      <w:r>
        <w:rPr>
          <w:b/>
        </w:rPr>
        <w:t xml:space="preserve">Departamento de Energía y Ambiente: </w:t>
      </w:r>
      <w:r>
        <w:t>Es el departamento encargado de</w:t>
      </w:r>
      <w:r>
        <w:rPr>
          <w:b/>
        </w:rPr>
        <w:t xml:space="preserve"> </w:t>
      </w:r>
      <w:r w:rsidRPr="001048D3">
        <w:t xml:space="preserve">Integrar académica, científica y administrativamente las asignaturas de energía y ambiente en áreas de ciencias térmicas, </w:t>
      </w:r>
      <w:proofErr w:type="spellStart"/>
      <w:r w:rsidRPr="001048D3">
        <w:t>fluídicas</w:t>
      </w:r>
      <w:proofErr w:type="spellEnd"/>
      <w:r w:rsidRPr="001048D3">
        <w:t>, ambientales y sus aplicaciones.</w:t>
      </w:r>
    </w:p>
    <w:p w14:paraId="2DF34348" w14:textId="77777777" w:rsidR="001048D3" w:rsidRPr="001048D3" w:rsidRDefault="001048D3" w:rsidP="005375F8">
      <w:pPr>
        <w:pStyle w:val="ListParagraph"/>
        <w:numPr>
          <w:ilvl w:val="0"/>
          <w:numId w:val="24"/>
        </w:numPr>
      </w:pPr>
      <w:r w:rsidRPr="001048D3">
        <w:rPr>
          <w:b/>
        </w:rPr>
        <w:t xml:space="preserve">Departamento de Ciencias e Ingeniería de Materiales: </w:t>
      </w:r>
      <w:r>
        <w:t xml:space="preserve">Es el departamento encarado de </w:t>
      </w:r>
      <w:r w:rsidRPr="001048D3">
        <w:t>Integrar académica, científica y administrativamente las asignaturas de Ciencias e Ingeniería de Materiales, Metalurgia y sus aplicaciones.</w:t>
      </w:r>
    </w:p>
    <w:p w14:paraId="6868FF6A" w14:textId="77777777" w:rsidR="001048D3" w:rsidRPr="001048D3" w:rsidRDefault="001048D3" w:rsidP="005375F8">
      <w:pPr>
        <w:pStyle w:val="ListParagraph"/>
        <w:numPr>
          <w:ilvl w:val="0"/>
          <w:numId w:val="24"/>
        </w:numPr>
      </w:pPr>
      <w:r w:rsidRPr="001048D3">
        <w:rPr>
          <w:b/>
        </w:rPr>
        <w:t xml:space="preserve">Departamento de Diseño de Sistemas y Componentes Mecánicos: </w:t>
      </w:r>
      <w:r>
        <w:t xml:space="preserve">Es el departamento encargado de </w:t>
      </w:r>
      <w:r w:rsidRPr="001048D3">
        <w:t>Integrar académica, científica y administrativamente las asignaturas relacionadas al diseño y sistemas mecánicos en áreas de diseño de máquinas, mecanismos y afines.</w:t>
      </w:r>
    </w:p>
    <w:p w14:paraId="1F1B72AE" w14:textId="77777777" w:rsidR="004438AE" w:rsidRPr="009B1AD7" w:rsidRDefault="004438AE" w:rsidP="005375F8">
      <w:pPr>
        <w:pStyle w:val="Heading2"/>
        <w:numPr>
          <w:ilvl w:val="3"/>
          <w:numId w:val="15"/>
        </w:numPr>
        <w:rPr>
          <w:rFonts w:cs="Arial"/>
          <w:szCs w:val="24"/>
        </w:rPr>
      </w:pPr>
      <w:bookmarkStart w:id="61" w:name="_Toc52322065"/>
      <w:r w:rsidRPr="009B1AD7">
        <w:rPr>
          <w:rFonts w:cs="Arial"/>
          <w:szCs w:val="24"/>
        </w:rPr>
        <w:t>FACULTAD DE INGENIERÍA EN SISTEMAS CONPUTACIONALES</w:t>
      </w:r>
      <w:bookmarkEnd w:id="61"/>
    </w:p>
    <w:p w14:paraId="7B0B49A2" w14:textId="77777777" w:rsidR="001048D3" w:rsidRDefault="001048D3" w:rsidP="00580E3D">
      <w:pPr>
        <w:rPr>
          <w:rFonts w:cs="Arial"/>
          <w:szCs w:val="24"/>
        </w:rPr>
      </w:pPr>
      <w:r w:rsidRPr="001048D3">
        <w:rPr>
          <w:rFonts w:cs="Arial"/>
          <w:szCs w:val="24"/>
        </w:rPr>
        <w:t>La Facultad de Ingeniería de Sistemas Computacionales se dedica a la investigación de temas relacionados a Sistemas de Información, fundamentalmente a la elaboración y aplicación de técnicas que permitan crear, mantener y mejorar los sistemas de información de las organizaciones.</w:t>
      </w:r>
    </w:p>
    <w:p w14:paraId="7B14D68A" w14:textId="77777777" w:rsidR="00D14A76" w:rsidRDefault="001048D3" w:rsidP="00580E3D">
      <w:pPr>
        <w:rPr>
          <w:rFonts w:cs="Arial"/>
          <w:szCs w:val="24"/>
        </w:rPr>
      </w:pPr>
      <w:r>
        <w:rPr>
          <w:rFonts w:cs="Arial"/>
          <w:szCs w:val="24"/>
        </w:rPr>
        <w:t xml:space="preserve">Está </w:t>
      </w:r>
      <w:r w:rsidR="00485C75">
        <w:rPr>
          <w:rFonts w:cs="Arial"/>
          <w:szCs w:val="24"/>
        </w:rPr>
        <w:t>formada por los siguientes departamentos</w:t>
      </w:r>
      <w:r w:rsidR="00485C75" w:rsidRPr="009B1AD7">
        <w:rPr>
          <w:rFonts w:cs="Arial"/>
          <w:szCs w:val="24"/>
        </w:rPr>
        <w:t>:</w:t>
      </w:r>
    </w:p>
    <w:p w14:paraId="697774BA" w14:textId="77777777" w:rsidR="00452530" w:rsidRPr="00485C75" w:rsidRDefault="00485C75" w:rsidP="005375F8">
      <w:pPr>
        <w:pStyle w:val="ListParagraph"/>
        <w:numPr>
          <w:ilvl w:val="0"/>
          <w:numId w:val="24"/>
        </w:numPr>
        <w:rPr>
          <w:rFonts w:cs="Arial"/>
          <w:b/>
          <w:szCs w:val="24"/>
        </w:rPr>
      </w:pPr>
      <w:r w:rsidRPr="00485C75">
        <w:rPr>
          <w:rFonts w:cs="Arial"/>
          <w:b/>
          <w:szCs w:val="24"/>
        </w:rPr>
        <w:t>Departamento de Arquitectura y Redes de Computadoras</w:t>
      </w:r>
      <w:r>
        <w:rPr>
          <w:rFonts w:cs="Arial"/>
          <w:b/>
          <w:szCs w:val="24"/>
        </w:rPr>
        <w:t xml:space="preserve">: </w:t>
      </w:r>
      <w:r w:rsidR="00452530" w:rsidRPr="00485C75">
        <w:rPr>
          <w:rFonts w:cs="Arial"/>
          <w:szCs w:val="24"/>
        </w:rPr>
        <w:t xml:space="preserve">Es el encargado de preparar los planes de estudios de las carreras que existen en las diferentes facultades y carreras que requieran sus asignaturas y de formar profesionales que brinden soluciones de infraestructura en cuanto a la arquitectura de computadoras y seguridad informática a los organizadores. </w:t>
      </w:r>
    </w:p>
    <w:p w14:paraId="26C5E282" w14:textId="77777777" w:rsidR="00485C75" w:rsidRPr="00485C75" w:rsidRDefault="00485C75" w:rsidP="005375F8">
      <w:pPr>
        <w:pStyle w:val="ListParagraph"/>
        <w:numPr>
          <w:ilvl w:val="0"/>
          <w:numId w:val="24"/>
        </w:numPr>
        <w:rPr>
          <w:rFonts w:cs="Arial"/>
          <w:b/>
          <w:szCs w:val="24"/>
        </w:rPr>
      </w:pPr>
      <w:r w:rsidRPr="00485C75">
        <w:rPr>
          <w:rFonts w:cs="Arial"/>
          <w:b/>
          <w:szCs w:val="24"/>
        </w:rPr>
        <w:lastRenderedPageBreak/>
        <w:t>Departamento de Computación y Simulación de Sistemas</w:t>
      </w:r>
      <w:r>
        <w:rPr>
          <w:rFonts w:cs="Arial"/>
          <w:b/>
          <w:szCs w:val="24"/>
        </w:rPr>
        <w:t xml:space="preserve">: </w:t>
      </w:r>
      <w:r w:rsidR="00E41827" w:rsidRPr="00485C75">
        <w:rPr>
          <w:rFonts w:cs="Arial"/>
          <w:szCs w:val="24"/>
        </w:rPr>
        <w:t xml:space="preserve">Gestiona las actividades tanto académicas como administrativas relacionadas a las áreas de competencia de computación y simulación de sistemas. </w:t>
      </w:r>
    </w:p>
    <w:p w14:paraId="108F4E07" w14:textId="77777777" w:rsidR="00485C75" w:rsidRPr="00485C75" w:rsidRDefault="00485C75" w:rsidP="005375F8">
      <w:pPr>
        <w:pStyle w:val="ListParagraph"/>
        <w:numPr>
          <w:ilvl w:val="0"/>
          <w:numId w:val="24"/>
        </w:numPr>
        <w:rPr>
          <w:rFonts w:cs="Arial"/>
          <w:b/>
          <w:szCs w:val="24"/>
        </w:rPr>
      </w:pPr>
      <w:r w:rsidRPr="00485C75">
        <w:rPr>
          <w:rFonts w:cs="Arial"/>
          <w:b/>
          <w:szCs w:val="24"/>
        </w:rPr>
        <w:t xml:space="preserve">Departamento de Ingeniería de Software: </w:t>
      </w:r>
      <w:r w:rsidRPr="00485C75">
        <w:rPr>
          <w:rFonts w:cs="Arial"/>
          <w:szCs w:val="24"/>
        </w:rPr>
        <w:t xml:space="preserve">Se encarga de promover la enseñanza de las mejores prácticas de la Ingeniería del software, asegurando bajo un enfoque ético, el brindar conocimiento de los más altos estándares aplicados en el proceso de administración del desarrollo, mantenimiento y control de calidad de los productos software que se construyen. </w:t>
      </w:r>
    </w:p>
    <w:p w14:paraId="64B109E1" w14:textId="657C925E" w:rsidR="00485C75" w:rsidRDefault="00485C75" w:rsidP="005375F8">
      <w:pPr>
        <w:pStyle w:val="ListParagraph"/>
        <w:numPr>
          <w:ilvl w:val="0"/>
          <w:numId w:val="24"/>
        </w:numPr>
        <w:rPr>
          <w:rFonts w:cs="Arial"/>
          <w:szCs w:val="24"/>
        </w:rPr>
      </w:pPr>
      <w:r>
        <w:rPr>
          <w:rFonts w:cs="Arial"/>
          <w:b/>
          <w:szCs w:val="24"/>
        </w:rPr>
        <w:t xml:space="preserve">Departamento de Programación de Computadoras: </w:t>
      </w:r>
      <w:r w:rsidR="00714F70" w:rsidRPr="009B1AD7">
        <w:rPr>
          <w:rFonts w:cs="Arial"/>
          <w:szCs w:val="24"/>
        </w:rPr>
        <w:t>Realiza estudios periódicos del mercado laboral, con la finalidad de evaluar la vigencia del programa de estudio de la carrera, de acuerdo con las necesidades y tendencias en el área de Desarrollo de Software</w:t>
      </w:r>
      <w:r w:rsidR="00DB1872">
        <w:rPr>
          <w:rFonts w:cs="Arial"/>
          <w:szCs w:val="24"/>
        </w:rPr>
        <w:t>.</w:t>
      </w:r>
      <w:r w:rsidR="00714F70" w:rsidRPr="009B1AD7">
        <w:rPr>
          <w:rFonts w:cs="Arial"/>
          <w:szCs w:val="24"/>
        </w:rPr>
        <w:t xml:space="preserve"> </w:t>
      </w:r>
      <w:r w:rsidR="00DB1872">
        <w:rPr>
          <w:rFonts w:cs="Arial"/>
          <w:szCs w:val="24"/>
        </w:rPr>
        <w:t>A</w:t>
      </w:r>
      <w:r w:rsidR="00714F70" w:rsidRPr="009B1AD7">
        <w:rPr>
          <w:rFonts w:cs="Arial"/>
          <w:szCs w:val="24"/>
        </w:rPr>
        <w:t>demás</w:t>
      </w:r>
      <w:r w:rsidR="00DB1872">
        <w:rPr>
          <w:rFonts w:cs="Arial"/>
          <w:szCs w:val="24"/>
        </w:rPr>
        <w:t>,</w:t>
      </w:r>
      <w:r w:rsidR="00714F70" w:rsidRPr="009B1AD7">
        <w:rPr>
          <w:rFonts w:cs="Arial"/>
          <w:szCs w:val="24"/>
        </w:rPr>
        <w:t xml:space="preserve"> </w:t>
      </w:r>
      <w:proofErr w:type="gramStart"/>
      <w:r w:rsidR="00714F70" w:rsidRPr="009B1AD7">
        <w:rPr>
          <w:rFonts w:cs="Arial"/>
          <w:szCs w:val="24"/>
        </w:rPr>
        <w:t>forma especialistas</w:t>
      </w:r>
      <w:proofErr w:type="gramEnd"/>
      <w:r w:rsidR="00714F70" w:rsidRPr="009B1AD7">
        <w:rPr>
          <w:rFonts w:cs="Arial"/>
          <w:szCs w:val="24"/>
        </w:rPr>
        <w:t xml:space="preserve"> de alto nivel en el ámbito de la Tecnología de Software, capaces de desarrollar sistemas con eficiencia y calidad innovadora y</w:t>
      </w:r>
      <w:r>
        <w:rPr>
          <w:rFonts w:cs="Arial"/>
          <w:szCs w:val="24"/>
        </w:rPr>
        <w:t xml:space="preserve"> liderar proyectos de software.</w:t>
      </w:r>
    </w:p>
    <w:p w14:paraId="76D4E470" w14:textId="77777777" w:rsidR="00BE7B9F" w:rsidRPr="00485C75" w:rsidRDefault="00485C75" w:rsidP="005375F8">
      <w:pPr>
        <w:pStyle w:val="ListParagraph"/>
        <w:numPr>
          <w:ilvl w:val="0"/>
          <w:numId w:val="24"/>
        </w:numPr>
        <w:rPr>
          <w:rFonts w:cs="Arial"/>
          <w:szCs w:val="24"/>
        </w:rPr>
      </w:pPr>
      <w:r w:rsidRPr="00485C75">
        <w:rPr>
          <w:rFonts w:cs="Arial"/>
          <w:b/>
          <w:szCs w:val="24"/>
        </w:rPr>
        <w:t>Departamento de Sistemas de Información, Control y Evaluación de Recursos Informáticos:</w:t>
      </w:r>
      <w:r>
        <w:rPr>
          <w:rFonts w:cs="Arial"/>
          <w:b/>
          <w:szCs w:val="24"/>
        </w:rPr>
        <w:t xml:space="preserve"> </w:t>
      </w:r>
      <w:r w:rsidR="00601C88" w:rsidRPr="00485C75">
        <w:rPr>
          <w:rFonts w:cs="Arial"/>
          <w:szCs w:val="24"/>
        </w:rPr>
        <w:t xml:space="preserve">Evalúa los diferentes productos de Base de Datos, Sistemas de soporte de la toma de decisiones, Sistemas de información, auditorias de sistemas, seguridad informática y administración de recursos de información, que surjan en el mercado con el propósito de incorporarlos a los laboratorios académicos. </w:t>
      </w:r>
    </w:p>
    <w:p w14:paraId="604C8583" w14:textId="77777777" w:rsidR="00E41827" w:rsidRPr="009B1AD7" w:rsidRDefault="005632D5" w:rsidP="005375F8">
      <w:pPr>
        <w:pStyle w:val="Heading2"/>
        <w:numPr>
          <w:ilvl w:val="2"/>
          <w:numId w:val="15"/>
        </w:numPr>
        <w:rPr>
          <w:rFonts w:cs="Arial"/>
          <w:szCs w:val="24"/>
        </w:rPr>
      </w:pPr>
      <w:bookmarkStart w:id="62" w:name="_Toc52322066"/>
      <w:r w:rsidRPr="009B1AD7">
        <w:rPr>
          <w:rFonts w:cs="Arial"/>
          <w:szCs w:val="24"/>
        </w:rPr>
        <w:t>CENTRO REGIONALES DE LA UNIVERSIDAD TECNOLÓGICA DE PANAMÁ</w:t>
      </w:r>
      <w:bookmarkEnd w:id="62"/>
    </w:p>
    <w:p w14:paraId="72AAD0EC" w14:textId="77777777" w:rsidR="005632D5" w:rsidRPr="009B1AD7" w:rsidRDefault="005632D5" w:rsidP="00580E3D">
      <w:pPr>
        <w:rPr>
          <w:rFonts w:cs="Arial"/>
          <w:szCs w:val="24"/>
        </w:rPr>
      </w:pPr>
      <w:r w:rsidRPr="009B1AD7">
        <w:rPr>
          <w:rFonts w:cs="Arial"/>
          <w:szCs w:val="24"/>
        </w:rPr>
        <w:t xml:space="preserve">Los centros regionales son unidades descentralizados que dependen de los Órganos Superiores de Gobierno de la Universidad Tecnológica de Panamá. Esta política de descentralización ha contribuido al desarrollo del recurso humano necesario para satisfacer las demandas de las distintas regiones del país, evitando así la migración estudiantil hacia la capital. </w:t>
      </w:r>
    </w:p>
    <w:p w14:paraId="1E1DE1E0" w14:textId="77777777" w:rsidR="005632D5" w:rsidRPr="009B1AD7" w:rsidRDefault="005632D5" w:rsidP="005375F8">
      <w:pPr>
        <w:pStyle w:val="Heading2"/>
        <w:numPr>
          <w:ilvl w:val="3"/>
          <w:numId w:val="15"/>
        </w:numPr>
        <w:rPr>
          <w:rFonts w:cs="Arial"/>
          <w:szCs w:val="24"/>
        </w:rPr>
      </w:pPr>
      <w:bookmarkStart w:id="63" w:name="_Toc52322067"/>
      <w:r w:rsidRPr="009B1AD7">
        <w:rPr>
          <w:rFonts w:cs="Arial"/>
          <w:szCs w:val="24"/>
        </w:rPr>
        <w:t>CENTRO REGIONAL DE AZUERO</w:t>
      </w:r>
      <w:bookmarkEnd w:id="63"/>
    </w:p>
    <w:p w14:paraId="7B6F16D4" w14:textId="77777777" w:rsidR="005632D5" w:rsidRPr="009B1AD7" w:rsidRDefault="00C024DC" w:rsidP="00580E3D">
      <w:pPr>
        <w:rPr>
          <w:rFonts w:cs="Arial"/>
          <w:szCs w:val="24"/>
        </w:rPr>
      </w:pPr>
      <w:r>
        <w:rPr>
          <w:rFonts w:cs="Arial"/>
          <w:szCs w:val="24"/>
        </w:rPr>
        <w:t>Ubicado</w:t>
      </w:r>
      <w:r w:rsidR="00485C75">
        <w:rPr>
          <w:rFonts w:cs="Arial"/>
          <w:szCs w:val="24"/>
        </w:rPr>
        <w:t xml:space="preserve"> en</w:t>
      </w:r>
      <w:r w:rsidR="005632D5" w:rsidRPr="009B1AD7">
        <w:rPr>
          <w:rFonts w:cs="Arial"/>
          <w:szCs w:val="24"/>
        </w:rPr>
        <w:t xml:space="preserve"> las instalaciones del Instituto Profesional y Técnico de Azuero (I</w:t>
      </w:r>
      <w:r w:rsidR="00485C75">
        <w:rPr>
          <w:rFonts w:cs="Arial"/>
          <w:szCs w:val="24"/>
        </w:rPr>
        <w:t xml:space="preserve">PTA), en la Villa de Los Santos, </w:t>
      </w:r>
      <w:r>
        <w:rPr>
          <w:rFonts w:cs="Arial"/>
          <w:szCs w:val="24"/>
        </w:rPr>
        <w:t>e</w:t>
      </w:r>
      <w:r w:rsidR="00485C75" w:rsidRPr="00485C75">
        <w:rPr>
          <w:rFonts w:cs="Arial"/>
          <w:szCs w:val="24"/>
        </w:rPr>
        <w:t xml:space="preserve">l Centro Regional de </w:t>
      </w:r>
      <w:commentRangeStart w:id="64"/>
      <w:r w:rsidR="00485C75" w:rsidRPr="00485C75">
        <w:rPr>
          <w:rFonts w:cs="Arial"/>
          <w:szCs w:val="24"/>
        </w:rPr>
        <w:t>Azuero</w:t>
      </w:r>
      <w:commentRangeEnd w:id="64"/>
      <w:r w:rsidR="00C471ED">
        <w:rPr>
          <w:rStyle w:val="CommentReference"/>
        </w:rPr>
        <w:commentReference w:id="64"/>
      </w:r>
      <w:r w:rsidR="00485C75" w:rsidRPr="00485C75">
        <w:rPr>
          <w:rFonts w:cs="Arial"/>
          <w:szCs w:val="24"/>
        </w:rPr>
        <w:t xml:space="preserve"> ofrece 18 carreras a Nivel </w:t>
      </w:r>
      <w:r w:rsidR="00485C75" w:rsidRPr="00485C75">
        <w:rPr>
          <w:rFonts w:cs="Arial"/>
          <w:szCs w:val="24"/>
        </w:rPr>
        <w:lastRenderedPageBreak/>
        <w:t xml:space="preserve">de Licenciatura y de Ingeniería, 11 de las cuales se dictan completas en el Centro Regional de Azuero. </w:t>
      </w:r>
      <w:r w:rsidR="00485C75">
        <w:rPr>
          <w:rFonts w:cs="Arial"/>
          <w:szCs w:val="24"/>
        </w:rPr>
        <w:t>Contando además</w:t>
      </w:r>
      <w:r w:rsidR="00485C75" w:rsidRPr="00485C75">
        <w:rPr>
          <w:rFonts w:cs="Arial"/>
          <w:szCs w:val="24"/>
        </w:rPr>
        <w:t xml:space="preserve"> con programas de postgrado y maestrías.</w:t>
      </w:r>
    </w:p>
    <w:p w14:paraId="6FCBB5A7" w14:textId="77777777" w:rsidR="005632D5" w:rsidRPr="009B1AD7" w:rsidRDefault="005632D5" w:rsidP="005375F8">
      <w:pPr>
        <w:pStyle w:val="Heading2"/>
        <w:numPr>
          <w:ilvl w:val="3"/>
          <w:numId w:val="15"/>
        </w:numPr>
        <w:rPr>
          <w:rFonts w:cs="Arial"/>
          <w:szCs w:val="24"/>
        </w:rPr>
      </w:pPr>
      <w:bookmarkStart w:id="65" w:name="_Toc52322068"/>
      <w:r w:rsidRPr="009B1AD7">
        <w:rPr>
          <w:rFonts w:cs="Arial"/>
          <w:szCs w:val="24"/>
        </w:rPr>
        <w:t>CENTRO REGIONAL DE BOCAS DEL TORO</w:t>
      </w:r>
      <w:bookmarkEnd w:id="65"/>
      <w:r w:rsidRPr="009B1AD7">
        <w:rPr>
          <w:rFonts w:cs="Arial"/>
          <w:szCs w:val="24"/>
        </w:rPr>
        <w:t xml:space="preserve"> </w:t>
      </w:r>
    </w:p>
    <w:p w14:paraId="7504C492" w14:textId="77777777" w:rsidR="00460C55" w:rsidRDefault="00C024DC" w:rsidP="00580E3D">
      <w:pPr>
        <w:rPr>
          <w:rFonts w:cs="Arial"/>
          <w:szCs w:val="24"/>
        </w:rPr>
      </w:pPr>
      <w:r>
        <w:rPr>
          <w:rFonts w:cs="Arial"/>
          <w:szCs w:val="24"/>
        </w:rPr>
        <w:t>Ubicado</w:t>
      </w:r>
      <w:r w:rsidR="00460C55">
        <w:rPr>
          <w:rFonts w:cs="Arial"/>
          <w:szCs w:val="24"/>
        </w:rPr>
        <w:t xml:space="preserve"> en</w:t>
      </w:r>
      <w:r w:rsidR="00460C55" w:rsidRPr="009B1AD7">
        <w:rPr>
          <w:rFonts w:cs="Arial"/>
          <w:szCs w:val="24"/>
        </w:rPr>
        <w:t xml:space="preserve"> </w:t>
      </w:r>
      <w:r w:rsidR="00460C55">
        <w:rPr>
          <w:rFonts w:cs="Arial"/>
          <w:szCs w:val="24"/>
        </w:rPr>
        <w:t>la F</w:t>
      </w:r>
      <w:r w:rsidR="00460C55" w:rsidRPr="00460C55">
        <w:rPr>
          <w:rFonts w:cs="Arial"/>
          <w:szCs w:val="24"/>
        </w:rPr>
        <w:t>inca 13, Corregimiento del Empalme, provincia de Bocas del Toro</w:t>
      </w:r>
      <w:r w:rsidR="00460C55">
        <w:rPr>
          <w:rFonts w:cs="Arial"/>
          <w:szCs w:val="24"/>
        </w:rPr>
        <w:t xml:space="preserve">, </w:t>
      </w:r>
      <w:r>
        <w:rPr>
          <w:rFonts w:cs="Arial"/>
          <w:szCs w:val="24"/>
        </w:rPr>
        <w:t>e</w:t>
      </w:r>
      <w:r w:rsidR="00460C55" w:rsidRPr="00485C75">
        <w:rPr>
          <w:rFonts w:cs="Arial"/>
          <w:szCs w:val="24"/>
        </w:rPr>
        <w:t xml:space="preserve">l Centro Regional de </w:t>
      </w:r>
      <w:r w:rsidR="00460C55">
        <w:rPr>
          <w:rFonts w:cs="Arial"/>
          <w:szCs w:val="24"/>
        </w:rPr>
        <w:t>Bocas del Toro</w:t>
      </w:r>
      <w:r w:rsidR="00460C55" w:rsidRPr="00485C75">
        <w:rPr>
          <w:rFonts w:cs="Arial"/>
          <w:szCs w:val="24"/>
        </w:rPr>
        <w:t xml:space="preserve"> ofr</w:t>
      </w:r>
      <w:r w:rsidR="00460C55">
        <w:rPr>
          <w:rFonts w:cs="Arial"/>
          <w:szCs w:val="24"/>
        </w:rPr>
        <w:t>ece 11</w:t>
      </w:r>
      <w:r w:rsidR="00460C55" w:rsidRPr="00485C75">
        <w:rPr>
          <w:rFonts w:cs="Arial"/>
          <w:szCs w:val="24"/>
        </w:rPr>
        <w:t xml:space="preserve"> carreras a Nivel de </w:t>
      </w:r>
      <w:r w:rsidR="00460C55">
        <w:rPr>
          <w:rFonts w:cs="Arial"/>
          <w:szCs w:val="24"/>
        </w:rPr>
        <w:t xml:space="preserve">Técnico y </w:t>
      </w:r>
      <w:r w:rsidR="00460C55" w:rsidRPr="00485C75">
        <w:rPr>
          <w:rFonts w:cs="Arial"/>
          <w:szCs w:val="24"/>
        </w:rPr>
        <w:t xml:space="preserve">Licenciatura, las cuales se dictan completas en el Centro Regional de Azuero. </w:t>
      </w:r>
      <w:r w:rsidR="00460C55">
        <w:rPr>
          <w:rFonts w:cs="Arial"/>
          <w:szCs w:val="24"/>
        </w:rPr>
        <w:t>Cuenta además</w:t>
      </w:r>
      <w:r w:rsidR="00460C55" w:rsidRPr="00485C75">
        <w:rPr>
          <w:rFonts w:cs="Arial"/>
          <w:szCs w:val="24"/>
        </w:rPr>
        <w:t xml:space="preserve"> con programas de postgrado y maestrías</w:t>
      </w:r>
      <w:r w:rsidR="00460C55">
        <w:rPr>
          <w:rFonts w:cs="Arial"/>
          <w:szCs w:val="24"/>
        </w:rPr>
        <w:t xml:space="preserve"> de la facultad de Ingeniería Industrial, Facultad de Ciencia y Tecnología y la Facultad de Sistemas Computacionales</w:t>
      </w:r>
      <w:r w:rsidR="00460C55" w:rsidRPr="00485C75">
        <w:rPr>
          <w:rFonts w:cs="Arial"/>
          <w:szCs w:val="24"/>
        </w:rPr>
        <w:t>.</w:t>
      </w:r>
    </w:p>
    <w:p w14:paraId="52F60D73" w14:textId="77777777" w:rsidR="005632D5" w:rsidRDefault="005632D5" w:rsidP="005375F8">
      <w:pPr>
        <w:pStyle w:val="Heading2"/>
        <w:numPr>
          <w:ilvl w:val="3"/>
          <w:numId w:val="15"/>
        </w:numPr>
        <w:rPr>
          <w:rFonts w:cs="Arial"/>
          <w:szCs w:val="24"/>
        </w:rPr>
      </w:pPr>
      <w:bookmarkStart w:id="66" w:name="_Toc52322069"/>
      <w:r w:rsidRPr="009B1AD7">
        <w:rPr>
          <w:rFonts w:cs="Arial"/>
          <w:szCs w:val="24"/>
        </w:rPr>
        <w:t>CENTRO REGIONAL DE CHIRIQUÍ</w:t>
      </w:r>
      <w:bookmarkEnd w:id="66"/>
    </w:p>
    <w:p w14:paraId="446ECAB8" w14:textId="77777777" w:rsidR="00C024DC" w:rsidRPr="00C024DC" w:rsidRDefault="00C024DC" w:rsidP="00C024DC">
      <w:r>
        <w:t xml:space="preserve">Ubicado en la urbanización </w:t>
      </w:r>
      <w:proofErr w:type="spellStart"/>
      <w:r>
        <w:t>Lassonde</w:t>
      </w:r>
      <w:proofErr w:type="spellEnd"/>
      <w:r>
        <w:t xml:space="preserve">, en la Ciudad de David, Provincia de Chiriquí, </w:t>
      </w:r>
      <w:r>
        <w:rPr>
          <w:rFonts w:cs="Arial"/>
          <w:szCs w:val="24"/>
        </w:rPr>
        <w:t>e</w:t>
      </w:r>
      <w:r w:rsidRPr="00485C75">
        <w:rPr>
          <w:rFonts w:cs="Arial"/>
          <w:szCs w:val="24"/>
        </w:rPr>
        <w:t xml:space="preserve">l Centro Regional de </w:t>
      </w:r>
      <w:r>
        <w:rPr>
          <w:rFonts w:cs="Arial"/>
          <w:szCs w:val="24"/>
        </w:rPr>
        <w:t>Chiriquí</w:t>
      </w:r>
      <w:r w:rsidRPr="00485C75">
        <w:rPr>
          <w:rFonts w:cs="Arial"/>
          <w:szCs w:val="24"/>
        </w:rPr>
        <w:t xml:space="preserve"> ofr</w:t>
      </w:r>
      <w:r>
        <w:rPr>
          <w:rFonts w:cs="Arial"/>
          <w:szCs w:val="24"/>
        </w:rPr>
        <w:t>ece 23 carreras a Nivel de l</w:t>
      </w:r>
      <w:r w:rsidRPr="00485C75">
        <w:rPr>
          <w:rFonts w:cs="Arial"/>
          <w:szCs w:val="24"/>
        </w:rPr>
        <w:t>icenciatura</w:t>
      </w:r>
      <w:r>
        <w:rPr>
          <w:rFonts w:cs="Arial"/>
          <w:szCs w:val="24"/>
        </w:rPr>
        <w:t xml:space="preserve"> e ingeniería, 17</w:t>
      </w:r>
      <w:r w:rsidRPr="00485C75">
        <w:rPr>
          <w:rFonts w:cs="Arial"/>
          <w:szCs w:val="24"/>
        </w:rPr>
        <w:t xml:space="preserve"> de las cuales se dictan completas en el Centro Regional de </w:t>
      </w:r>
      <w:r>
        <w:rPr>
          <w:rFonts w:cs="Arial"/>
          <w:szCs w:val="24"/>
        </w:rPr>
        <w:t>Chiriquí</w:t>
      </w:r>
      <w:r w:rsidRPr="00485C75">
        <w:rPr>
          <w:rFonts w:cs="Arial"/>
          <w:szCs w:val="24"/>
        </w:rPr>
        <w:t xml:space="preserve">. </w:t>
      </w:r>
      <w:r>
        <w:rPr>
          <w:rFonts w:cs="Arial"/>
          <w:szCs w:val="24"/>
        </w:rPr>
        <w:t>Contando además</w:t>
      </w:r>
      <w:r w:rsidRPr="00485C75">
        <w:rPr>
          <w:rFonts w:cs="Arial"/>
          <w:szCs w:val="24"/>
        </w:rPr>
        <w:t xml:space="preserve"> con programas de postgrado y maestrías</w:t>
      </w:r>
      <w:r>
        <w:rPr>
          <w:rFonts w:cs="Arial"/>
          <w:szCs w:val="24"/>
        </w:rPr>
        <w:t xml:space="preserve"> de las facultades de Ingeniería Civil, Ingeniería Industrial y Ciencias y Tecnología</w:t>
      </w:r>
      <w:r w:rsidRPr="00485C75">
        <w:rPr>
          <w:rFonts w:cs="Arial"/>
          <w:szCs w:val="24"/>
        </w:rPr>
        <w:t>.</w:t>
      </w:r>
    </w:p>
    <w:p w14:paraId="6963DBCB" w14:textId="77777777" w:rsidR="005632D5" w:rsidRPr="009B1AD7" w:rsidRDefault="005632D5" w:rsidP="005375F8">
      <w:pPr>
        <w:pStyle w:val="Heading2"/>
        <w:numPr>
          <w:ilvl w:val="3"/>
          <w:numId w:val="15"/>
        </w:numPr>
        <w:rPr>
          <w:rFonts w:cs="Arial"/>
          <w:szCs w:val="24"/>
        </w:rPr>
      </w:pPr>
      <w:bookmarkStart w:id="67" w:name="_Toc52322070"/>
      <w:r w:rsidRPr="009B1AD7">
        <w:rPr>
          <w:rFonts w:cs="Arial"/>
          <w:szCs w:val="24"/>
        </w:rPr>
        <w:t>CENTRO REGIONAL DE COCLÉ</w:t>
      </w:r>
      <w:bookmarkEnd w:id="67"/>
    </w:p>
    <w:p w14:paraId="36F3EA9D" w14:textId="77777777" w:rsidR="00B00530" w:rsidRPr="009B1AD7" w:rsidRDefault="00C024DC" w:rsidP="00580E3D">
      <w:pPr>
        <w:rPr>
          <w:rFonts w:cs="Arial"/>
          <w:szCs w:val="24"/>
        </w:rPr>
      </w:pPr>
      <w:r>
        <w:rPr>
          <w:rFonts w:cs="Arial"/>
          <w:szCs w:val="24"/>
        </w:rPr>
        <w:t xml:space="preserve">Ubicado en la comunidad de </w:t>
      </w:r>
      <w:r w:rsidRPr="00C024DC">
        <w:rPr>
          <w:rFonts w:cs="Arial"/>
          <w:szCs w:val="24"/>
        </w:rPr>
        <w:t>Llano Marín, corregimiento de El Coco</w:t>
      </w:r>
      <w:r>
        <w:rPr>
          <w:rFonts w:cs="Arial"/>
          <w:szCs w:val="24"/>
        </w:rPr>
        <w:t>, d</w:t>
      </w:r>
      <w:r w:rsidRPr="00C024DC">
        <w:rPr>
          <w:rFonts w:cs="Arial"/>
          <w:szCs w:val="24"/>
        </w:rPr>
        <w:t>istrito de Penonomé</w:t>
      </w:r>
      <w:r>
        <w:rPr>
          <w:rFonts w:cs="Arial"/>
          <w:szCs w:val="24"/>
        </w:rPr>
        <w:t>, p</w:t>
      </w:r>
      <w:r w:rsidRPr="00C024DC">
        <w:rPr>
          <w:rFonts w:cs="Arial"/>
          <w:szCs w:val="24"/>
        </w:rPr>
        <w:t>rovincia de Coclé</w:t>
      </w:r>
      <w:r>
        <w:rPr>
          <w:rFonts w:cs="Arial"/>
          <w:szCs w:val="24"/>
        </w:rPr>
        <w:t>, e</w:t>
      </w:r>
      <w:r w:rsidRPr="00C024DC">
        <w:rPr>
          <w:rFonts w:cs="Arial"/>
          <w:szCs w:val="24"/>
        </w:rPr>
        <w:t>l Centro Regional de la Universidad T</w:t>
      </w:r>
      <w:r w:rsidR="001E1F44">
        <w:rPr>
          <w:rFonts w:cs="Arial"/>
          <w:szCs w:val="24"/>
        </w:rPr>
        <w:t>ecnológica de Panamá, en Coclé,</w:t>
      </w:r>
      <w:r w:rsidRPr="00C024DC">
        <w:rPr>
          <w:rFonts w:cs="Arial"/>
          <w:szCs w:val="24"/>
        </w:rPr>
        <w:t xml:space="preserve"> ofrece 18 carreras </w:t>
      </w:r>
      <w:r w:rsidR="00C421E5">
        <w:rPr>
          <w:rFonts w:cs="Arial"/>
          <w:szCs w:val="24"/>
        </w:rPr>
        <w:t>entre l</w:t>
      </w:r>
      <w:r w:rsidR="001E1F44">
        <w:rPr>
          <w:rFonts w:cs="Arial"/>
          <w:szCs w:val="24"/>
        </w:rPr>
        <w:t>icenciatura</w:t>
      </w:r>
      <w:r w:rsidR="00C421E5">
        <w:rPr>
          <w:rFonts w:cs="Arial"/>
          <w:szCs w:val="24"/>
        </w:rPr>
        <w:t>s e i</w:t>
      </w:r>
      <w:r w:rsidR="001E1F44">
        <w:rPr>
          <w:rFonts w:cs="Arial"/>
          <w:szCs w:val="24"/>
        </w:rPr>
        <w:t>ngeniería</w:t>
      </w:r>
      <w:r w:rsidR="00C421E5">
        <w:rPr>
          <w:rFonts w:cs="Arial"/>
          <w:szCs w:val="24"/>
        </w:rPr>
        <w:t>s</w:t>
      </w:r>
      <w:r w:rsidR="001E1F44">
        <w:rPr>
          <w:rFonts w:cs="Arial"/>
          <w:szCs w:val="24"/>
        </w:rPr>
        <w:t>, 12</w:t>
      </w:r>
      <w:r w:rsidRPr="00C024DC">
        <w:rPr>
          <w:rFonts w:cs="Arial"/>
          <w:szCs w:val="24"/>
        </w:rPr>
        <w:t xml:space="preserve"> de las cuales se dictan completas. </w:t>
      </w:r>
      <w:r w:rsidR="001E1F44">
        <w:rPr>
          <w:rFonts w:cs="Arial"/>
          <w:szCs w:val="24"/>
        </w:rPr>
        <w:t>Cuenta además</w:t>
      </w:r>
      <w:r w:rsidRPr="00C024DC">
        <w:rPr>
          <w:rFonts w:cs="Arial"/>
          <w:szCs w:val="24"/>
        </w:rPr>
        <w:t xml:space="preserve"> con </w:t>
      </w:r>
      <w:r w:rsidR="001E1F44">
        <w:rPr>
          <w:rFonts w:cs="Arial"/>
          <w:szCs w:val="24"/>
        </w:rPr>
        <w:t>programas de postgrado y m</w:t>
      </w:r>
      <w:r w:rsidRPr="00C024DC">
        <w:rPr>
          <w:rFonts w:cs="Arial"/>
          <w:szCs w:val="24"/>
        </w:rPr>
        <w:t>aestrías</w:t>
      </w:r>
      <w:r w:rsidR="001E1F44">
        <w:rPr>
          <w:rFonts w:cs="Arial"/>
          <w:szCs w:val="24"/>
        </w:rPr>
        <w:t xml:space="preserve"> de las </w:t>
      </w:r>
      <w:r w:rsidR="00584082">
        <w:rPr>
          <w:rFonts w:cs="Arial"/>
          <w:szCs w:val="24"/>
        </w:rPr>
        <w:t xml:space="preserve">facultades de Ingeniería Civil </w:t>
      </w:r>
      <w:r w:rsidR="001E1F44">
        <w:rPr>
          <w:rFonts w:cs="Arial"/>
          <w:szCs w:val="24"/>
        </w:rPr>
        <w:t>e Ingeniería Industrial</w:t>
      </w:r>
      <w:r w:rsidRPr="00C024DC">
        <w:rPr>
          <w:rFonts w:cs="Arial"/>
          <w:szCs w:val="24"/>
        </w:rPr>
        <w:t>.</w:t>
      </w:r>
      <w:r w:rsidR="00B00530" w:rsidRPr="009B1AD7">
        <w:rPr>
          <w:rFonts w:cs="Arial"/>
          <w:szCs w:val="24"/>
        </w:rPr>
        <w:t xml:space="preserve"> </w:t>
      </w:r>
    </w:p>
    <w:p w14:paraId="467C6A24" w14:textId="77777777" w:rsidR="005632D5" w:rsidRPr="009B1AD7" w:rsidRDefault="005632D5" w:rsidP="005375F8">
      <w:pPr>
        <w:pStyle w:val="Heading2"/>
        <w:numPr>
          <w:ilvl w:val="3"/>
          <w:numId w:val="15"/>
        </w:numPr>
        <w:rPr>
          <w:rFonts w:cs="Arial"/>
          <w:szCs w:val="24"/>
        </w:rPr>
      </w:pPr>
      <w:bookmarkStart w:id="68" w:name="_Toc52322071"/>
      <w:r w:rsidRPr="009B1AD7">
        <w:rPr>
          <w:rFonts w:cs="Arial"/>
          <w:szCs w:val="24"/>
        </w:rPr>
        <w:t>CENTRO REGIONAL DE COLÓN</w:t>
      </w:r>
      <w:bookmarkEnd w:id="68"/>
      <w:r w:rsidRPr="009B1AD7">
        <w:rPr>
          <w:rFonts w:cs="Arial"/>
          <w:szCs w:val="24"/>
        </w:rPr>
        <w:t xml:space="preserve"> </w:t>
      </w:r>
    </w:p>
    <w:p w14:paraId="2E00D081" w14:textId="77777777" w:rsidR="00C44538" w:rsidRDefault="00C421E5" w:rsidP="00C421E5">
      <w:pPr>
        <w:rPr>
          <w:rFonts w:cs="Arial"/>
          <w:szCs w:val="24"/>
        </w:rPr>
      </w:pPr>
      <w:r>
        <w:rPr>
          <w:rFonts w:cs="Arial"/>
          <w:szCs w:val="24"/>
        </w:rPr>
        <w:t>Pasando por diversas localidades a través de los años y finalmente ubicándose en el Antiguo Fuerte Davis, en la</w:t>
      </w:r>
      <w:r w:rsidRPr="00C421E5">
        <w:rPr>
          <w:rFonts w:cs="Arial"/>
          <w:szCs w:val="24"/>
        </w:rPr>
        <w:t xml:space="preserve"> provincia de Colón</w:t>
      </w:r>
      <w:r>
        <w:rPr>
          <w:rFonts w:cs="Arial"/>
          <w:szCs w:val="24"/>
        </w:rPr>
        <w:t xml:space="preserve">, el Centro Regional de Colón ofrece 27 carreras entre licenciaturas e ingenierías, 20 </w:t>
      </w:r>
      <w:r w:rsidRPr="00C024DC">
        <w:rPr>
          <w:rFonts w:cs="Arial"/>
          <w:szCs w:val="24"/>
        </w:rPr>
        <w:t>de las cuales se dictan completas</w:t>
      </w:r>
      <w:r>
        <w:rPr>
          <w:rFonts w:cs="Arial"/>
          <w:szCs w:val="24"/>
        </w:rPr>
        <w:t>.</w:t>
      </w:r>
    </w:p>
    <w:p w14:paraId="704BAE24" w14:textId="77777777" w:rsidR="00C421E5" w:rsidRPr="00C421E5" w:rsidRDefault="00C421E5" w:rsidP="00C421E5">
      <w:pPr>
        <w:rPr>
          <w:rFonts w:cs="Arial"/>
          <w:szCs w:val="24"/>
        </w:rPr>
      </w:pPr>
      <w:r w:rsidRPr="00C421E5">
        <w:rPr>
          <w:rFonts w:cs="Arial"/>
          <w:szCs w:val="24"/>
        </w:rPr>
        <w:t>Además, se ofrecen cursos de Postgrado, Maestrías, Seminarios y Diplomados en diversas áreas de especialidad profesional.</w:t>
      </w:r>
    </w:p>
    <w:p w14:paraId="22648DA5" w14:textId="77777777" w:rsidR="005632D5" w:rsidRPr="009B1AD7" w:rsidRDefault="005632D5" w:rsidP="005375F8">
      <w:pPr>
        <w:pStyle w:val="Heading2"/>
        <w:numPr>
          <w:ilvl w:val="3"/>
          <w:numId w:val="15"/>
        </w:numPr>
        <w:rPr>
          <w:rFonts w:cs="Arial"/>
          <w:szCs w:val="24"/>
        </w:rPr>
      </w:pPr>
      <w:bookmarkStart w:id="69" w:name="_Toc52322072"/>
      <w:r w:rsidRPr="009B1AD7">
        <w:rPr>
          <w:rFonts w:cs="Arial"/>
          <w:szCs w:val="24"/>
        </w:rPr>
        <w:lastRenderedPageBreak/>
        <w:t>CENTRO REGIONAL DE PANAMÁ OESTE</w:t>
      </w:r>
      <w:bookmarkEnd w:id="69"/>
      <w:r w:rsidRPr="009B1AD7">
        <w:rPr>
          <w:rFonts w:cs="Arial"/>
          <w:szCs w:val="24"/>
        </w:rPr>
        <w:t xml:space="preserve"> </w:t>
      </w:r>
    </w:p>
    <w:p w14:paraId="069AC272" w14:textId="77777777" w:rsidR="0030208A" w:rsidRPr="009B1AD7" w:rsidRDefault="008F7C54" w:rsidP="00580E3D">
      <w:pPr>
        <w:rPr>
          <w:rFonts w:cs="Arial"/>
          <w:szCs w:val="24"/>
        </w:rPr>
      </w:pPr>
      <w:r>
        <w:rPr>
          <w:rFonts w:cs="Arial"/>
          <w:szCs w:val="24"/>
        </w:rPr>
        <w:t xml:space="preserve">Ubicado en </w:t>
      </w:r>
      <w:r w:rsidRPr="008F7C54">
        <w:rPr>
          <w:rFonts w:cs="Arial"/>
          <w:szCs w:val="24"/>
        </w:rPr>
        <w:t>Rincón Solano #2, La Chorrera, provincia de Panamá Oeste</w:t>
      </w:r>
      <w:r>
        <w:rPr>
          <w:rFonts w:cs="Arial"/>
          <w:szCs w:val="24"/>
        </w:rPr>
        <w:t>, e</w:t>
      </w:r>
      <w:r w:rsidRPr="008F7C54">
        <w:rPr>
          <w:rFonts w:cs="Arial"/>
          <w:szCs w:val="24"/>
        </w:rPr>
        <w:t>l Centro Regional inició su oferta académica con las carreras de las Facultades de Ingeniería Civil, Eléctrica y Mecánica, actualmente cuenta con una oferta académica</w:t>
      </w:r>
      <w:r>
        <w:rPr>
          <w:rFonts w:cs="Arial"/>
          <w:szCs w:val="24"/>
        </w:rPr>
        <w:t xml:space="preserve"> de 26 carreras ente técnicos, licenciaturas e ingenierías, </w:t>
      </w:r>
      <w:r w:rsidR="00DE6E97">
        <w:rPr>
          <w:rFonts w:cs="Arial"/>
          <w:szCs w:val="24"/>
        </w:rPr>
        <w:t>16 de las cuales se dictan completas</w:t>
      </w:r>
      <w:r>
        <w:rPr>
          <w:rFonts w:cs="Arial"/>
          <w:szCs w:val="24"/>
        </w:rPr>
        <w:t>.</w:t>
      </w:r>
      <w:r w:rsidR="00DE6E97">
        <w:rPr>
          <w:rFonts w:cs="Arial"/>
          <w:szCs w:val="24"/>
        </w:rPr>
        <w:t xml:space="preserve"> Contando además</w:t>
      </w:r>
      <w:r w:rsidR="00DE6E97" w:rsidRPr="00485C75">
        <w:rPr>
          <w:rFonts w:cs="Arial"/>
          <w:szCs w:val="24"/>
        </w:rPr>
        <w:t xml:space="preserve"> con programas </w:t>
      </w:r>
      <w:r w:rsidR="00DE6E97">
        <w:rPr>
          <w:rFonts w:cs="Arial"/>
          <w:szCs w:val="24"/>
        </w:rPr>
        <w:t>tanto de postgrado como de</w:t>
      </w:r>
      <w:r w:rsidR="00DE6E97" w:rsidRPr="00485C75">
        <w:rPr>
          <w:rFonts w:cs="Arial"/>
          <w:szCs w:val="24"/>
        </w:rPr>
        <w:t xml:space="preserve"> maestrías</w:t>
      </w:r>
      <w:r w:rsidR="00DE6E97">
        <w:rPr>
          <w:rFonts w:cs="Arial"/>
          <w:szCs w:val="24"/>
        </w:rPr>
        <w:t xml:space="preserve"> de las facultades de Ingeniería Civil, Ingeniería Industrial y Ciencias y Tecnología</w:t>
      </w:r>
      <w:r w:rsidR="00DE6E97" w:rsidRPr="00485C75">
        <w:rPr>
          <w:rFonts w:cs="Arial"/>
          <w:szCs w:val="24"/>
        </w:rPr>
        <w:t>.</w:t>
      </w:r>
    </w:p>
    <w:p w14:paraId="7A22382C" w14:textId="77777777" w:rsidR="005632D5" w:rsidRPr="009B1AD7" w:rsidRDefault="005632D5" w:rsidP="005375F8">
      <w:pPr>
        <w:pStyle w:val="Heading2"/>
        <w:numPr>
          <w:ilvl w:val="3"/>
          <w:numId w:val="15"/>
        </w:numPr>
        <w:rPr>
          <w:rFonts w:cs="Arial"/>
          <w:szCs w:val="24"/>
        </w:rPr>
      </w:pPr>
      <w:bookmarkStart w:id="70" w:name="_Toc52322073"/>
      <w:r w:rsidRPr="009B1AD7">
        <w:rPr>
          <w:rFonts w:cs="Arial"/>
          <w:szCs w:val="24"/>
        </w:rPr>
        <w:t>CENTRO REGIONAL DE VERAGUAS</w:t>
      </w:r>
      <w:bookmarkEnd w:id="70"/>
    </w:p>
    <w:p w14:paraId="0DD1E8FF" w14:textId="77777777" w:rsidR="009E44CC" w:rsidRPr="009B1AD7" w:rsidRDefault="00DE6E97" w:rsidP="00DE6E97">
      <w:pPr>
        <w:rPr>
          <w:rFonts w:cs="Arial"/>
          <w:szCs w:val="24"/>
        </w:rPr>
      </w:pPr>
      <w:r>
        <w:rPr>
          <w:rFonts w:cs="Arial"/>
          <w:szCs w:val="24"/>
        </w:rPr>
        <w:t xml:space="preserve">Ubicado en San Antonio 507, </w:t>
      </w:r>
      <w:r w:rsidRPr="00DE6E97">
        <w:rPr>
          <w:rFonts w:cs="Arial"/>
          <w:szCs w:val="24"/>
        </w:rPr>
        <w:t>Distrito de Atalaya,</w:t>
      </w:r>
      <w:r>
        <w:rPr>
          <w:rFonts w:cs="Arial"/>
          <w:szCs w:val="24"/>
        </w:rPr>
        <w:t xml:space="preserve"> </w:t>
      </w:r>
      <w:r w:rsidRPr="00DE6E97">
        <w:rPr>
          <w:rFonts w:cs="Arial"/>
          <w:szCs w:val="24"/>
        </w:rPr>
        <w:t>provincia de Veraguas</w:t>
      </w:r>
      <w:r>
        <w:rPr>
          <w:rFonts w:cs="Arial"/>
          <w:szCs w:val="24"/>
        </w:rPr>
        <w:t xml:space="preserve">, el Centro Regional de Veraguas </w:t>
      </w:r>
      <w:r w:rsidRPr="008F7C54">
        <w:rPr>
          <w:rFonts w:cs="Arial"/>
          <w:szCs w:val="24"/>
        </w:rPr>
        <w:t>cuenta con una oferta académica</w:t>
      </w:r>
      <w:r>
        <w:rPr>
          <w:rFonts w:cs="Arial"/>
          <w:szCs w:val="24"/>
        </w:rPr>
        <w:t xml:space="preserve"> de 34 carreras ente técnicos, licenciaturas e ingenierías, 21 de las cuales se dictan completas. Contando además</w:t>
      </w:r>
      <w:r w:rsidRPr="00485C75">
        <w:rPr>
          <w:rFonts w:cs="Arial"/>
          <w:szCs w:val="24"/>
        </w:rPr>
        <w:t xml:space="preserve"> con programas </w:t>
      </w:r>
      <w:r>
        <w:rPr>
          <w:rFonts w:cs="Arial"/>
          <w:szCs w:val="24"/>
        </w:rPr>
        <w:t>tanto de postgrado como de</w:t>
      </w:r>
      <w:r w:rsidRPr="00485C75">
        <w:rPr>
          <w:rFonts w:cs="Arial"/>
          <w:szCs w:val="24"/>
        </w:rPr>
        <w:t xml:space="preserve"> maestrías</w:t>
      </w:r>
      <w:r>
        <w:rPr>
          <w:rFonts w:cs="Arial"/>
          <w:szCs w:val="24"/>
        </w:rPr>
        <w:t xml:space="preserve"> de las 6 facultades de la Universidad Tecnológica de Panamá</w:t>
      </w:r>
      <w:r w:rsidRPr="00485C75">
        <w:rPr>
          <w:rFonts w:cs="Arial"/>
          <w:szCs w:val="24"/>
        </w:rPr>
        <w:t>.</w:t>
      </w:r>
    </w:p>
    <w:p w14:paraId="48E43F99" w14:textId="77777777" w:rsidR="00AD3178" w:rsidRPr="009B1AD7" w:rsidRDefault="006D7E31" w:rsidP="005375F8">
      <w:pPr>
        <w:pStyle w:val="Heading2"/>
        <w:numPr>
          <w:ilvl w:val="2"/>
          <w:numId w:val="15"/>
        </w:numPr>
        <w:rPr>
          <w:rFonts w:cs="Arial"/>
          <w:szCs w:val="24"/>
        </w:rPr>
      </w:pPr>
      <w:bookmarkStart w:id="71" w:name="_Toc52322074"/>
      <w:r w:rsidRPr="009B1AD7">
        <w:rPr>
          <w:rFonts w:cs="Arial"/>
          <w:szCs w:val="24"/>
        </w:rPr>
        <w:t>CENTRO</w:t>
      </w:r>
      <w:r w:rsidR="00DE6E97">
        <w:rPr>
          <w:rFonts w:cs="Arial"/>
          <w:szCs w:val="24"/>
        </w:rPr>
        <w:t>S</w:t>
      </w:r>
      <w:r w:rsidR="00AD3178" w:rsidRPr="009B1AD7">
        <w:rPr>
          <w:rFonts w:cs="Arial"/>
          <w:szCs w:val="24"/>
        </w:rPr>
        <w:t xml:space="preserve"> DE INVESTIGACIÓN DE LA UNIVERSIDAD TECNOLÓGICA DE PANAMÁ</w:t>
      </w:r>
      <w:bookmarkEnd w:id="71"/>
    </w:p>
    <w:p w14:paraId="7768BCED" w14:textId="77777777" w:rsidR="00AD3178" w:rsidRPr="009B1AD7" w:rsidRDefault="00EF1DDE" w:rsidP="00580E3D">
      <w:pPr>
        <w:rPr>
          <w:rFonts w:cs="Arial"/>
          <w:szCs w:val="24"/>
        </w:rPr>
      </w:pPr>
      <w:r w:rsidRPr="009B1AD7">
        <w:rPr>
          <w:rFonts w:cs="Arial"/>
          <w:szCs w:val="24"/>
        </w:rPr>
        <w:t>La Universidad Tecnológica de Panamá (UTP), orienta gran parte de sus esfuerzos al desarrollo de investigaciones científicas, las cuales representan un potencial para responder a las necesidades de la sociedad panameña.</w:t>
      </w:r>
    </w:p>
    <w:p w14:paraId="0824C2F7" w14:textId="77777777" w:rsidR="00EF1DDE" w:rsidRDefault="00EF1DDE" w:rsidP="00580E3D">
      <w:pPr>
        <w:rPr>
          <w:rFonts w:cs="Arial"/>
          <w:szCs w:val="24"/>
        </w:rPr>
      </w:pPr>
      <w:r w:rsidRPr="009B1AD7">
        <w:rPr>
          <w:rFonts w:cs="Arial"/>
          <w:szCs w:val="24"/>
        </w:rPr>
        <w:t>Los Centros de Investigación son puntuales de la investigación en la UTP marcando hitos, señalando derroteros y sirviendo a la comunidad a través de sus múltiples servicios.</w:t>
      </w:r>
    </w:p>
    <w:p w14:paraId="055842BE" w14:textId="77777777" w:rsidR="00B42193" w:rsidRDefault="00B42193" w:rsidP="00580E3D">
      <w:pPr>
        <w:rPr>
          <w:rFonts w:cs="Arial"/>
          <w:szCs w:val="24"/>
        </w:rPr>
      </w:pPr>
      <w:r>
        <w:rPr>
          <w:rFonts w:cs="Arial"/>
          <w:szCs w:val="24"/>
        </w:rPr>
        <w:t>Actualmente la Universidad Tecnológica de Panamá cuenta con los siguientes centros de investigación:</w:t>
      </w:r>
    </w:p>
    <w:p w14:paraId="260531AA" w14:textId="77777777" w:rsidR="00B42193" w:rsidRDefault="00B42193" w:rsidP="005375F8">
      <w:pPr>
        <w:pStyle w:val="ListParagraph"/>
        <w:numPr>
          <w:ilvl w:val="0"/>
          <w:numId w:val="24"/>
        </w:numPr>
        <w:rPr>
          <w:rFonts w:cs="Arial"/>
          <w:szCs w:val="24"/>
        </w:rPr>
      </w:pPr>
      <w:r w:rsidRPr="00B42193">
        <w:rPr>
          <w:rFonts w:cs="Arial"/>
          <w:b/>
          <w:szCs w:val="24"/>
        </w:rPr>
        <w:t>Centro Experimental de Ingeniería (CEI):</w:t>
      </w:r>
      <w:r w:rsidRPr="00B42193">
        <w:rPr>
          <w:rFonts w:cs="Arial"/>
          <w:szCs w:val="24"/>
        </w:rPr>
        <w:t xml:space="preserve"> Brinda asesorías, consultorías y servicios técnicos a empresas estatales, privadas y a la comunidad, en los diferentes laboratorios que componen el Centro Experimental de Ingeniería, basándose en su política de calidad.</w:t>
      </w:r>
    </w:p>
    <w:p w14:paraId="304F1AE7" w14:textId="77777777" w:rsidR="00B42193" w:rsidRDefault="00B42193" w:rsidP="005375F8">
      <w:pPr>
        <w:pStyle w:val="ListParagraph"/>
        <w:numPr>
          <w:ilvl w:val="0"/>
          <w:numId w:val="24"/>
        </w:numPr>
        <w:rPr>
          <w:rFonts w:cs="Arial"/>
          <w:szCs w:val="24"/>
        </w:rPr>
      </w:pPr>
      <w:r w:rsidRPr="00B42193">
        <w:rPr>
          <w:rFonts w:cs="Arial"/>
          <w:b/>
          <w:szCs w:val="24"/>
        </w:rPr>
        <w:lastRenderedPageBreak/>
        <w:t xml:space="preserve">Centro de Investigaciones Hidráulicas e </w:t>
      </w:r>
      <w:proofErr w:type="spellStart"/>
      <w:r w:rsidRPr="00B42193">
        <w:rPr>
          <w:rFonts w:cs="Arial"/>
          <w:b/>
          <w:szCs w:val="24"/>
        </w:rPr>
        <w:t>Hidrotécnicas</w:t>
      </w:r>
      <w:proofErr w:type="spellEnd"/>
      <w:r w:rsidRPr="00B42193">
        <w:rPr>
          <w:rFonts w:cs="Arial"/>
          <w:b/>
          <w:szCs w:val="24"/>
        </w:rPr>
        <w:t xml:space="preserve"> (CIHH):</w:t>
      </w:r>
      <w:r w:rsidRPr="00B42193">
        <w:rPr>
          <w:rFonts w:cs="Arial"/>
          <w:szCs w:val="24"/>
        </w:rPr>
        <w:t xml:space="preserve"> Contribuye a mejorar e incrementar, tanto a nivel público como privado, el conocimiento y la ejecución de proyectos debidamente identificados en el campo de las Ciencias del Agua y el Ambiente, preparados y evaluados mediante la realización de estudios financiados, tanto por la UTP, así como también por organismos y compañías nacionales e internacionales.</w:t>
      </w:r>
    </w:p>
    <w:p w14:paraId="65C7E915" w14:textId="77777777" w:rsidR="00B42193" w:rsidRDefault="00B42193" w:rsidP="005375F8">
      <w:pPr>
        <w:pStyle w:val="ListParagraph"/>
        <w:numPr>
          <w:ilvl w:val="0"/>
          <w:numId w:val="24"/>
        </w:numPr>
        <w:rPr>
          <w:rFonts w:cs="Arial"/>
          <w:szCs w:val="24"/>
        </w:rPr>
      </w:pPr>
      <w:r w:rsidRPr="00B42193">
        <w:rPr>
          <w:rFonts w:cs="Arial"/>
          <w:b/>
          <w:szCs w:val="24"/>
        </w:rPr>
        <w:t>Centro de Producción e Investigaciones Agroindustriales (CEPIA):</w:t>
      </w:r>
      <w:r w:rsidRPr="00B42193">
        <w:rPr>
          <w:rFonts w:cs="Arial"/>
          <w:szCs w:val="24"/>
        </w:rPr>
        <w:t xml:space="preserve"> Realiza investigaciones que permitan generar, validar y transferir tecnología para promover e impulsar el desarrollo agroindustrial del país.</w:t>
      </w:r>
    </w:p>
    <w:p w14:paraId="4145AA50" w14:textId="77777777" w:rsidR="00B42193" w:rsidRDefault="00B42193" w:rsidP="005375F8">
      <w:pPr>
        <w:pStyle w:val="ListParagraph"/>
        <w:numPr>
          <w:ilvl w:val="0"/>
          <w:numId w:val="24"/>
        </w:numPr>
        <w:rPr>
          <w:rFonts w:cs="Arial"/>
          <w:szCs w:val="24"/>
        </w:rPr>
      </w:pPr>
      <w:r w:rsidRPr="00B42193">
        <w:rPr>
          <w:rFonts w:cs="Arial"/>
          <w:b/>
          <w:szCs w:val="24"/>
        </w:rPr>
        <w:t>Centro de Investigación, Desarrollo e Innovación en Tecnologías de la Información y las Comunicaciones (CIDITIC):</w:t>
      </w:r>
      <w:r w:rsidRPr="00B42193">
        <w:rPr>
          <w:rFonts w:cs="Arial"/>
          <w:szCs w:val="24"/>
        </w:rPr>
        <w:t xml:space="preserve"> Genera y desarrolla conocimiento a través de la investigación científica, desarrollo tecnológico e innovación en el área de las Tecnologías de la Información y la Comunicación (</w:t>
      </w:r>
      <w:proofErr w:type="spellStart"/>
      <w:r w:rsidRPr="00B42193">
        <w:rPr>
          <w:rFonts w:cs="Arial"/>
          <w:szCs w:val="24"/>
        </w:rPr>
        <w:t>TIC´s</w:t>
      </w:r>
      <w:proofErr w:type="spellEnd"/>
      <w:r w:rsidRPr="00B42193">
        <w:rPr>
          <w:rFonts w:cs="Arial"/>
          <w:szCs w:val="24"/>
        </w:rPr>
        <w:t>) y su aplicación a la solución de problemas de la sociedad y al aumento de la competitividad del sector productivo.</w:t>
      </w:r>
    </w:p>
    <w:p w14:paraId="28A3972E" w14:textId="77777777" w:rsidR="00B42193" w:rsidRDefault="00B42193" w:rsidP="005375F8">
      <w:pPr>
        <w:pStyle w:val="ListParagraph"/>
        <w:numPr>
          <w:ilvl w:val="0"/>
          <w:numId w:val="24"/>
        </w:numPr>
        <w:rPr>
          <w:rFonts w:cs="Arial"/>
          <w:szCs w:val="24"/>
        </w:rPr>
      </w:pPr>
      <w:r w:rsidRPr="00B42193">
        <w:rPr>
          <w:rFonts w:cs="Arial"/>
          <w:b/>
          <w:szCs w:val="24"/>
        </w:rPr>
        <w:t>Centro de Investigación e Innovación Eléctrica, Mecánica y de la Industria (CINEMI):</w:t>
      </w:r>
      <w:r w:rsidRPr="00B42193">
        <w:rPr>
          <w:rFonts w:cs="Arial"/>
          <w:szCs w:val="24"/>
        </w:rPr>
        <w:t xml:space="preserve"> Formula y desarrolla proyectos de investigación para la innovación y la transferencia tecnológica al más alto nivel, en los temas de Ingeniería Eléctrica, Electrónica, Telecomunicaciones y Electromecánica, Ingeniería Mecánica, Mecánica Industrial e Industrial.</w:t>
      </w:r>
    </w:p>
    <w:p w14:paraId="26EB8A91" w14:textId="77777777" w:rsidR="00B42193" w:rsidRPr="00B42193" w:rsidRDefault="00B42193" w:rsidP="005375F8">
      <w:pPr>
        <w:pStyle w:val="ListParagraph"/>
        <w:numPr>
          <w:ilvl w:val="0"/>
          <w:numId w:val="24"/>
        </w:numPr>
        <w:rPr>
          <w:rFonts w:cs="Arial"/>
          <w:szCs w:val="24"/>
        </w:rPr>
      </w:pPr>
      <w:r w:rsidRPr="00B42193">
        <w:rPr>
          <w:rFonts w:cs="Arial"/>
          <w:b/>
          <w:szCs w:val="24"/>
        </w:rPr>
        <w:t>Centro de Innovación y Transferencia Tecnológica (CITT):</w:t>
      </w:r>
      <w:r w:rsidRPr="00B42193">
        <w:rPr>
          <w:rFonts w:cs="Arial"/>
          <w:szCs w:val="24"/>
        </w:rPr>
        <w:t xml:space="preserve"> Su misión actual es fomentar la innovación y la transferencia del conocimiento mediante la realización de investigaciones, desarrollo tecnológico y la prestación de servicios académicos, de extensión y proyección social, que impulsen el crecimiento de las actividades económicas de las provincias centrales y del país.</w:t>
      </w:r>
    </w:p>
    <w:p w14:paraId="352FA1C3" w14:textId="77777777" w:rsidR="004438AE" w:rsidRPr="009B1AD7" w:rsidRDefault="00903409" w:rsidP="005375F8">
      <w:pPr>
        <w:pStyle w:val="Heading2"/>
        <w:numPr>
          <w:ilvl w:val="1"/>
          <w:numId w:val="15"/>
        </w:numPr>
        <w:rPr>
          <w:rFonts w:cs="Arial"/>
          <w:szCs w:val="24"/>
        </w:rPr>
      </w:pPr>
      <w:bookmarkStart w:id="72" w:name="_Toc52322075"/>
      <w:r w:rsidRPr="009B1AD7">
        <w:rPr>
          <w:rFonts w:cs="Arial"/>
          <w:szCs w:val="24"/>
        </w:rPr>
        <w:t>TRABAJO DE GRADUACIÓN</w:t>
      </w:r>
      <w:bookmarkEnd w:id="72"/>
      <w:r w:rsidRPr="009B1AD7">
        <w:rPr>
          <w:rFonts w:cs="Arial"/>
          <w:szCs w:val="24"/>
        </w:rPr>
        <w:t xml:space="preserve"> </w:t>
      </w:r>
    </w:p>
    <w:p w14:paraId="7F5D7B72" w14:textId="77777777" w:rsidR="00731CCA" w:rsidRPr="009B1AD7" w:rsidRDefault="00727DE4" w:rsidP="00580E3D">
      <w:pPr>
        <w:rPr>
          <w:rFonts w:cs="Arial"/>
          <w:szCs w:val="24"/>
        </w:rPr>
      </w:pPr>
      <w:r>
        <w:rPr>
          <w:rFonts w:cs="Arial"/>
          <w:szCs w:val="24"/>
        </w:rPr>
        <w:t>En e</w:t>
      </w:r>
      <w:r w:rsidR="004835DB" w:rsidRPr="009B1AD7">
        <w:rPr>
          <w:rFonts w:cs="Arial"/>
          <w:szCs w:val="24"/>
        </w:rPr>
        <w:t xml:space="preserve">l Artículo </w:t>
      </w:r>
      <w:r>
        <w:rPr>
          <w:rFonts w:cs="Arial"/>
          <w:szCs w:val="24"/>
        </w:rPr>
        <w:t>223</w:t>
      </w:r>
      <w:r w:rsidR="004835DB" w:rsidRPr="009B1AD7">
        <w:rPr>
          <w:rFonts w:cs="Arial"/>
          <w:szCs w:val="24"/>
        </w:rPr>
        <w:t xml:space="preserve"> </w:t>
      </w:r>
      <w:r>
        <w:rPr>
          <w:rFonts w:cs="Arial"/>
          <w:szCs w:val="24"/>
        </w:rPr>
        <w:t xml:space="preserve">del estatuto universitario de la Universidad Tecnológica de Panamá se establece que el estudiante graduando, </w:t>
      </w:r>
      <w:r>
        <w:t>que aspire a obtener el título de Licenciado,</w:t>
      </w:r>
      <w:r>
        <w:rPr>
          <w:rFonts w:cs="Arial"/>
          <w:szCs w:val="24"/>
        </w:rPr>
        <w:t xml:space="preserve"> deberá preparar un trabajo de graduación sobre temas relacionados a su carrera, el cual deberá ser aprobado para la obtención del título</w:t>
      </w:r>
      <w:r w:rsidR="00731CCA" w:rsidRPr="009B1AD7">
        <w:rPr>
          <w:rFonts w:cs="Arial"/>
          <w:szCs w:val="24"/>
        </w:rPr>
        <w:t>.</w:t>
      </w:r>
    </w:p>
    <w:p w14:paraId="4055BACD" w14:textId="77777777" w:rsidR="00903409" w:rsidRPr="009B1AD7" w:rsidRDefault="00903409" w:rsidP="005375F8">
      <w:pPr>
        <w:pStyle w:val="Heading2"/>
        <w:numPr>
          <w:ilvl w:val="2"/>
          <w:numId w:val="15"/>
        </w:numPr>
        <w:rPr>
          <w:rFonts w:cs="Arial"/>
          <w:szCs w:val="24"/>
        </w:rPr>
      </w:pPr>
      <w:bookmarkStart w:id="73" w:name="_Toc52322076"/>
      <w:r w:rsidRPr="009B1AD7">
        <w:rPr>
          <w:rFonts w:cs="Arial"/>
          <w:szCs w:val="24"/>
        </w:rPr>
        <w:lastRenderedPageBreak/>
        <w:t>TIPOS DE TRABAJO DE GRADUACIÓN</w:t>
      </w:r>
      <w:bookmarkEnd w:id="73"/>
    </w:p>
    <w:p w14:paraId="33EC2403" w14:textId="77777777" w:rsidR="00731CCA" w:rsidRPr="009B1AD7" w:rsidRDefault="00727DE4" w:rsidP="00580E3D">
      <w:pPr>
        <w:rPr>
          <w:rFonts w:cs="Arial"/>
          <w:szCs w:val="24"/>
        </w:rPr>
      </w:pPr>
      <w:r>
        <w:rPr>
          <w:rFonts w:cs="Arial"/>
          <w:szCs w:val="24"/>
        </w:rPr>
        <w:t>Bajo el artículo 225 del estatuto universitario de la Universidad Tecnológica de Panamá se enumeran los tipos de trabajos de graduación aceptados por la universidad.</w:t>
      </w:r>
    </w:p>
    <w:p w14:paraId="052E6341" w14:textId="77777777" w:rsidR="00485F9C" w:rsidRDefault="00731CCA" w:rsidP="005375F8">
      <w:pPr>
        <w:pStyle w:val="ListParagraph"/>
        <w:numPr>
          <w:ilvl w:val="0"/>
          <w:numId w:val="5"/>
        </w:numPr>
        <w:rPr>
          <w:rFonts w:cs="Arial"/>
          <w:szCs w:val="24"/>
        </w:rPr>
      </w:pPr>
      <w:r w:rsidRPr="00485F9C">
        <w:rPr>
          <w:rFonts w:cs="Arial"/>
          <w:b/>
          <w:szCs w:val="24"/>
        </w:rPr>
        <w:t>Trabajo teórico</w:t>
      </w:r>
      <w:r w:rsidR="00A34E07" w:rsidRPr="00485F9C">
        <w:rPr>
          <w:rFonts w:cs="Arial"/>
          <w:b/>
          <w:szCs w:val="24"/>
        </w:rPr>
        <w:t>:</w:t>
      </w:r>
      <w:r w:rsidR="00A34E07" w:rsidRPr="00485F9C">
        <w:rPr>
          <w:rFonts w:cs="Arial"/>
          <w:szCs w:val="24"/>
        </w:rPr>
        <w:t xml:space="preserve"> </w:t>
      </w:r>
      <w:proofErr w:type="gramStart"/>
      <w:r w:rsidR="00485F9C" w:rsidRPr="00485F9C">
        <w:rPr>
          <w:rFonts w:cs="Arial"/>
          <w:szCs w:val="24"/>
        </w:rPr>
        <w:t>C</w:t>
      </w:r>
      <w:r w:rsidR="00A34E07" w:rsidRPr="00485F9C">
        <w:rPr>
          <w:rFonts w:cs="Arial"/>
          <w:szCs w:val="24"/>
        </w:rPr>
        <w:t>onsiste de</w:t>
      </w:r>
      <w:proofErr w:type="gramEnd"/>
      <w:r w:rsidR="00A34E07" w:rsidRPr="00485F9C">
        <w:rPr>
          <w:rFonts w:cs="Arial"/>
          <w:szCs w:val="24"/>
        </w:rPr>
        <w:t xml:space="preserve"> una tesis sobre una investigación inédita que concluye con un nuevo modelo o resultados sobre un tema tratado</w:t>
      </w:r>
    </w:p>
    <w:p w14:paraId="5FA2781F" w14:textId="77777777" w:rsidR="00731CCA" w:rsidRPr="00485F9C" w:rsidRDefault="00731CCA" w:rsidP="005375F8">
      <w:pPr>
        <w:pStyle w:val="ListParagraph"/>
        <w:numPr>
          <w:ilvl w:val="0"/>
          <w:numId w:val="5"/>
        </w:numPr>
        <w:rPr>
          <w:rFonts w:cs="Arial"/>
          <w:szCs w:val="24"/>
        </w:rPr>
      </w:pPr>
      <w:r w:rsidRPr="000F6F3D">
        <w:rPr>
          <w:rFonts w:cs="Arial"/>
          <w:b/>
          <w:szCs w:val="24"/>
        </w:rPr>
        <w:t>Trabajo Teórico-Práctico</w:t>
      </w:r>
      <w:r w:rsidR="00A34E07" w:rsidRPr="000F6F3D">
        <w:rPr>
          <w:rFonts w:cs="Arial"/>
          <w:b/>
          <w:szCs w:val="24"/>
        </w:rPr>
        <w:t>:</w:t>
      </w:r>
      <w:r w:rsidR="00A34E07" w:rsidRPr="00485F9C">
        <w:rPr>
          <w:rFonts w:cs="Arial"/>
          <w:szCs w:val="24"/>
        </w:rPr>
        <w:t xml:space="preserve"> </w:t>
      </w:r>
      <w:proofErr w:type="gramStart"/>
      <w:r w:rsidR="00A34E07" w:rsidRPr="00485F9C">
        <w:rPr>
          <w:rFonts w:cs="Arial"/>
          <w:szCs w:val="24"/>
        </w:rPr>
        <w:t>Consiste de</w:t>
      </w:r>
      <w:proofErr w:type="gramEnd"/>
      <w:r w:rsidR="00A34E07" w:rsidRPr="00485F9C">
        <w:rPr>
          <w:rFonts w:cs="Arial"/>
          <w:szCs w:val="24"/>
        </w:rPr>
        <w:t xml:space="preserve"> una tesis sobre la aplicación de los    fundamentos teóricos a la solución de un problema o nec</w:t>
      </w:r>
      <w:r w:rsidR="00485F9C">
        <w:rPr>
          <w:rFonts w:cs="Arial"/>
          <w:szCs w:val="24"/>
        </w:rPr>
        <w:t>esidad existente en la sociedad</w:t>
      </w:r>
      <w:r w:rsidR="00A34E07" w:rsidRPr="00485F9C">
        <w:rPr>
          <w:rFonts w:cs="Arial"/>
          <w:szCs w:val="24"/>
        </w:rPr>
        <w:t>.</w:t>
      </w:r>
    </w:p>
    <w:p w14:paraId="76E73059" w14:textId="77777777" w:rsidR="00731CCA" w:rsidRPr="009B1AD7" w:rsidRDefault="00731CCA" w:rsidP="005375F8">
      <w:pPr>
        <w:pStyle w:val="ListParagraph"/>
        <w:numPr>
          <w:ilvl w:val="0"/>
          <w:numId w:val="5"/>
        </w:numPr>
        <w:rPr>
          <w:rFonts w:cs="Arial"/>
          <w:szCs w:val="24"/>
        </w:rPr>
      </w:pPr>
      <w:r w:rsidRPr="00485F9C">
        <w:rPr>
          <w:rFonts w:cs="Arial"/>
          <w:b/>
          <w:szCs w:val="24"/>
        </w:rPr>
        <w:t xml:space="preserve">Práctica </w:t>
      </w:r>
      <w:r w:rsidR="00A34E07" w:rsidRPr="00485F9C">
        <w:rPr>
          <w:rFonts w:cs="Arial"/>
          <w:b/>
          <w:szCs w:val="24"/>
        </w:rPr>
        <w:t>profesional:</w:t>
      </w:r>
      <w:r w:rsidR="00A34E07" w:rsidRPr="009B1AD7">
        <w:rPr>
          <w:rFonts w:cs="Arial"/>
          <w:szCs w:val="24"/>
        </w:rPr>
        <w:t xml:space="preserve"> </w:t>
      </w:r>
      <w:proofErr w:type="gramStart"/>
      <w:r w:rsidR="00A34E07" w:rsidRPr="009B1AD7">
        <w:rPr>
          <w:rFonts w:cs="Arial"/>
          <w:szCs w:val="24"/>
        </w:rPr>
        <w:t>Consiste de</w:t>
      </w:r>
      <w:proofErr w:type="gramEnd"/>
      <w:r w:rsidR="00A34E07" w:rsidRPr="009B1AD7">
        <w:rPr>
          <w:rFonts w:cs="Arial"/>
          <w:szCs w:val="24"/>
        </w:rPr>
        <w:t xml:space="preserve"> una práctica supervisada durante un período de seis (6) meses en una empresa privada o Institución Pública, dentro o fuera del país. Al final de la práctica, se debe presentar un informe donde se establece en forma sistemática tanto las experiencias ganadas como los aportes creativos que el graduando ha dado a la empresa.</w:t>
      </w:r>
    </w:p>
    <w:p w14:paraId="1E36C689" w14:textId="77777777" w:rsidR="00731CCA" w:rsidRPr="009B1AD7" w:rsidRDefault="00731CCA" w:rsidP="005375F8">
      <w:pPr>
        <w:pStyle w:val="ListParagraph"/>
        <w:numPr>
          <w:ilvl w:val="0"/>
          <w:numId w:val="5"/>
        </w:numPr>
        <w:rPr>
          <w:rFonts w:cs="Arial"/>
          <w:szCs w:val="24"/>
        </w:rPr>
      </w:pPr>
      <w:r w:rsidRPr="00485F9C">
        <w:rPr>
          <w:rFonts w:cs="Arial"/>
          <w:b/>
          <w:szCs w:val="24"/>
        </w:rPr>
        <w:t>Curso de Postgrado</w:t>
      </w:r>
      <w:r w:rsidR="00A34E07" w:rsidRPr="00485F9C">
        <w:rPr>
          <w:rFonts w:cs="Arial"/>
          <w:b/>
          <w:szCs w:val="24"/>
        </w:rPr>
        <w:t>:</w:t>
      </w:r>
      <w:r w:rsidR="00A34E07" w:rsidRPr="009B1AD7">
        <w:rPr>
          <w:rFonts w:cs="Arial"/>
          <w:szCs w:val="24"/>
        </w:rPr>
        <w:t xml:space="preserve"> En este caso el estudiante podrá matricular asignaturas de Postgrado en la Universidad Tecnológica, con seis (6) o más créditos en total.</w:t>
      </w:r>
    </w:p>
    <w:p w14:paraId="366B4784" w14:textId="77777777" w:rsidR="00731CCA" w:rsidRPr="009B1AD7" w:rsidRDefault="00731CCA" w:rsidP="005375F8">
      <w:pPr>
        <w:pStyle w:val="ListParagraph"/>
        <w:numPr>
          <w:ilvl w:val="0"/>
          <w:numId w:val="5"/>
        </w:numPr>
        <w:rPr>
          <w:rFonts w:cs="Arial"/>
          <w:szCs w:val="24"/>
        </w:rPr>
      </w:pPr>
      <w:r w:rsidRPr="00485F9C">
        <w:rPr>
          <w:rFonts w:cs="Arial"/>
          <w:b/>
          <w:szCs w:val="24"/>
        </w:rPr>
        <w:t>Cursos en Universidades Extranjeras</w:t>
      </w:r>
      <w:r w:rsidR="00A34E07" w:rsidRPr="00485F9C">
        <w:rPr>
          <w:rFonts w:cs="Arial"/>
          <w:b/>
          <w:szCs w:val="24"/>
        </w:rPr>
        <w:t>:</w:t>
      </w:r>
      <w:r w:rsidR="00A34E07" w:rsidRPr="009B1AD7">
        <w:rPr>
          <w:rFonts w:cs="Arial"/>
          <w:szCs w:val="24"/>
        </w:rPr>
        <w:t xml:space="preserve"> Con esta opción el estudiante podrá matricular en una Universidad Extranjera (establecida en el exterior) seis (6) o más créditos de cursos de postgrado o nueve (9) créditos de pregrado de último nivel en el área de su especialidad y aprobados por la unidad académica correspondiente. </w:t>
      </w:r>
    </w:p>
    <w:p w14:paraId="4CA3734F" w14:textId="77777777" w:rsidR="00731CCA" w:rsidRPr="00E30F07" w:rsidRDefault="00731CCA" w:rsidP="005375F8">
      <w:pPr>
        <w:pStyle w:val="ListParagraph"/>
        <w:numPr>
          <w:ilvl w:val="0"/>
          <w:numId w:val="5"/>
        </w:numPr>
        <w:rPr>
          <w:rFonts w:cs="Arial"/>
          <w:szCs w:val="24"/>
        </w:rPr>
      </w:pPr>
      <w:r w:rsidRPr="00485F9C">
        <w:rPr>
          <w:rFonts w:cs="Arial"/>
          <w:b/>
          <w:szCs w:val="24"/>
        </w:rPr>
        <w:t>Certificación Internacional</w:t>
      </w:r>
      <w:r w:rsidR="00A34E07" w:rsidRPr="00485F9C">
        <w:rPr>
          <w:rFonts w:cs="Arial"/>
          <w:b/>
          <w:szCs w:val="24"/>
        </w:rPr>
        <w:t>:</w:t>
      </w:r>
      <w:r w:rsidR="00A34E07" w:rsidRPr="009B1AD7">
        <w:rPr>
          <w:rFonts w:cs="Arial"/>
          <w:szCs w:val="24"/>
        </w:rPr>
        <w:t xml:space="preserve"> </w:t>
      </w:r>
      <w:proofErr w:type="gramStart"/>
      <w:r w:rsidR="00A34E07" w:rsidRPr="009B1AD7">
        <w:rPr>
          <w:rFonts w:cs="Arial"/>
          <w:szCs w:val="24"/>
        </w:rPr>
        <w:t>Consiste de</w:t>
      </w:r>
      <w:proofErr w:type="gramEnd"/>
      <w:r w:rsidR="00A34E07" w:rsidRPr="009B1AD7">
        <w:rPr>
          <w:rFonts w:cs="Arial"/>
          <w:szCs w:val="24"/>
        </w:rPr>
        <w:t xml:space="preserve"> un curso con un mínimo de 100 horas de clases presénciales, evaluado y certificado por un organismo certificador de reconocimiento internacional.  Lo podrán tomar estudiantes que tengan índice no menor de 1.5 cuando matriculan el </w:t>
      </w:r>
      <w:r w:rsidR="00A34E07" w:rsidRPr="00E30F07">
        <w:rPr>
          <w:rFonts w:cs="Arial"/>
          <w:szCs w:val="24"/>
        </w:rPr>
        <w:t>Trabajo de Graduación.</w:t>
      </w:r>
    </w:p>
    <w:p w14:paraId="358B8E2B" w14:textId="77777777" w:rsidR="00903409" w:rsidRPr="009B1AD7" w:rsidRDefault="00903409" w:rsidP="005375F8">
      <w:pPr>
        <w:pStyle w:val="Heading2"/>
        <w:numPr>
          <w:ilvl w:val="2"/>
          <w:numId w:val="15"/>
        </w:numPr>
        <w:rPr>
          <w:rFonts w:cs="Arial"/>
          <w:szCs w:val="24"/>
        </w:rPr>
      </w:pPr>
      <w:bookmarkStart w:id="74" w:name="_Toc52322077"/>
      <w:r w:rsidRPr="00E30F07">
        <w:rPr>
          <w:rFonts w:cs="Arial"/>
          <w:szCs w:val="24"/>
        </w:rPr>
        <w:t>REGLAMENTO DE TRABAJO DE GRADUACIÓN</w:t>
      </w:r>
      <w:bookmarkEnd w:id="74"/>
      <w:r w:rsidRPr="009B1AD7">
        <w:rPr>
          <w:rFonts w:cs="Arial"/>
          <w:szCs w:val="24"/>
        </w:rPr>
        <w:t xml:space="preserve"> </w:t>
      </w:r>
    </w:p>
    <w:p w14:paraId="45D9D3C0" w14:textId="77777777" w:rsidR="00573D17" w:rsidRDefault="00573D17" w:rsidP="00573D17">
      <w:pPr>
        <w:rPr>
          <w:rFonts w:cs="Arial"/>
          <w:szCs w:val="24"/>
        </w:rPr>
      </w:pPr>
      <w:r>
        <w:rPr>
          <w:rFonts w:cs="Arial"/>
          <w:szCs w:val="24"/>
        </w:rPr>
        <w:t>El consejo académico</w:t>
      </w:r>
      <w:r w:rsidR="005C56F1">
        <w:rPr>
          <w:rFonts w:cs="Arial"/>
          <w:szCs w:val="24"/>
        </w:rPr>
        <w:t xml:space="preserve"> de la Universidad Tecnológica de Panamá ha establecido el</w:t>
      </w:r>
      <w:r>
        <w:rPr>
          <w:rFonts w:cs="Arial"/>
          <w:szCs w:val="24"/>
        </w:rPr>
        <w:t xml:space="preserve"> reglamento para la inscripción, asesoría y sustentación de los trabajos de </w:t>
      </w:r>
      <w:r>
        <w:rPr>
          <w:rFonts w:cs="Arial"/>
          <w:szCs w:val="24"/>
        </w:rPr>
        <w:lastRenderedPageBreak/>
        <w:t>graduación de Licenciatura</w:t>
      </w:r>
      <w:r w:rsidR="00F56D01">
        <w:rPr>
          <w:rFonts w:cs="Arial"/>
          <w:szCs w:val="24"/>
        </w:rPr>
        <w:t>, del cual se describen sus puntos relevantes a continuación</w:t>
      </w:r>
      <w:r>
        <w:rPr>
          <w:rFonts w:cs="Arial"/>
          <w:szCs w:val="24"/>
        </w:rPr>
        <w:t xml:space="preserve">. </w:t>
      </w:r>
    </w:p>
    <w:p w14:paraId="509D3534" w14:textId="77777777" w:rsidR="005C56F1" w:rsidRDefault="005C56F1" w:rsidP="00573D17">
      <w:pPr>
        <w:rPr>
          <w:rFonts w:cs="Arial"/>
          <w:szCs w:val="24"/>
        </w:rPr>
      </w:pPr>
      <w:r>
        <w:rPr>
          <w:rFonts w:cs="Arial"/>
          <w:szCs w:val="24"/>
        </w:rPr>
        <w:t xml:space="preserve">Como ya se ha mencionado, </w:t>
      </w:r>
      <w:r w:rsidR="00F56D01">
        <w:rPr>
          <w:rFonts w:cs="Arial"/>
          <w:szCs w:val="24"/>
        </w:rPr>
        <w:t>el</w:t>
      </w:r>
      <w:r w:rsidR="00CE2D5F">
        <w:rPr>
          <w:rFonts w:cs="Arial"/>
          <w:szCs w:val="24"/>
        </w:rPr>
        <w:t xml:space="preserve"> estudiante</w:t>
      </w:r>
      <w:r>
        <w:rPr>
          <w:rFonts w:cs="Arial"/>
          <w:szCs w:val="24"/>
        </w:rPr>
        <w:t xml:space="preserve"> que aspire al título d</w:t>
      </w:r>
      <w:r w:rsidR="00CE2D5F">
        <w:rPr>
          <w:rFonts w:cs="Arial"/>
          <w:szCs w:val="24"/>
        </w:rPr>
        <w:t>e licenciatura</w:t>
      </w:r>
      <w:r w:rsidR="00F56D01">
        <w:rPr>
          <w:rFonts w:cs="Arial"/>
          <w:szCs w:val="24"/>
        </w:rPr>
        <w:t xml:space="preserve"> tendrá un máximo de cuatro (4) años, después de haber aprobado su última asignatura del plan de estudios, para</w:t>
      </w:r>
      <w:r>
        <w:rPr>
          <w:rFonts w:cs="Arial"/>
          <w:szCs w:val="24"/>
        </w:rPr>
        <w:t xml:space="preserve"> inscribir</w:t>
      </w:r>
      <w:r w:rsidR="00CE2D5F">
        <w:rPr>
          <w:rFonts w:cs="Arial"/>
          <w:szCs w:val="24"/>
        </w:rPr>
        <w:t>, desarrollar</w:t>
      </w:r>
      <w:r>
        <w:rPr>
          <w:rFonts w:cs="Arial"/>
          <w:szCs w:val="24"/>
        </w:rPr>
        <w:t>, presentar y sustentar un trabajo de gradua</w:t>
      </w:r>
      <w:r w:rsidR="00F56D01">
        <w:rPr>
          <w:rFonts w:cs="Arial"/>
          <w:szCs w:val="24"/>
        </w:rPr>
        <w:t>ción. El mismo</w:t>
      </w:r>
      <w:r>
        <w:rPr>
          <w:rFonts w:cs="Arial"/>
          <w:szCs w:val="24"/>
        </w:rPr>
        <w:t xml:space="preserve"> puede ser un trabajo teórico, teórico – práctico o práctica profesional y deberá ser inscrito en la secretaría académica de la facultad donde será presentado.</w:t>
      </w:r>
    </w:p>
    <w:p w14:paraId="3A0EFE88" w14:textId="455C0C7E" w:rsidR="00CE2D5F" w:rsidRDefault="00197F22" w:rsidP="00573D17">
      <w:pPr>
        <w:rPr>
          <w:rFonts w:cs="Arial"/>
          <w:szCs w:val="24"/>
        </w:rPr>
      </w:pPr>
      <w:r>
        <w:rPr>
          <w:rFonts w:cs="Arial"/>
          <w:szCs w:val="24"/>
        </w:rPr>
        <w:t xml:space="preserve">Por su parte, el </w:t>
      </w:r>
      <w:proofErr w:type="spellStart"/>
      <w:proofErr w:type="gramStart"/>
      <w:r>
        <w:rPr>
          <w:rFonts w:cs="Arial"/>
          <w:szCs w:val="24"/>
        </w:rPr>
        <w:t>vice-decano</w:t>
      </w:r>
      <w:proofErr w:type="spellEnd"/>
      <w:proofErr w:type="gramEnd"/>
      <w:r>
        <w:rPr>
          <w:rFonts w:cs="Arial"/>
          <w:szCs w:val="24"/>
        </w:rPr>
        <w:t xml:space="preserve"> académico será el encargado de designar </w:t>
      </w:r>
      <w:r w:rsidR="006D5262">
        <w:rPr>
          <w:rFonts w:cs="Arial"/>
          <w:szCs w:val="24"/>
        </w:rPr>
        <w:t xml:space="preserve">a él o los </w:t>
      </w:r>
      <w:r w:rsidR="00F04FAE">
        <w:rPr>
          <w:rFonts w:cs="Arial"/>
          <w:szCs w:val="24"/>
        </w:rPr>
        <w:t>jefes</w:t>
      </w:r>
      <w:r w:rsidR="006D5262">
        <w:rPr>
          <w:rFonts w:cs="Arial"/>
          <w:szCs w:val="24"/>
        </w:rPr>
        <w:t xml:space="preserve"> de departamento y al profesor de la e</w:t>
      </w:r>
      <w:r w:rsidRPr="0067561D">
        <w:rPr>
          <w:rFonts w:cs="Arial"/>
          <w:szCs w:val="24"/>
        </w:rPr>
        <w:t>specialidad que partici</w:t>
      </w:r>
      <w:r w:rsidR="006D5262">
        <w:rPr>
          <w:rFonts w:cs="Arial"/>
          <w:szCs w:val="24"/>
        </w:rPr>
        <w:t>parán como miembros del comité evaluador del trabajo de graduación</w:t>
      </w:r>
      <w:r w:rsidRPr="0067561D">
        <w:rPr>
          <w:rFonts w:cs="Arial"/>
          <w:szCs w:val="24"/>
        </w:rPr>
        <w:t xml:space="preserve"> correspondiente.</w:t>
      </w:r>
    </w:p>
    <w:p w14:paraId="6C477DCC" w14:textId="77777777" w:rsidR="006D5262" w:rsidRDefault="005C6D27" w:rsidP="00573D17">
      <w:pPr>
        <w:rPr>
          <w:rFonts w:cs="Arial"/>
          <w:szCs w:val="24"/>
        </w:rPr>
      </w:pPr>
      <w:r>
        <w:rPr>
          <w:rFonts w:cs="Arial"/>
          <w:szCs w:val="24"/>
        </w:rPr>
        <w:t>El estudiante aspirante deberá contar con un asesor oficial para su trabajo de graduación, teniendo de igual manera la libertad de asesorarse con diversos profesores según considere necesario. El asesor oficial podrá ser cualquier profesor de la Universidad Tecnológica de Panamá con experiencia en el tema del trabajo de graduación a realizar</w:t>
      </w:r>
      <w:r w:rsidR="00F56D01">
        <w:rPr>
          <w:rFonts w:cs="Arial"/>
          <w:szCs w:val="24"/>
        </w:rPr>
        <w:t>se,</w:t>
      </w:r>
      <w:r>
        <w:rPr>
          <w:rFonts w:cs="Arial"/>
          <w:szCs w:val="24"/>
        </w:rPr>
        <w:t xml:space="preserve"> y este será el responsable </w:t>
      </w:r>
      <w:r w:rsidR="00F56D01">
        <w:rPr>
          <w:rFonts w:cs="Arial"/>
          <w:szCs w:val="24"/>
        </w:rPr>
        <w:t xml:space="preserve">tanto </w:t>
      </w:r>
      <w:r>
        <w:rPr>
          <w:rFonts w:cs="Arial"/>
          <w:szCs w:val="24"/>
        </w:rPr>
        <w:t xml:space="preserve">de </w:t>
      </w:r>
      <w:r w:rsidRPr="0067561D">
        <w:rPr>
          <w:rFonts w:cs="Arial"/>
          <w:szCs w:val="24"/>
        </w:rPr>
        <w:t>guiar y criticar el desa</w:t>
      </w:r>
      <w:r w:rsidR="00F56D01">
        <w:rPr>
          <w:rFonts w:cs="Arial"/>
          <w:szCs w:val="24"/>
        </w:rPr>
        <w:t xml:space="preserve">rrollo </w:t>
      </w:r>
      <w:proofErr w:type="gramStart"/>
      <w:r w:rsidR="00F56D01">
        <w:rPr>
          <w:rFonts w:cs="Arial"/>
          <w:szCs w:val="24"/>
        </w:rPr>
        <w:t>del mismo</w:t>
      </w:r>
      <w:proofErr w:type="gramEnd"/>
      <w:r w:rsidRPr="0067561D">
        <w:rPr>
          <w:rFonts w:cs="Arial"/>
          <w:szCs w:val="24"/>
        </w:rPr>
        <w:t>, así como de la revisión y aceptación del Informe Final.</w:t>
      </w:r>
    </w:p>
    <w:p w14:paraId="0DB1E583" w14:textId="77777777" w:rsidR="009D5E81" w:rsidRDefault="0067561D" w:rsidP="009D5E81">
      <w:pPr>
        <w:rPr>
          <w:rFonts w:cs="Arial"/>
          <w:szCs w:val="24"/>
        </w:rPr>
      </w:pPr>
      <w:r w:rsidRPr="009D5E81">
        <w:rPr>
          <w:rFonts w:cs="Arial"/>
          <w:szCs w:val="24"/>
        </w:rPr>
        <w:t xml:space="preserve">La Sustentación del Trabajo de Graduación </w:t>
      </w:r>
      <w:r w:rsidR="009D5E81">
        <w:rPr>
          <w:rFonts w:cs="Arial"/>
          <w:szCs w:val="24"/>
        </w:rPr>
        <w:t>se realizará de manera, anunciándose la fecha en los murales de la facultad para su conocimiento público. Esto será así</w:t>
      </w:r>
      <w:r w:rsidRPr="009D5E81">
        <w:rPr>
          <w:rFonts w:cs="Arial"/>
          <w:szCs w:val="24"/>
        </w:rPr>
        <w:t xml:space="preserve"> salvo en caso de que el estudiante </w:t>
      </w:r>
      <w:r w:rsidR="009D5E81">
        <w:rPr>
          <w:rFonts w:cs="Arial"/>
          <w:szCs w:val="24"/>
        </w:rPr>
        <w:t xml:space="preserve">o empresa (en el caso de práctica profesional) </w:t>
      </w:r>
      <w:r w:rsidRPr="009D5E81">
        <w:rPr>
          <w:rFonts w:cs="Arial"/>
          <w:szCs w:val="24"/>
        </w:rPr>
        <w:t>solicite o la Facultad considere que</w:t>
      </w:r>
      <w:r w:rsidR="009D5E81">
        <w:rPr>
          <w:rFonts w:cs="Arial"/>
          <w:szCs w:val="24"/>
        </w:rPr>
        <w:t xml:space="preserve"> deba ser</w:t>
      </w:r>
      <w:r w:rsidRPr="009D5E81">
        <w:rPr>
          <w:rFonts w:cs="Arial"/>
          <w:szCs w:val="24"/>
        </w:rPr>
        <w:t xml:space="preserve"> en privado. </w:t>
      </w:r>
    </w:p>
    <w:p w14:paraId="7CBE835D" w14:textId="77777777" w:rsidR="008C2B5C" w:rsidRDefault="008C2B5C" w:rsidP="009D5E81">
      <w:pPr>
        <w:rPr>
          <w:rFonts w:cs="Arial"/>
          <w:szCs w:val="24"/>
        </w:rPr>
      </w:pPr>
      <w:r>
        <w:rPr>
          <w:rFonts w:cs="Arial"/>
          <w:szCs w:val="24"/>
        </w:rPr>
        <w:t>Para efecto de los trabajos de graduación teóricos y teórico – prácticos, de ahora en adelante llamados tesis, se tienen las siguientes consideraciones:</w:t>
      </w:r>
    </w:p>
    <w:p w14:paraId="33C29081" w14:textId="77777777" w:rsidR="008C2B5C" w:rsidRDefault="008C2B5C" w:rsidP="005375F8">
      <w:pPr>
        <w:pStyle w:val="ListParagraph"/>
        <w:numPr>
          <w:ilvl w:val="0"/>
          <w:numId w:val="24"/>
        </w:numPr>
        <w:rPr>
          <w:rFonts w:cs="Arial"/>
          <w:szCs w:val="24"/>
        </w:rPr>
      </w:pPr>
      <w:r>
        <w:rPr>
          <w:rFonts w:cs="Arial"/>
          <w:szCs w:val="24"/>
        </w:rPr>
        <w:t>La tesis será realizada preferiblemente por un solo estudiante, permitiéndose más de uno por razones especiales.</w:t>
      </w:r>
    </w:p>
    <w:p w14:paraId="4A2E794F" w14:textId="77777777" w:rsidR="008C2B5C" w:rsidRDefault="008C2B5C" w:rsidP="005375F8">
      <w:pPr>
        <w:pStyle w:val="ListParagraph"/>
        <w:numPr>
          <w:ilvl w:val="0"/>
          <w:numId w:val="24"/>
        </w:numPr>
        <w:rPr>
          <w:rFonts w:cs="Arial"/>
          <w:szCs w:val="24"/>
        </w:rPr>
      </w:pPr>
      <w:r>
        <w:rPr>
          <w:rFonts w:cs="Arial"/>
          <w:szCs w:val="24"/>
        </w:rPr>
        <w:lastRenderedPageBreak/>
        <w:t>El tema de la tesis deberá ser original</w:t>
      </w:r>
      <w:r w:rsidR="00CF74FB">
        <w:rPr>
          <w:rFonts w:cs="Arial"/>
          <w:szCs w:val="24"/>
        </w:rPr>
        <w:t xml:space="preserve"> no pudiendo basarse en tesis ya realizadas, a menos que se compruebe que se hará aportes nuevos e independientes.</w:t>
      </w:r>
    </w:p>
    <w:p w14:paraId="73F09A5F" w14:textId="77777777" w:rsidR="00CF74FB" w:rsidRDefault="00CF74FB" w:rsidP="005375F8">
      <w:pPr>
        <w:pStyle w:val="ListParagraph"/>
        <w:numPr>
          <w:ilvl w:val="0"/>
          <w:numId w:val="24"/>
        </w:numPr>
        <w:rPr>
          <w:rFonts w:cs="Arial"/>
          <w:szCs w:val="24"/>
        </w:rPr>
      </w:pPr>
      <w:r>
        <w:rPr>
          <w:rFonts w:cs="Arial"/>
          <w:szCs w:val="24"/>
        </w:rPr>
        <w:t xml:space="preserve">Antes de desarrollas la tesis, el tema de </w:t>
      </w:r>
      <w:proofErr w:type="gramStart"/>
      <w:r>
        <w:rPr>
          <w:rFonts w:cs="Arial"/>
          <w:szCs w:val="24"/>
        </w:rPr>
        <w:t>la misma</w:t>
      </w:r>
      <w:proofErr w:type="gramEnd"/>
      <w:r>
        <w:rPr>
          <w:rFonts w:cs="Arial"/>
          <w:szCs w:val="24"/>
        </w:rPr>
        <w:t xml:space="preserve"> deberá presentarse junto con su plan de desarrollo a un comité evaluador para su aprobación.</w:t>
      </w:r>
    </w:p>
    <w:p w14:paraId="705F2412" w14:textId="77777777" w:rsidR="00CF74FB" w:rsidRPr="00CF74FB" w:rsidRDefault="00CF74FB" w:rsidP="005375F8">
      <w:pPr>
        <w:pStyle w:val="ListParagraph"/>
        <w:numPr>
          <w:ilvl w:val="0"/>
          <w:numId w:val="24"/>
        </w:numPr>
        <w:rPr>
          <w:rFonts w:cs="Arial"/>
          <w:szCs w:val="24"/>
        </w:rPr>
      </w:pPr>
      <w:r>
        <w:rPr>
          <w:rFonts w:cs="Arial"/>
          <w:szCs w:val="24"/>
        </w:rPr>
        <w:t>Durante la asesoría, el profesor asesor podrá rechazar la tesis total o parcialmente si comprueba que esta no es original, si su estructura es muy similar a la obra de otro autor o si en su mayoría esté compuesta de citas o párrafos de obras ajenas.</w:t>
      </w:r>
    </w:p>
    <w:p w14:paraId="0CF7C698" w14:textId="77777777" w:rsidR="00903409" w:rsidRDefault="00903409" w:rsidP="005375F8">
      <w:pPr>
        <w:pStyle w:val="Heading2"/>
        <w:numPr>
          <w:ilvl w:val="1"/>
          <w:numId w:val="15"/>
        </w:numPr>
        <w:rPr>
          <w:rFonts w:cs="Arial"/>
          <w:szCs w:val="24"/>
        </w:rPr>
      </w:pPr>
      <w:bookmarkStart w:id="75" w:name="_Toc52322078"/>
      <w:r w:rsidRPr="00F5068D">
        <w:rPr>
          <w:rFonts w:cs="Arial"/>
          <w:szCs w:val="24"/>
        </w:rPr>
        <w:t>TRABAJOS RELACIONADOS</w:t>
      </w:r>
      <w:bookmarkEnd w:id="75"/>
      <w:r w:rsidRPr="00F5068D">
        <w:rPr>
          <w:rFonts w:cs="Arial"/>
          <w:szCs w:val="24"/>
        </w:rPr>
        <w:t xml:space="preserve"> </w:t>
      </w:r>
    </w:p>
    <w:p w14:paraId="188A7908" w14:textId="77777777" w:rsidR="00791CE9" w:rsidRPr="00791CE9" w:rsidRDefault="00B66E2B" w:rsidP="00791CE9">
      <w:r>
        <w:t xml:space="preserve">Con el objetivo de lograr obtener una </w:t>
      </w:r>
      <w:r w:rsidR="00791CE9">
        <w:t xml:space="preserve">mayor </w:t>
      </w:r>
      <w:r>
        <w:t xml:space="preserve">base informativa </w:t>
      </w:r>
      <w:r w:rsidR="00791CE9">
        <w:t>y</w:t>
      </w:r>
      <w:r>
        <w:t xml:space="preserve"> una</w:t>
      </w:r>
      <w:r w:rsidR="00791CE9">
        <w:t xml:space="preserve"> mayor eficiencia en nuestro sistema, se ha realizado </w:t>
      </w:r>
      <w:r>
        <w:t>una búsqueda</w:t>
      </w:r>
      <w:r w:rsidR="00791CE9">
        <w:t xml:space="preserve"> de </w:t>
      </w:r>
      <w:r>
        <w:t>sistemas o trabajos de graduación que tengan algún grado de relación con el sistema propuesto, los cuales</w:t>
      </w:r>
      <w:r w:rsidR="00791CE9">
        <w:t xml:space="preserve"> se presentan a continuación. </w:t>
      </w:r>
    </w:p>
    <w:p w14:paraId="1351EA25" w14:textId="77777777" w:rsidR="00F5068D" w:rsidRDefault="00621D1B" w:rsidP="005375F8">
      <w:pPr>
        <w:pStyle w:val="Heading2"/>
        <w:numPr>
          <w:ilvl w:val="2"/>
          <w:numId w:val="15"/>
        </w:numPr>
      </w:pPr>
      <w:bookmarkStart w:id="76" w:name="_Toc52322079"/>
      <w:r w:rsidRPr="00F5068D">
        <w:t>SISTEMA DE REGISTRO, SEGUIMIENTO Y CONTROL DE TESIS</w:t>
      </w:r>
      <w:r>
        <w:t xml:space="preserve"> CASO: BIBLIOTECA CENTRAL</w:t>
      </w:r>
      <w:bookmarkEnd w:id="76"/>
      <w:r>
        <w:t xml:space="preserve"> </w:t>
      </w:r>
    </w:p>
    <w:p w14:paraId="489056CC" w14:textId="77777777" w:rsidR="001A661B" w:rsidRPr="001A661B" w:rsidRDefault="00F5068D" w:rsidP="001A661B">
      <w:r>
        <w:t xml:space="preserve">Este </w:t>
      </w:r>
      <w:r w:rsidR="001A661B" w:rsidRPr="001A661B">
        <w:t xml:space="preserve">proyecto refleja el desarrollo del Sistema de Registro, Seguimiento y Control de Tesis para la Biblioteca Central de la </w:t>
      </w:r>
      <w:commentRangeStart w:id="77"/>
      <w:r w:rsidR="001A661B" w:rsidRPr="001A661B">
        <w:t xml:space="preserve">UMSA, </w:t>
      </w:r>
      <w:commentRangeEnd w:id="77"/>
      <w:r w:rsidR="00273D44">
        <w:rPr>
          <w:rStyle w:val="CommentReference"/>
        </w:rPr>
        <w:commentReference w:id="77"/>
      </w:r>
      <w:r w:rsidR="001A661B" w:rsidRPr="001A661B">
        <w:t>con el fin de mejorar el manejo de la información de las Tesis, de manera eficiente.</w:t>
      </w:r>
    </w:p>
    <w:p w14:paraId="645EA347" w14:textId="77777777" w:rsidR="001A661B" w:rsidRDefault="001A661B" w:rsidP="001A661B">
      <w:r w:rsidRPr="001A661B">
        <w:t xml:space="preserve">La Biblioteca Central de la Universidad Mayor de </w:t>
      </w:r>
      <w:commentRangeStart w:id="78"/>
      <w:r w:rsidRPr="001A661B">
        <w:t>San</w:t>
      </w:r>
      <w:commentRangeEnd w:id="78"/>
      <w:r w:rsidR="00273D44">
        <w:rPr>
          <w:rStyle w:val="CommentReference"/>
        </w:rPr>
        <w:commentReference w:id="78"/>
      </w:r>
      <w:r w:rsidRPr="001A661B">
        <w:t xml:space="preserve"> Andrés brinda el servicio recepción de las Tesis de los estudiantes egresados y profesionales de Postgrado. Teniendo que atender a los estudiantes para la entrega de los certificados para cumplir con los requisitos necesarios del estudiante.</w:t>
      </w:r>
    </w:p>
    <w:p w14:paraId="1DAACC76" w14:textId="77777777" w:rsidR="00F20C0B" w:rsidRPr="00F20C0B" w:rsidRDefault="00F20C0B" w:rsidP="00F20C0B">
      <w:r w:rsidRPr="00F20C0B">
        <w:t xml:space="preserve">Con el paso de los años son más </w:t>
      </w:r>
      <w:r w:rsidR="00B66E2B">
        <w:t xml:space="preserve">los </w:t>
      </w:r>
      <w:r w:rsidRPr="00F20C0B">
        <w:t>estudiantes que salen egresados de las diferentes carreras de Pregrado y de Postgrado</w:t>
      </w:r>
      <w:r w:rsidR="00B66E2B">
        <w:t xml:space="preserve"> con las</w:t>
      </w:r>
      <w:r w:rsidRPr="00F20C0B">
        <w:t xml:space="preserve"> que cuenta la Universidad Mayor de San Andrés, y guardar la información se hace más complicado acorde al crecimiento de los datos.</w:t>
      </w:r>
    </w:p>
    <w:p w14:paraId="3C729366" w14:textId="77777777" w:rsidR="001A661B" w:rsidRDefault="00F13357" w:rsidP="001A661B">
      <w:r>
        <w:t>Este proyecto fue desarrollado como una manera de darle solución a las fallas que se presentaban al cumplir con las funciones en forma manual en el registro de la</w:t>
      </w:r>
      <w:r w:rsidR="00B66E2B">
        <w:t>s</w:t>
      </w:r>
      <w:r>
        <w:t xml:space="preserve"> </w:t>
      </w:r>
      <w:r>
        <w:lastRenderedPageBreak/>
        <w:t xml:space="preserve">tesis que se procesan en la Biblioteca Central de la Universidad Mayor de San Andrés, cuyo problema se originó de la observación directa de las tareas y actividades que se cumplen. </w:t>
      </w:r>
      <w:r w:rsidR="00F20C0B">
        <w:t xml:space="preserve"> Lo más importante para automatizar</w:t>
      </w:r>
      <w:r w:rsidR="00B66E2B">
        <w:t xml:space="preserve"> son</w:t>
      </w:r>
      <w:r w:rsidR="00F20C0B">
        <w:t xml:space="preserve"> los registros del formulario de los certificados emitidos a los interesados, facilitando el uso de la información de manera más eficiente y confiable, optimizando el tiempo invertido en el proceso del llenado de los certificados de entrega de las Tesis. </w:t>
      </w:r>
    </w:p>
    <w:p w14:paraId="128D834E" w14:textId="77777777" w:rsidR="00F5068D" w:rsidRDefault="00621D1B" w:rsidP="005375F8">
      <w:pPr>
        <w:pStyle w:val="Heading2"/>
        <w:numPr>
          <w:ilvl w:val="2"/>
          <w:numId w:val="15"/>
        </w:numPr>
      </w:pPr>
      <w:bookmarkStart w:id="79" w:name="_Toc52322080"/>
      <w:r>
        <w:t>ANÁLISIS, DISEÑO E IMPLEMENTACIÓN DEL SISTEMA DE SEGUIMIENTO, EVALUACIÓN Y CONTROL DE LAS TUTORÍAS DE TESIS PARA LAS DIRECCIONES DE CARRERA DE LA FACULTAD DE INGENIERÍA CIENCIAS FÍSICAS Y MATEMÁTICA</w:t>
      </w:r>
      <w:bookmarkEnd w:id="79"/>
    </w:p>
    <w:p w14:paraId="59F2F33E" w14:textId="77777777" w:rsidR="00C909B3" w:rsidRDefault="00C909B3" w:rsidP="00C909B3">
      <w:r w:rsidRPr="00C909B3">
        <w:t>Las Direcciones de carrera de la Facultad de Ingeniería Ciencias Físicas y Matemática son las entidades encargadas de controlar y verificar el proceso de tutorías que realizan l</w:t>
      </w:r>
      <w:r w:rsidR="00B66E2B">
        <w:t>os docentes. E</w:t>
      </w:r>
      <w:r w:rsidRPr="00C909B3">
        <w:t>n la actualidad llevan a cabo estos procesos en forma manual, por lo que se debe automatizar, a través de un sistema informático que cumpla con los requerimientos de cada Dirección de carrera.</w:t>
      </w:r>
    </w:p>
    <w:p w14:paraId="586A7C4C" w14:textId="77777777" w:rsidR="00C909B3" w:rsidRDefault="009917E5" w:rsidP="00C909B3">
      <w:r>
        <w:t xml:space="preserve">Este sistema permite que las entidades lleven a cabo el control de </w:t>
      </w:r>
      <w:r w:rsidRPr="009917E5">
        <w:t>asignación de temas, director y lectores de tesis, para que de esta manera se logre una distribución equitativa a todos los docentes, permit</w:t>
      </w:r>
      <w:r>
        <w:t xml:space="preserve">iendo así controlar el avance, </w:t>
      </w:r>
      <w:r w:rsidRPr="009917E5">
        <w:t>fechas de entrega y fases de cada una de las tesis</w:t>
      </w:r>
      <w:r>
        <w:t>.</w:t>
      </w:r>
    </w:p>
    <w:p w14:paraId="082F433C" w14:textId="77777777" w:rsidR="0030774D" w:rsidRPr="0030774D" w:rsidRDefault="009917E5" w:rsidP="00D921F4">
      <w:r w:rsidRPr="009917E5">
        <w:t>El sistema ayuda a dar un seguimiento a las asignac</w:t>
      </w:r>
      <w:r>
        <w:t xml:space="preserve">iones de docentes como tutores </w:t>
      </w:r>
      <w:r w:rsidRPr="009917E5">
        <w:t>a los proyectos para que de este modo esta distribución de trabajo sea equilibrada entre todo el personal docente de la Facultad.</w:t>
      </w:r>
      <w:r>
        <w:t xml:space="preserve"> Además, facilita el manejo de la información para que se tenga un control y no exista redundancia de proyectos de tesis y a su vez el registro permita dar uso a los diferentes sistemas ya desarrollados.</w:t>
      </w:r>
      <w:r w:rsidR="00D921F4">
        <w:t xml:space="preserve"> También facilita el momento de la designación de tutores y revisores para un nuevo proyecto.</w:t>
      </w:r>
    </w:p>
    <w:p w14:paraId="1832FD30" w14:textId="77777777" w:rsidR="00367AB6" w:rsidRDefault="00621D1B" w:rsidP="005375F8">
      <w:pPr>
        <w:pStyle w:val="Heading2"/>
        <w:numPr>
          <w:ilvl w:val="2"/>
          <w:numId w:val="15"/>
        </w:numPr>
      </w:pPr>
      <w:bookmarkStart w:id="80" w:name="_Toc52322081"/>
      <w:r w:rsidRPr="00F5068D">
        <w:lastRenderedPageBreak/>
        <w:t>SISTEMA INFORMÁTICO DE REGISTRO Y SEGUIMIENTO DE PROYECTOS DE TESIS</w:t>
      </w:r>
      <w:r>
        <w:t xml:space="preserve"> PARA LA DIRECCIÓN DE INVESTIGACIÓN DE LA FISI (FACULTAD DE INGENIERÍA DE SISTEMAS E INFORMÁTICA) - UNAP (UNIVERSIDAD NACIONAL DE LA AMAZONIA PERUANA)</w:t>
      </w:r>
      <w:bookmarkEnd w:id="80"/>
    </w:p>
    <w:p w14:paraId="7727CA3D" w14:textId="77777777" w:rsidR="00F5068D" w:rsidRDefault="00F5068D" w:rsidP="00367AB6">
      <w:r w:rsidRPr="00F5068D">
        <w:t xml:space="preserve"> </w:t>
      </w:r>
      <w:r w:rsidR="00367AB6" w:rsidRPr="00367AB6">
        <w:t>La Facultad de Ingeniería de Sistemas e Informática (FISI), es parte componente de la Universidad Nacional de la Amazonia Peruana (UNAP), creada para la formación profesional humanista e integral, con calidad y excelencia en el campo de la Ingeniería de Sistemas e Informática, con énfasis en lo social para contribuir al desarrollo sustentable de la Amazonia y el mundo.</w:t>
      </w:r>
    </w:p>
    <w:p w14:paraId="4C868204" w14:textId="77777777" w:rsidR="009B5AD0" w:rsidRDefault="009B5AD0" w:rsidP="009B5AD0">
      <w:r>
        <w:t xml:space="preserve">Se desarrolló un sistema Web de registro </w:t>
      </w:r>
      <w:r w:rsidRPr="009B5AD0">
        <w:t xml:space="preserve">y seguimiento de proyectos de tesis, esto como solución a la necesidad del usuario </w:t>
      </w:r>
      <w:r w:rsidR="00FF56D5">
        <w:t>de</w:t>
      </w:r>
      <w:r w:rsidRPr="009B5AD0">
        <w:t xml:space="preserve"> consultar información detallada de los temas de </w:t>
      </w:r>
      <w:r w:rsidR="00FF56D5">
        <w:t>tesis que están en proceso, quié</w:t>
      </w:r>
      <w:r w:rsidRPr="009B5AD0">
        <w:t xml:space="preserve">nes los están desarrollando, en qué etapa del proceso se encuentra, </w:t>
      </w:r>
      <w:r w:rsidR="00A33065" w:rsidRPr="009B5AD0">
        <w:t>cuánto</w:t>
      </w:r>
      <w:r w:rsidRPr="009B5AD0">
        <w:t xml:space="preserve"> tiempo le falta para culminar su anteproyecto, si le falta asesor o</w:t>
      </w:r>
      <w:r>
        <w:t xml:space="preserve"> </w:t>
      </w:r>
      <w:r w:rsidRPr="009B5AD0">
        <w:t xml:space="preserve">jurado, entre otros. Para el proceso de desarrollo se empleó la metodología RUP (Proceso Unificado de </w:t>
      </w:r>
      <w:proofErr w:type="spellStart"/>
      <w:r w:rsidRPr="009B5AD0">
        <w:t>Rational</w:t>
      </w:r>
      <w:proofErr w:type="spellEnd"/>
      <w:r w:rsidRPr="009B5AD0">
        <w:t xml:space="preserve">), tomando como lenguaje de modelado la notación de </w:t>
      </w:r>
      <w:proofErr w:type="spellStart"/>
      <w:r w:rsidRPr="009B5AD0">
        <w:t>Unifed</w:t>
      </w:r>
      <w:proofErr w:type="spellEnd"/>
      <w:r w:rsidRPr="009B5AD0">
        <w:t xml:space="preserve"> </w:t>
      </w:r>
      <w:proofErr w:type="spellStart"/>
      <w:r w:rsidRPr="009B5AD0">
        <w:t>Modeling</w:t>
      </w:r>
      <w:proofErr w:type="spellEnd"/>
      <w:r w:rsidRPr="009B5AD0">
        <w:t xml:space="preserve"> </w:t>
      </w:r>
      <w:proofErr w:type="spellStart"/>
      <w:r w:rsidRPr="009B5AD0">
        <w:t>Languaje</w:t>
      </w:r>
      <w:proofErr w:type="spellEnd"/>
      <w:r w:rsidRPr="009B5AD0">
        <w:t xml:space="preserve"> (UML) en base al software de modelado </w:t>
      </w:r>
      <w:proofErr w:type="spellStart"/>
      <w:r w:rsidRPr="009B5AD0">
        <w:t>Rational</w:t>
      </w:r>
      <w:proofErr w:type="spellEnd"/>
      <w:r w:rsidRPr="009B5AD0">
        <w:t xml:space="preserve"> Rose 2007. Para la implementación del sistema se empleó .Net 2010 como plataforma de desarrollo y </w:t>
      </w:r>
      <w:proofErr w:type="spellStart"/>
      <w:r w:rsidRPr="009B5AD0">
        <w:t>c#</w:t>
      </w:r>
      <w:proofErr w:type="spellEnd"/>
      <w:r w:rsidRPr="009B5AD0">
        <w:t xml:space="preserve"> como lenguaje de programación con el soporte del gestor de base de datos SQLSERVER 2008.</w:t>
      </w:r>
      <w:r>
        <w:t xml:space="preserve">  Con este sistema se obtiene una mayor eficiencia a los procesos tradicionales del control de temas de tesis, debido a que se tiene acceso en forma inmediata a la información actualizada. </w:t>
      </w:r>
    </w:p>
    <w:p w14:paraId="5F36B708" w14:textId="77777777" w:rsidR="001E2DE0" w:rsidRPr="00367AB6" w:rsidRDefault="001E2DE0" w:rsidP="009B5AD0">
      <w:r>
        <w:t xml:space="preserve">Este sistema minimiza el tiempo que demora hacer el seguimiento a </w:t>
      </w:r>
      <w:r w:rsidR="00B66E2B">
        <w:t>l</w:t>
      </w:r>
      <w:r>
        <w:t xml:space="preserve">os temas de tesis, debido a que ahora se puede tener acceso de forma inmediata a la información actualizada. </w:t>
      </w:r>
    </w:p>
    <w:p w14:paraId="5118971B" w14:textId="77777777" w:rsidR="00312436" w:rsidRDefault="00312436" w:rsidP="00580E3D"/>
    <w:p w14:paraId="3769C18C" w14:textId="77777777" w:rsidR="00EF683B" w:rsidRDefault="00EF683B" w:rsidP="00580E3D"/>
    <w:p w14:paraId="6F32F06C" w14:textId="77777777" w:rsidR="00EF683B" w:rsidRDefault="00EF683B" w:rsidP="00580E3D"/>
    <w:p w14:paraId="103E53E7" w14:textId="77777777" w:rsidR="00EF683B" w:rsidRDefault="00EF683B" w:rsidP="00580E3D"/>
    <w:p w14:paraId="4225715A" w14:textId="77777777" w:rsidR="001A237E" w:rsidRDefault="001A237E" w:rsidP="00580E3D"/>
    <w:p w14:paraId="317A5885" w14:textId="77777777" w:rsidR="001A237E" w:rsidRDefault="001A237E" w:rsidP="00580E3D"/>
    <w:p w14:paraId="3DA2C374" w14:textId="77777777" w:rsidR="001A237E" w:rsidRDefault="001A237E" w:rsidP="00580E3D"/>
    <w:p w14:paraId="28310A84" w14:textId="77777777" w:rsidR="00854977" w:rsidRDefault="00854977" w:rsidP="00580E3D"/>
    <w:p w14:paraId="7C6D2777" w14:textId="77777777" w:rsidR="00854977" w:rsidRDefault="00854977" w:rsidP="00580E3D"/>
    <w:p w14:paraId="0290054F" w14:textId="77777777" w:rsidR="00854977" w:rsidRDefault="00854977" w:rsidP="00580E3D"/>
    <w:p w14:paraId="6A284B96" w14:textId="77777777" w:rsidR="001A237E" w:rsidRDefault="001A237E" w:rsidP="00580E3D"/>
    <w:p w14:paraId="26E8B9EC" w14:textId="77777777" w:rsidR="008476C2" w:rsidRDefault="00784ECE" w:rsidP="005105CA">
      <w:pPr>
        <w:pStyle w:val="Heading1"/>
      </w:pPr>
      <w:bookmarkStart w:id="81" w:name="_Toc52322082"/>
      <w:r>
        <w:t xml:space="preserve">III ANÁLISIS </w:t>
      </w:r>
      <w:r w:rsidR="008476C2">
        <w:t>DEL SISTEMA</w:t>
      </w:r>
      <w:bookmarkEnd w:id="81"/>
    </w:p>
    <w:p w14:paraId="493169F3" w14:textId="77777777" w:rsidR="008476C2" w:rsidRDefault="008476C2" w:rsidP="008476C2"/>
    <w:p w14:paraId="07BA799B" w14:textId="77777777" w:rsidR="008476C2" w:rsidRDefault="008476C2" w:rsidP="008476C2"/>
    <w:p w14:paraId="17D7D91F" w14:textId="77777777" w:rsidR="008476C2" w:rsidRDefault="008476C2" w:rsidP="008476C2"/>
    <w:p w14:paraId="4EB13B60" w14:textId="77777777" w:rsidR="008476C2" w:rsidRDefault="008476C2" w:rsidP="008476C2"/>
    <w:p w14:paraId="003FA5CD" w14:textId="77777777" w:rsidR="008476C2" w:rsidRDefault="008476C2" w:rsidP="008476C2"/>
    <w:p w14:paraId="24C8475F" w14:textId="77777777" w:rsidR="008476C2" w:rsidRDefault="008476C2" w:rsidP="008476C2"/>
    <w:p w14:paraId="3266CD33" w14:textId="77777777" w:rsidR="00784ECE" w:rsidRDefault="00784ECE" w:rsidP="008476C2"/>
    <w:p w14:paraId="2CDADC8B" w14:textId="77777777" w:rsidR="00784ECE" w:rsidRDefault="00784ECE" w:rsidP="008476C2"/>
    <w:p w14:paraId="634B911E" w14:textId="77777777" w:rsidR="00784ECE" w:rsidRDefault="00784ECE" w:rsidP="008476C2"/>
    <w:p w14:paraId="650B16D2" w14:textId="77777777" w:rsidR="008476C2" w:rsidRDefault="008476C2" w:rsidP="008476C2"/>
    <w:p w14:paraId="757757D8" w14:textId="77777777" w:rsidR="00A33065" w:rsidRDefault="00A33065" w:rsidP="00E6217A">
      <w:pPr>
        <w:pStyle w:val="Heading2"/>
        <w:rPr>
          <w:rFonts w:eastAsiaTheme="minorHAnsi" w:cstheme="minorBidi"/>
          <w:b w:val="0"/>
          <w:bCs w:val="0"/>
          <w:szCs w:val="22"/>
        </w:rPr>
      </w:pPr>
    </w:p>
    <w:p w14:paraId="7E71E656" w14:textId="77777777" w:rsidR="00DC0F5A" w:rsidRPr="00DC0F5A" w:rsidRDefault="00DC0F5A" w:rsidP="00DC0F5A"/>
    <w:p w14:paraId="729E6E98" w14:textId="77777777" w:rsidR="00C06CA4" w:rsidRDefault="00C06CA4" w:rsidP="005375F8">
      <w:pPr>
        <w:pStyle w:val="Heading2"/>
        <w:numPr>
          <w:ilvl w:val="1"/>
          <w:numId w:val="26"/>
        </w:numPr>
      </w:pPr>
      <w:bookmarkStart w:id="82" w:name="_Toc52322083"/>
      <w:r w:rsidRPr="00AE7A1E">
        <w:lastRenderedPageBreak/>
        <w:t xml:space="preserve">TÉCNICAS E </w:t>
      </w:r>
      <w:commentRangeStart w:id="83"/>
      <w:r w:rsidRPr="00AE7A1E">
        <w:t>INSTRUMENTOS</w:t>
      </w:r>
      <w:commentRangeEnd w:id="83"/>
      <w:r w:rsidR="00C471ED">
        <w:rPr>
          <w:rStyle w:val="CommentReference"/>
          <w:rFonts w:eastAsiaTheme="minorHAnsi" w:cstheme="minorBidi"/>
          <w:b w:val="0"/>
          <w:bCs w:val="0"/>
        </w:rPr>
        <w:commentReference w:id="83"/>
      </w:r>
      <w:r w:rsidRPr="00AE7A1E">
        <w:t xml:space="preserve"> PARA LA RECOLECCIÓN DE DATOS</w:t>
      </w:r>
      <w:bookmarkEnd w:id="82"/>
      <w:r>
        <w:t xml:space="preserve"> </w:t>
      </w:r>
    </w:p>
    <w:p w14:paraId="4305B913" w14:textId="77777777" w:rsidR="00AE7A1E" w:rsidRDefault="00AE7A1E" w:rsidP="00AE7A1E">
      <w:r>
        <w:t>Se utilizó la encuesta como instrumento para la recolección de datos, l</w:t>
      </w:r>
      <w:r w:rsidR="00A3627A">
        <w:t>a</w:t>
      </w:r>
      <w:r>
        <w:t xml:space="preserve"> cual es ampliamente utilizada como procedimiento de investigación, ya que permite obtener y elaborar datos de modo rápido y eficaz. La información se obtiene a través de un cuestionario aplicado de manera presencial, o remota a través de internet, a los individuos de una muestra de la población en donde el interés no es el individuo, sino la población a la que pertenece.</w:t>
      </w:r>
    </w:p>
    <w:p w14:paraId="4D99F17B" w14:textId="77777777" w:rsidR="00C06CA4" w:rsidRDefault="00AE7A1E" w:rsidP="00AE7A1E">
      <w:r>
        <w:t xml:space="preserve">Para la presente investigación se han realizado dos encuestas </w:t>
      </w:r>
      <w:proofErr w:type="gramStart"/>
      <w:r>
        <w:t>de acuerdo a</w:t>
      </w:r>
      <w:proofErr w:type="gramEnd"/>
      <w:r>
        <w:t xml:space="preserve"> las dos poblaciones que se han identificado.</w:t>
      </w:r>
    </w:p>
    <w:p w14:paraId="25D1E4E3" w14:textId="77777777" w:rsidR="00AE7A1E" w:rsidRDefault="00AE7A1E" w:rsidP="005375F8">
      <w:pPr>
        <w:pStyle w:val="Heading2"/>
        <w:numPr>
          <w:ilvl w:val="2"/>
          <w:numId w:val="26"/>
        </w:numPr>
      </w:pPr>
      <w:bookmarkStart w:id="84" w:name="_Toc52322084"/>
      <w:r>
        <w:t>ENCUESTA PARA ESTUDIANTES</w:t>
      </w:r>
      <w:bookmarkEnd w:id="84"/>
      <w:r>
        <w:t xml:space="preserve"> </w:t>
      </w:r>
    </w:p>
    <w:p w14:paraId="00468CD8" w14:textId="77777777" w:rsidR="00AE7A1E" w:rsidRDefault="00AE7A1E" w:rsidP="00AE7A1E">
      <w:r w:rsidRPr="00AE7A1E">
        <w:t>Se encuentran bajo el perfil de estudiantes todas aquellas personas que se encuentren actualmente realizando estudios en cursos de pregrado de la Universidad Tecnológica de Panamá, cursando desde su primero hasta el último año de sus respectivos cursos. A los mismos se le han realizado las siguientes preguntas, llegando a su vez a los siguientes resultados.</w:t>
      </w:r>
    </w:p>
    <w:p w14:paraId="2D95ECAC" w14:textId="77777777" w:rsidR="001A237E" w:rsidRDefault="00AE7A1E" w:rsidP="005375F8">
      <w:pPr>
        <w:pStyle w:val="ListParagraph"/>
        <w:numPr>
          <w:ilvl w:val="0"/>
          <w:numId w:val="17"/>
        </w:numPr>
        <w:rPr>
          <w:b/>
        </w:rPr>
      </w:pPr>
      <w:r w:rsidRPr="004E7454">
        <w:rPr>
          <w:b/>
        </w:rPr>
        <w:t xml:space="preserve">Pregunta #1: Sexo </w:t>
      </w:r>
    </w:p>
    <w:p w14:paraId="6BA550C9" w14:textId="77777777" w:rsidR="009B04A6" w:rsidRPr="001A237E" w:rsidRDefault="009B04A6" w:rsidP="001A237E">
      <w:pPr>
        <w:pStyle w:val="ListParagraph"/>
        <w:ind w:left="360"/>
        <w:rPr>
          <w:b/>
        </w:rPr>
      </w:pPr>
      <w:r w:rsidRPr="009B04A6">
        <w:t>Del total de encuestados un 52.2% fueron mujeres y un 47.8% fueron hombres.</w:t>
      </w:r>
    </w:p>
    <w:p w14:paraId="40191020" w14:textId="77777777" w:rsidR="00A17771" w:rsidRDefault="009B04A6" w:rsidP="00A17771">
      <w:pPr>
        <w:pStyle w:val="ListParagraph"/>
        <w:keepNext/>
        <w:jc w:val="center"/>
      </w:pPr>
      <w:r>
        <w:rPr>
          <w:noProof/>
          <w:lang w:eastAsia="es-PA"/>
        </w:rPr>
        <w:drawing>
          <wp:inline distT="0" distB="0" distL="0" distR="0" wp14:anchorId="3A081BBB" wp14:editId="641C96A5">
            <wp:extent cx="3571875" cy="2000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571875" cy="2000250"/>
                    </a:xfrm>
                    <a:prstGeom prst="rect">
                      <a:avLst/>
                    </a:prstGeom>
                  </pic:spPr>
                </pic:pic>
              </a:graphicData>
            </a:graphic>
          </wp:inline>
        </w:drawing>
      </w:r>
    </w:p>
    <w:p w14:paraId="1C8C850D" w14:textId="77777777" w:rsidR="00E24B8F" w:rsidRDefault="00A17771" w:rsidP="00677A3D">
      <w:pPr>
        <w:pStyle w:val="Caption"/>
        <w:jc w:val="center"/>
      </w:pPr>
      <w:bookmarkStart w:id="85" w:name="_Toc52322260"/>
      <w:r>
        <w:t xml:space="preserve">Gráfica </w:t>
      </w:r>
      <w:r w:rsidR="00183C3C">
        <w:fldChar w:fldCharType="begin"/>
      </w:r>
      <w:r w:rsidR="00B00A51">
        <w:instrText xml:space="preserve"> SEQ Gràfica \* ARABIC </w:instrText>
      </w:r>
      <w:r w:rsidR="00183C3C">
        <w:fldChar w:fldCharType="separate"/>
      </w:r>
      <w:r w:rsidR="005F5563">
        <w:rPr>
          <w:noProof/>
        </w:rPr>
        <w:t>1</w:t>
      </w:r>
      <w:r w:rsidR="00183C3C">
        <w:rPr>
          <w:noProof/>
        </w:rPr>
        <w:fldChar w:fldCharType="end"/>
      </w:r>
      <w:r w:rsidR="004E7454">
        <w:t>: Resultados p</w:t>
      </w:r>
      <w:r w:rsidR="00CB0E1E">
        <w:t>regunta 1</w:t>
      </w:r>
      <w:r w:rsidR="004E7454">
        <w:t xml:space="preserve"> - Estudiantes</w:t>
      </w:r>
      <w:bookmarkEnd w:id="85"/>
    </w:p>
    <w:p w14:paraId="55D90D00" w14:textId="77777777" w:rsidR="00AE7A1E" w:rsidRPr="004E7454" w:rsidRDefault="00AE7A1E" w:rsidP="005375F8">
      <w:pPr>
        <w:pStyle w:val="ListParagraph"/>
        <w:numPr>
          <w:ilvl w:val="0"/>
          <w:numId w:val="17"/>
        </w:numPr>
        <w:rPr>
          <w:b/>
        </w:rPr>
      </w:pPr>
      <w:r w:rsidRPr="004E7454">
        <w:rPr>
          <w:b/>
        </w:rPr>
        <w:t>Pregunta #2: Edad</w:t>
      </w:r>
    </w:p>
    <w:p w14:paraId="02D4AB92" w14:textId="77777777" w:rsidR="009B04A6" w:rsidRDefault="009B04A6" w:rsidP="001A237E">
      <w:pPr>
        <w:pStyle w:val="ListParagraph"/>
        <w:ind w:left="360"/>
      </w:pPr>
      <w:r w:rsidRPr="009B04A6">
        <w:t xml:space="preserve">Del total de encuetados, la mayoría resultaron estar entre los 19 y 24 años, mayormente de 22, 23 y 20 años representando un 21.1%, 18.9% y 14.4% </w:t>
      </w:r>
      <w:r w:rsidRPr="009B04A6">
        <w:lastRenderedPageBreak/>
        <w:t>respectivamente. Seguidos estuvieron los estudiantes de 24, 21, y 19 años, representando un 12.2%, 11.1% y 8.9% respectivamente.</w:t>
      </w:r>
    </w:p>
    <w:p w14:paraId="33C6A91A" w14:textId="77777777" w:rsidR="00A17771" w:rsidRDefault="009B04A6" w:rsidP="00A17771">
      <w:pPr>
        <w:pStyle w:val="ListParagraph"/>
        <w:keepNext/>
        <w:jc w:val="center"/>
      </w:pPr>
      <w:r>
        <w:rPr>
          <w:noProof/>
          <w:lang w:eastAsia="es-PA"/>
        </w:rPr>
        <w:drawing>
          <wp:inline distT="0" distB="0" distL="0" distR="0" wp14:anchorId="37CC1D3F" wp14:editId="2C8AC38B">
            <wp:extent cx="4057650" cy="20669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057650" cy="2066925"/>
                    </a:xfrm>
                    <a:prstGeom prst="rect">
                      <a:avLst/>
                    </a:prstGeom>
                  </pic:spPr>
                </pic:pic>
              </a:graphicData>
            </a:graphic>
          </wp:inline>
        </w:drawing>
      </w:r>
    </w:p>
    <w:p w14:paraId="6752129A" w14:textId="77777777" w:rsidR="001A237E" w:rsidRPr="001A237E" w:rsidRDefault="00A17771" w:rsidP="00677A3D">
      <w:pPr>
        <w:pStyle w:val="Caption"/>
        <w:jc w:val="center"/>
      </w:pPr>
      <w:bookmarkStart w:id="86" w:name="_Toc52322261"/>
      <w:r>
        <w:t xml:space="preserve">Gráfica </w:t>
      </w:r>
      <w:r w:rsidR="00183C3C">
        <w:fldChar w:fldCharType="begin"/>
      </w:r>
      <w:r w:rsidR="00B00A51">
        <w:instrText xml:space="preserve"> SEQ Gràfica \* ARABIC </w:instrText>
      </w:r>
      <w:r w:rsidR="00183C3C">
        <w:fldChar w:fldCharType="separate"/>
      </w:r>
      <w:r w:rsidR="005F5563">
        <w:rPr>
          <w:noProof/>
        </w:rPr>
        <w:t>2</w:t>
      </w:r>
      <w:r w:rsidR="00183C3C">
        <w:rPr>
          <w:noProof/>
        </w:rPr>
        <w:fldChar w:fldCharType="end"/>
      </w:r>
      <w:r>
        <w:t>:</w:t>
      </w:r>
      <w:r w:rsidR="004E7454" w:rsidRPr="004E7454">
        <w:t xml:space="preserve"> </w:t>
      </w:r>
      <w:r w:rsidR="004E7454">
        <w:t xml:space="preserve">Resultados pregunta 2 </w:t>
      </w:r>
      <w:r w:rsidR="001A237E">
        <w:t>–</w:t>
      </w:r>
      <w:r w:rsidR="004E7454">
        <w:t xml:space="preserve"> Estudiantes</w:t>
      </w:r>
      <w:bookmarkEnd w:id="86"/>
    </w:p>
    <w:p w14:paraId="52A08BB7" w14:textId="77777777" w:rsidR="00AE7A1E" w:rsidRPr="004E7454" w:rsidRDefault="00AE7A1E" w:rsidP="005375F8">
      <w:pPr>
        <w:pStyle w:val="ListParagraph"/>
        <w:numPr>
          <w:ilvl w:val="0"/>
          <w:numId w:val="17"/>
        </w:numPr>
        <w:rPr>
          <w:b/>
        </w:rPr>
      </w:pPr>
      <w:r w:rsidRPr="004E7454">
        <w:rPr>
          <w:b/>
        </w:rPr>
        <w:t>Pregunta #3: Facultad</w:t>
      </w:r>
    </w:p>
    <w:p w14:paraId="741CC94A" w14:textId="77777777" w:rsidR="009B04A6" w:rsidRDefault="009B04A6" w:rsidP="001A237E">
      <w:pPr>
        <w:pStyle w:val="ListParagraph"/>
        <w:ind w:left="360"/>
      </w:pPr>
      <w:r w:rsidRPr="009B04A6">
        <w:t>Del total de los encuestados, la facultad con mayor representatividad resultó se la facultad de ingeniería industrial seguida por la facultad de ingeniería de sistemas computacionales, representando un 43.3% y 26.7% respectivamente.</w:t>
      </w:r>
    </w:p>
    <w:p w14:paraId="0F63059C" w14:textId="77777777" w:rsidR="0070098A" w:rsidRDefault="009B04A6" w:rsidP="0070098A">
      <w:pPr>
        <w:pStyle w:val="ListParagraph"/>
        <w:keepNext/>
        <w:jc w:val="center"/>
      </w:pPr>
      <w:r>
        <w:rPr>
          <w:noProof/>
          <w:lang w:eastAsia="es-PA"/>
        </w:rPr>
        <w:drawing>
          <wp:inline distT="0" distB="0" distL="0" distR="0" wp14:anchorId="627C742D" wp14:editId="5B81C387">
            <wp:extent cx="4476750" cy="19716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476750" cy="1971675"/>
                    </a:xfrm>
                    <a:prstGeom prst="rect">
                      <a:avLst/>
                    </a:prstGeom>
                  </pic:spPr>
                </pic:pic>
              </a:graphicData>
            </a:graphic>
          </wp:inline>
        </w:drawing>
      </w:r>
    </w:p>
    <w:p w14:paraId="64DAF089" w14:textId="77777777" w:rsidR="001A237E" w:rsidRDefault="0070098A" w:rsidP="00677A3D">
      <w:pPr>
        <w:pStyle w:val="Caption"/>
        <w:jc w:val="center"/>
      </w:pPr>
      <w:bookmarkStart w:id="87" w:name="_Toc52322262"/>
      <w:r>
        <w:t xml:space="preserve">Gráfica </w:t>
      </w:r>
      <w:r w:rsidR="00183C3C">
        <w:fldChar w:fldCharType="begin"/>
      </w:r>
      <w:r w:rsidR="00B00A51">
        <w:instrText xml:space="preserve"> SEQ Gràfica \* ARABIC </w:instrText>
      </w:r>
      <w:r w:rsidR="00183C3C">
        <w:fldChar w:fldCharType="separate"/>
      </w:r>
      <w:r w:rsidR="005F5563">
        <w:rPr>
          <w:noProof/>
        </w:rPr>
        <w:t>3</w:t>
      </w:r>
      <w:r w:rsidR="00183C3C">
        <w:rPr>
          <w:noProof/>
        </w:rPr>
        <w:fldChar w:fldCharType="end"/>
      </w:r>
      <w:r>
        <w:t xml:space="preserve">: </w:t>
      </w:r>
      <w:r w:rsidR="004E7454">
        <w:t>Resultados pregunta 3 - Estudiantes</w:t>
      </w:r>
      <w:bookmarkEnd w:id="87"/>
    </w:p>
    <w:p w14:paraId="3E4AA0D2" w14:textId="77777777" w:rsidR="001A237E" w:rsidRDefault="00AE7A1E" w:rsidP="005375F8">
      <w:pPr>
        <w:pStyle w:val="ListParagraph"/>
        <w:numPr>
          <w:ilvl w:val="0"/>
          <w:numId w:val="17"/>
        </w:numPr>
        <w:rPr>
          <w:b/>
        </w:rPr>
      </w:pPr>
      <w:r w:rsidRPr="004E7454">
        <w:rPr>
          <w:b/>
        </w:rPr>
        <w:t>Pregunta #4: Año de curso</w:t>
      </w:r>
    </w:p>
    <w:p w14:paraId="50086517" w14:textId="77777777" w:rsidR="009B04A6" w:rsidRPr="001A237E" w:rsidRDefault="009B04A6" w:rsidP="001A237E">
      <w:pPr>
        <w:pStyle w:val="ListParagraph"/>
        <w:ind w:left="360"/>
        <w:rPr>
          <w:b/>
        </w:rPr>
      </w:pPr>
      <w:r w:rsidRPr="009B04A6">
        <w:t>Del total de los encuestados, la mayoría resultó estar cursando el quinto y cuarto año de sus carreras, representando el 38.9% y el 18.9%.</w:t>
      </w:r>
    </w:p>
    <w:p w14:paraId="6D1B0429" w14:textId="77777777" w:rsidR="0070098A" w:rsidRDefault="009B04A6" w:rsidP="0070098A">
      <w:pPr>
        <w:pStyle w:val="ListParagraph"/>
        <w:keepNext/>
        <w:jc w:val="center"/>
      </w:pPr>
      <w:r>
        <w:rPr>
          <w:noProof/>
          <w:lang w:eastAsia="es-PA"/>
        </w:rPr>
        <w:lastRenderedPageBreak/>
        <w:drawing>
          <wp:inline distT="0" distB="0" distL="0" distR="0" wp14:anchorId="1C370270" wp14:editId="056547DA">
            <wp:extent cx="3333750" cy="20097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333750" cy="2009775"/>
                    </a:xfrm>
                    <a:prstGeom prst="rect">
                      <a:avLst/>
                    </a:prstGeom>
                  </pic:spPr>
                </pic:pic>
              </a:graphicData>
            </a:graphic>
          </wp:inline>
        </w:drawing>
      </w:r>
    </w:p>
    <w:p w14:paraId="407B8CCF" w14:textId="77777777" w:rsidR="001A237E" w:rsidRPr="001A237E" w:rsidRDefault="0070098A" w:rsidP="00677A3D">
      <w:pPr>
        <w:pStyle w:val="Caption"/>
        <w:jc w:val="center"/>
      </w:pPr>
      <w:bookmarkStart w:id="88" w:name="_Toc52322263"/>
      <w:r>
        <w:t xml:space="preserve">Gráfica </w:t>
      </w:r>
      <w:r w:rsidR="00183C3C">
        <w:fldChar w:fldCharType="begin"/>
      </w:r>
      <w:r w:rsidR="00B00A51">
        <w:instrText xml:space="preserve"> SEQ Gràfica \* ARABIC </w:instrText>
      </w:r>
      <w:r w:rsidR="00183C3C">
        <w:fldChar w:fldCharType="separate"/>
      </w:r>
      <w:r w:rsidR="005F5563">
        <w:rPr>
          <w:noProof/>
        </w:rPr>
        <w:t>4</w:t>
      </w:r>
      <w:r w:rsidR="00183C3C">
        <w:rPr>
          <w:noProof/>
        </w:rPr>
        <w:fldChar w:fldCharType="end"/>
      </w:r>
      <w:r>
        <w:t xml:space="preserve">: </w:t>
      </w:r>
      <w:r w:rsidR="004E7454">
        <w:t xml:space="preserve">Resultados pregunta 4 </w:t>
      </w:r>
      <w:r w:rsidR="001A237E">
        <w:t>–</w:t>
      </w:r>
      <w:r w:rsidR="004E7454">
        <w:t xml:space="preserve"> Estudiantes</w:t>
      </w:r>
      <w:bookmarkEnd w:id="88"/>
    </w:p>
    <w:p w14:paraId="5ED5BB09" w14:textId="77777777" w:rsidR="00AE7A1E" w:rsidRPr="004E7454" w:rsidRDefault="00AE7A1E" w:rsidP="005375F8">
      <w:pPr>
        <w:pStyle w:val="ListParagraph"/>
        <w:numPr>
          <w:ilvl w:val="0"/>
          <w:numId w:val="17"/>
        </w:numPr>
        <w:rPr>
          <w:b/>
        </w:rPr>
      </w:pPr>
      <w:r w:rsidRPr="004E7454">
        <w:rPr>
          <w:b/>
        </w:rPr>
        <w:t>Pregunta #5: ¿Sabes por cuál de las opciones de trabajo de graduación optarás al final de tu carrera?</w:t>
      </w:r>
    </w:p>
    <w:p w14:paraId="4875404E" w14:textId="77777777" w:rsidR="009B04A6" w:rsidRDefault="009B04A6" w:rsidP="001A237E">
      <w:pPr>
        <w:pStyle w:val="ListParagraph"/>
        <w:ind w:left="360"/>
      </w:pPr>
      <w:r w:rsidRPr="009B04A6">
        <w:t>Los resultados demuestran que, aunque una gran mayoría afirma saber por cuál de las opciones de trabajo de graduación va a optar, poco más de un tercio de la población estudiantil aún no sabe por cuál de las opciones optará para graduarse.</w:t>
      </w:r>
    </w:p>
    <w:p w14:paraId="5530C9B9" w14:textId="77777777" w:rsidR="0070098A" w:rsidRDefault="009B04A6" w:rsidP="0070098A">
      <w:pPr>
        <w:pStyle w:val="ListParagraph"/>
        <w:keepNext/>
        <w:jc w:val="center"/>
      </w:pPr>
      <w:r>
        <w:rPr>
          <w:noProof/>
          <w:lang w:eastAsia="es-PA"/>
        </w:rPr>
        <w:drawing>
          <wp:inline distT="0" distB="0" distL="0" distR="0" wp14:anchorId="19821C69" wp14:editId="2F88B40C">
            <wp:extent cx="3381375" cy="1847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381375" cy="1847850"/>
                    </a:xfrm>
                    <a:prstGeom prst="rect">
                      <a:avLst/>
                    </a:prstGeom>
                  </pic:spPr>
                </pic:pic>
              </a:graphicData>
            </a:graphic>
          </wp:inline>
        </w:drawing>
      </w:r>
    </w:p>
    <w:p w14:paraId="4BB7B2CC" w14:textId="77777777" w:rsidR="001A237E" w:rsidRPr="001A237E" w:rsidRDefault="0070098A" w:rsidP="00677A3D">
      <w:pPr>
        <w:pStyle w:val="Caption"/>
        <w:jc w:val="center"/>
      </w:pPr>
      <w:bookmarkStart w:id="89" w:name="_Toc52322264"/>
      <w:r>
        <w:t xml:space="preserve">Gráfica </w:t>
      </w:r>
      <w:r w:rsidR="00183C3C">
        <w:fldChar w:fldCharType="begin"/>
      </w:r>
      <w:r w:rsidR="00B00A51">
        <w:instrText xml:space="preserve"> SEQ Gràfica \* ARABIC </w:instrText>
      </w:r>
      <w:r w:rsidR="00183C3C">
        <w:fldChar w:fldCharType="separate"/>
      </w:r>
      <w:r w:rsidR="005F5563">
        <w:rPr>
          <w:noProof/>
        </w:rPr>
        <w:t>5</w:t>
      </w:r>
      <w:r w:rsidR="00183C3C">
        <w:rPr>
          <w:noProof/>
        </w:rPr>
        <w:fldChar w:fldCharType="end"/>
      </w:r>
      <w:r>
        <w:t xml:space="preserve">: </w:t>
      </w:r>
      <w:r w:rsidR="004E7454">
        <w:t xml:space="preserve">Resultados pregunta 5 </w:t>
      </w:r>
      <w:r w:rsidR="001A237E">
        <w:t>–</w:t>
      </w:r>
      <w:r w:rsidR="004E7454">
        <w:t xml:space="preserve"> Estudiantes</w:t>
      </w:r>
      <w:bookmarkEnd w:id="89"/>
    </w:p>
    <w:p w14:paraId="615307DC" w14:textId="77777777" w:rsidR="00AE7A1E" w:rsidRPr="004E7454" w:rsidRDefault="00AE7A1E" w:rsidP="005375F8">
      <w:pPr>
        <w:pStyle w:val="ListParagraph"/>
        <w:numPr>
          <w:ilvl w:val="0"/>
          <w:numId w:val="17"/>
        </w:numPr>
        <w:rPr>
          <w:b/>
        </w:rPr>
      </w:pPr>
      <w:r w:rsidRPr="004E7454">
        <w:rPr>
          <w:b/>
        </w:rPr>
        <w:t>Pregunta #6: Si tuvieras que seleccionar una ahora ¿Cuál sería?</w:t>
      </w:r>
    </w:p>
    <w:p w14:paraId="49617543" w14:textId="77777777" w:rsidR="009807A2" w:rsidRDefault="009807A2" w:rsidP="001A237E">
      <w:pPr>
        <w:pStyle w:val="ListParagraph"/>
        <w:ind w:left="360"/>
      </w:pPr>
      <w:r w:rsidRPr="009807A2">
        <w:t>Los resultados demuestran que, aunque no representa a la mayoría de los encuestados, la práctica profesional sería la opción por la que más estudiantes optarían para culminar sus estudios universitarios, representando un 34.4% de los resultados.</w:t>
      </w:r>
    </w:p>
    <w:p w14:paraId="3ADC6C39" w14:textId="77777777" w:rsidR="0070098A" w:rsidRDefault="009807A2" w:rsidP="0070098A">
      <w:pPr>
        <w:pStyle w:val="ListParagraph"/>
        <w:keepNext/>
        <w:jc w:val="center"/>
      </w:pPr>
      <w:commentRangeStart w:id="90"/>
      <w:r>
        <w:rPr>
          <w:noProof/>
          <w:lang w:eastAsia="es-PA"/>
        </w:rPr>
        <w:lastRenderedPageBreak/>
        <w:drawing>
          <wp:inline distT="0" distB="0" distL="0" distR="0" wp14:anchorId="2A700A46" wp14:editId="2746F812">
            <wp:extent cx="4944110" cy="18961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44110" cy="1896110"/>
                    </a:xfrm>
                    <a:prstGeom prst="rect">
                      <a:avLst/>
                    </a:prstGeom>
                    <a:noFill/>
                  </pic:spPr>
                </pic:pic>
              </a:graphicData>
            </a:graphic>
          </wp:inline>
        </w:drawing>
      </w:r>
      <w:commentRangeEnd w:id="90"/>
      <w:r w:rsidR="00F8726A">
        <w:rPr>
          <w:rStyle w:val="CommentReference"/>
        </w:rPr>
        <w:commentReference w:id="90"/>
      </w:r>
    </w:p>
    <w:p w14:paraId="35309B3A" w14:textId="77777777" w:rsidR="001A237E" w:rsidRPr="001A237E" w:rsidRDefault="0070098A" w:rsidP="00677A3D">
      <w:pPr>
        <w:pStyle w:val="Caption"/>
        <w:jc w:val="center"/>
      </w:pPr>
      <w:bookmarkStart w:id="91" w:name="_Toc52322265"/>
      <w:r>
        <w:t xml:space="preserve">Gráfica </w:t>
      </w:r>
      <w:r w:rsidR="00183C3C">
        <w:fldChar w:fldCharType="begin"/>
      </w:r>
      <w:r w:rsidR="00B00A51">
        <w:instrText xml:space="preserve"> SEQ Gràfica \* ARABIC </w:instrText>
      </w:r>
      <w:r w:rsidR="00183C3C">
        <w:fldChar w:fldCharType="separate"/>
      </w:r>
      <w:r w:rsidR="005F5563">
        <w:rPr>
          <w:noProof/>
        </w:rPr>
        <w:t>6</w:t>
      </w:r>
      <w:r w:rsidR="00183C3C">
        <w:rPr>
          <w:noProof/>
        </w:rPr>
        <w:fldChar w:fldCharType="end"/>
      </w:r>
      <w:r>
        <w:t xml:space="preserve">: </w:t>
      </w:r>
      <w:r w:rsidR="004E7454">
        <w:t xml:space="preserve">Resultados pregunta 6 </w:t>
      </w:r>
      <w:r w:rsidR="001A237E">
        <w:t>–</w:t>
      </w:r>
      <w:r w:rsidR="004E7454">
        <w:t xml:space="preserve"> Estudiantes</w:t>
      </w:r>
      <w:bookmarkEnd w:id="91"/>
    </w:p>
    <w:p w14:paraId="24BFD5B7" w14:textId="77777777" w:rsidR="00AE7A1E" w:rsidRPr="004E7454" w:rsidRDefault="00AE7A1E" w:rsidP="005375F8">
      <w:pPr>
        <w:pStyle w:val="ListParagraph"/>
        <w:numPr>
          <w:ilvl w:val="0"/>
          <w:numId w:val="17"/>
        </w:numPr>
        <w:rPr>
          <w:b/>
        </w:rPr>
      </w:pPr>
      <w:r w:rsidRPr="004E7454">
        <w:rPr>
          <w:b/>
        </w:rPr>
        <w:t xml:space="preserve">Pregunta #7: Razones por las </w:t>
      </w:r>
      <w:r w:rsidR="009B04A6" w:rsidRPr="004E7454">
        <w:rPr>
          <w:b/>
        </w:rPr>
        <w:t>cuales se eligen estas opciones</w:t>
      </w:r>
    </w:p>
    <w:p w14:paraId="6E76988E" w14:textId="77777777" w:rsidR="009807A2" w:rsidRDefault="009807A2" w:rsidP="001A237E">
      <w:pPr>
        <w:pStyle w:val="ListParagraph"/>
        <w:ind w:left="360"/>
      </w:pPr>
      <w:r w:rsidRPr="009807A2">
        <w:t>Recopilando la respuesta del total de los encuestados para cada opción de trabajo de graduación, se han destacado las tres principales razones por las cuales los estudiantes optan por cada una de estas opciones:</w:t>
      </w:r>
    </w:p>
    <w:p w14:paraId="56C77FF0" w14:textId="77777777" w:rsidR="001A237E" w:rsidRDefault="009807A2" w:rsidP="005375F8">
      <w:pPr>
        <w:pStyle w:val="ListParagraph"/>
        <w:numPr>
          <w:ilvl w:val="0"/>
          <w:numId w:val="18"/>
        </w:numPr>
      </w:pPr>
      <w:r>
        <w:t xml:space="preserve">Práctica profesional </w:t>
      </w:r>
    </w:p>
    <w:p w14:paraId="3E83F9DF" w14:textId="77777777" w:rsidR="001A237E" w:rsidRDefault="00F20A19" w:rsidP="005375F8">
      <w:pPr>
        <w:pStyle w:val="ListParagraph"/>
        <w:numPr>
          <w:ilvl w:val="1"/>
          <w:numId w:val="18"/>
        </w:numPr>
      </w:pPr>
      <w:r>
        <w:t>“Es la más corta y de más provecho porque nos inserta a la vida laboral, además adquieres experiencia.”</w:t>
      </w:r>
    </w:p>
    <w:p w14:paraId="6815B820" w14:textId="77777777" w:rsidR="001A237E" w:rsidRDefault="00F20A19" w:rsidP="005375F8">
      <w:pPr>
        <w:pStyle w:val="ListParagraph"/>
        <w:numPr>
          <w:ilvl w:val="1"/>
          <w:numId w:val="18"/>
        </w:numPr>
      </w:pPr>
      <w:r>
        <w:t>“Para poder practicar un poco más lo teórico.”</w:t>
      </w:r>
    </w:p>
    <w:p w14:paraId="244594D8" w14:textId="77777777" w:rsidR="00F20A19" w:rsidRDefault="00F20A19" w:rsidP="005375F8">
      <w:pPr>
        <w:pStyle w:val="ListParagraph"/>
        <w:numPr>
          <w:ilvl w:val="1"/>
          <w:numId w:val="18"/>
        </w:numPr>
      </w:pPr>
      <w:r>
        <w:t>“Es la más fácil.”</w:t>
      </w:r>
    </w:p>
    <w:p w14:paraId="1C6BE78E" w14:textId="77777777" w:rsidR="009807A2" w:rsidRDefault="009807A2" w:rsidP="005375F8">
      <w:pPr>
        <w:pStyle w:val="ListParagraph"/>
        <w:numPr>
          <w:ilvl w:val="0"/>
          <w:numId w:val="18"/>
        </w:numPr>
      </w:pPr>
      <w:r>
        <w:t>Curso e</w:t>
      </w:r>
      <w:r w:rsidR="00F20A19">
        <w:t xml:space="preserve">n universidad extranjera </w:t>
      </w:r>
    </w:p>
    <w:p w14:paraId="729EF831" w14:textId="77777777" w:rsidR="00F20A19" w:rsidRDefault="00F20A19" w:rsidP="005375F8">
      <w:pPr>
        <w:pStyle w:val="ListParagraph"/>
        <w:numPr>
          <w:ilvl w:val="1"/>
          <w:numId w:val="18"/>
        </w:numPr>
      </w:pPr>
      <w:r>
        <w:t>“Conocería otro país y otra cultura, además de sus métodos de estudio y no estaría aquí estresada con esta monografía/tesina.”</w:t>
      </w:r>
    </w:p>
    <w:p w14:paraId="57A46630" w14:textId="77777777" w:rsidR="00F20A19" w:rsidRDefault="00F20A19" w:rsidP="005375F8">
      <w:pPr>
        <w:pStyle w:val="ListParagraph"/>
        <w:numPr>
          <w:ilvl w:val="1"/>
          <w:numId w:val="18"/>
        </w:numPr>
      </w:pPr>
      <w:r>
        <w:t>“Porque abre la mente en ver distintas culturas de trabajo por lo que te hace más competitivo en el campo laboral.”</w:t>
      </w:r>
    </w:p>
    <w:p w14:paraId="58F118FA" w14:textId="77777777" w:rsidR="00F20A19" w:rsidRDefault="000F3942" w:rsidP="005375F8">
      <w:pPr>
        <w:pStyle w:val="ListParagraph"/>
        <w:numPr>
          <w:ilvl w:val="1"/>
          <w:numId w:val="18"/>
        </w:numPr>
      </w:pPr>
      <w:r>
        <w:t>“</w:t>
      </w:r>
      <w:r w:rsidR="00F20A19">
        <w:t>Viajar.”</w:t>
      </w:r>
    </w:p>
    <w:p w14:paraId="34580AFC" w14:textId="77777777" w:rsidR="00F20A19" w:rsidRDefault="00F20A19" w:rsidP="005375F8">
      <w:pPr>
        <w:pStyle w:val="ListParagraph"/>
        <w:numPr>
          <w:ilvl w:val="0"/>
          <w:numId w:val="18"/>
        </w:numPr>
      </w:pPr>
      <w:r>
        <w:t>Materias de postgrado</w:t>
      </w:r>
    </w:p>
    <w:p w14:paraId="30AA290F" w14:textId="77777777" w:rsidR="00F20A19" w:rsidRDefault="00F20A19" w:rsidP="005375F8">
      <w:pPr>
        <w:pStyle w:val="ListParagraph"/>
        <w:numPr>
          <w:ilvl w:val="1"/>
          <w:numId w:val="18"/>
        </w:numPr>
      </w:pPr>
      <w:r>
        <w:t>“Porque los asesores o te obligan a tomar un tema de tesis aburrido o te obligan a investigarle cosas que ellos necesitan. La práctica es ser esclavo sin paga.”</w:t>
      </w:r>
    </w:p>
    <w:p w14:paraId="0AF5F12E" w14:textId="77777777" w:rsidR="00F20A19" w:rsidRDefault="00F20A19" w:rsidP="005375F8">
      <w:pPr>
        <w:pStyle w:val="ListParagraph"/>
        <w:numPr>
          <w:ilvl w:val="1"/>
          <w:numId w:val="18"/>
        </w:numPr>
      </w:pPr>
      <w:r>
        <w:t>“Es la opción más rápida para culminar pronto la carrera, de igual manera se adquieren conocimientos.”</w:t>
      </w:r>
    </w:p>
    <w:p w14:paraId="18322530" w14:textId="77777777" w:rsidR="00F20A19" w:rsidRDefault="00F20A19" w:rsidP="005375F8">
      <w:pPr>
        <w:pStyle w:val="ListParagraph"/>
        <w:numPr>
          <w:ilvl w:val="1"/>
          <w:numId w:val="18"/>
        </w:numPr>
      </w:pPr>
      <w:r>
        <w:t>“Más fácil.”</w:t>
      </w:r>
    </w:p>
    <w:p w14:paraId="56C9741C" w14:textId="77777777" w:rsidR="00F20A19" w:rsidRDefault="00F20A19" w:rsidP="005375F8">
      <w:pPr>
        <w:pStyle w:val="ListParagraph"/>
        <w:numPr>
          <w:ilvl w:val="0"/>
          <w:numId w:val="18"/>
        </w:numPr>
      </w:pPr>
      <w:r>
        <w:lastRenderedPageBreak/>
        <w:t>Trabajo teórico</w:t>
      </w:r>
    </w:p>
    <w:p w14:paraId="09782F91" w14:textId="77777777" w:rsidR="00F20A19" w:rsidRDefault="00F20A19" w:rsidP="005375F8">
      <w:pPr>
        <w:pStyle w:val="ListParagraph"/>
        <w:numPr>
          <w:ilvl w:val="1"/>
          <w:numId w:val="18"/>
        </w:numPr>
      </w:pPr>
      <w:r>
        <w:t>“Puedo empezar con anticipación y no es necesario esperar terminar materias para iniciarlo.”</w:t>
      </w:r>
    </w:p>
    <w:p w14:paraId="62C57589" w14:textId="77777777" w:rsidR="00F20A19" w:rsidRDefault="00F20A19" w:rsidP="005375F8">
      <w:pPr>
        <w:pStyle w:val="ListParagraph"/>
        <w:numPr>
          <w:ilvl w:val="1"/>
          <w:numId w:val="18"/>
        </w:numPr>
      </w:pPr>
      <w:r>
        <w:t>“Es mi sueño dejar una tesis con objetivos sociales que en algún momento se use para mejorar algún sistema del país.”</w:t>
      </w:r>
    </w:p>
    <w:p w14:paraId="4C3AFAE3" w14:textId="77777777" w:rsidR="00F20A19" w:rsidRDefault="00F20A19" w:rsidP="005375F8">
      <w:pPr>
        <w:pStyle w:val="ListParagraph"/>
        <w:numPr>
          <w:ilvl w:val="1"/>
          <w:numId w:val="18"/>
        </w:numPr>
      </w:pPr>
      <w:r>
        <w:t>“Más rápida.”</w:t>
      </w:r>
    </w:p>
    <w:p w14:paraId="0DB7A272" w14:textId="77777777" w:rsidR="00F20A19" w:rsidRDefault="00F20A19" w:rsidP="005375F8">
      <w:pPr>
        <w:pStyle w:val="ListParagraph"/>
        <w:numPr>
          <w:ilvl w:val="0"/>
          <w:numId w:val="18"/>
        </w:numPr>
      </w:pPr>
      <w:r>
        <w:t xml:space="preserve">Trabajo teórico – practico </w:t>
      </w:r>
    </w:p>
    <w:p w14:paraId="58DFA9EF" w14:textId="77777777" w:rsidR="00F20A19" w:rsidRDefault="00F20A19" w:rsidP="005375F8">
      <w:pPr>
        <w:pStyle w:val="ListParagraph"/>
        <w:numPr>
          <w:ilvl w:val="1"/>
          <w:numId w:val="18"/>
        </w:numPr>
      </w:pPr>
      <w:r>
        <w:t>“Con esta opción puedo resolver problemas reales adaptando la teoría a las necesidades y características individuales de la empresa en estudio logrando así desarrollarme como profesional en mi área.”</w:t>
      </w:r>
    </w:p>
    <w:p w14:paraId="17870A59" w14:textId="77777777" w:rsidR="00F20A19" w:rsidRDefault="00F20A19" w:rsidP="005375F8">
      <w:pPr>
        <w:pStyle w:val="ListParagraph"/>
        <w:numPr>
          <w:ilvl w:val="1"/>
          <w:numId w:val="18"/>
        </w:numPr>
      </w:pPr>
      <w:r>
        <w:t>“Porque se puede hacer mientras se trabaja y se toman materias.”</w:t>
      </w:r>
    </w:p>
    <w:p w14:paraId="32A4A79D" w14:textId="77777777" w:rsidR="00F20A19" w:rsidRDefault="00F20A19" w:rsidP="005375F8">
      <w:pPr>
        <w:pStyle w:val="ListParagraph"/>
        <w:numPr>
          <w:ilvl w:val="1"/>
          <w:numId w:val="18"/>
        </w:numPr>
      </w:pPr>
      <w:r>
        <w:t>“Es más fácil y rápida.”</w:t>
      </w:r>
    </w:p>
    <w:p w14:paraId="71BEFD1C" w14:textId="77777777" w:rsidR="00F20A19" w:rsidRDefault="00F20A19" w:rsidP="005375F8">
      <w:pPr>
        <w:pStyle w:val="ListParagraph"/>
        <w:numPr>
          <w:ilvl w:val="0"/>
          <w:numId w:val="18"/>
        </w:numPr>
      </w:pPr>
      <w:r>
        <w:t xml:space="preserve">Certificación internacional </w:t>
      </w:r>
    </w:p>
    <w:p w14:paraId="47011B86" w14:textId="77777777" w:rsidR="00E6217A" w:rsidRDefault="00BA0547" w:rsidP="00677A3D">
      <w:pPr>
        <w:pStyle w:val="ListParagraph"/>
        <w:numPr>
          <w:ilvl w:val="1"/>
          <w:numId w:val="18"/>
        </w:numPr>
      </w:pPr>
      <w:r w:rsidRPr="00BA0547">
        <w:t>“Es lo mejor opción para el mercado.”</w:t>
      </w:r>
    </w:p>
    <w:p w14:paraId="1089C35E" w14:textId="77777777" w:rsidR="009B04A6" w:rsidRPr="004E7454" w:rsidRDefault="009B04A6" w:rsidP="005375F8">
      <w:pPr>
        <w:pStyle w:val="ListParagraph"/>
        <w:numPr>
          <w:ilvl w:val="0"/>
          <w:numId w:val="17"/>
        </w:numPr>
        <w:rPr>
          <w:b/>
        </w:rPr>
      </w:pPr>
      <w:r w:rsidRPr="004E7454">
        <w:rPr>
          <w:b/>
        </w:rPr>
        <w:t>Pregunta #8: ¿Tenías conocimiento de todos los tipos opciones a trabajo de graduación a los que podías optar?</w:t>
      </w:r>
    </w:p>
    <w:p w14:paraId="10189EE7" w14:textId="77777777" w:rsidR="00BA0547" w:rsidRDefault="00BA0547" w:rsidP="001A237E">
      <w:pPr>
        <w:pStyle w:val="ListParagraph"/>
        <w:ind w:left="360"/>
      </w:pPr>
      <w:r w:rsidRPr="00BA0547">
        <w:t>Del total de los encuestados, cabe destacar que una muy pequeña mayoría afirmó conocer todas estas opciones de trabajo de graduación representando el 51.1% de los resultados. Por este resultado se puede afirmar que el 48.9% restante han conocido las demás opciones de trabajo de graduación a través de esta encuesta.</w:t>
      </w:r>
    </w:p>
    <w:p w14:paraId="1B94CEC6" w14:textId="77777777" w:rsidR="0070098A" w:rsidRDefault="00BA0547" w:rsidP="0070098A">
      <w:pPr>
        <w:pStyle w:val="ListParagraph"/>
        <w:keepNext/>
        <w:jc w:val="center"/>
      </w:pPr>
      <w:r>
        <w:rPr>
          <w:noProof/>
          <w:lang w:eastAsia="es-PA"/>
        </w:rPr>
        <w:drawing>
          <wp:inline distT="0" distB="0" distL="0" distR="0" wp14:anchorId="68A79FCE" wp14:editId="01AA96CE">
            <wp:extent cx="2952750" cy="1914525"/>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2952750" cy="1914525"/>
                    </a:xfrm>
                    <a:prstGeom prst="rect">
                      <a:avLst/>
                    </a:prstGeom>
                    <a:noFill/>
                    <a:ln w="9525">
                      <a:noFill/>
                      <a:miter lim="800000"/>
                      <a:headEnd/>
                      <a:tailEnd/>
                    </a:ln>
                  </pic:spPr>
                </pic:pic>
              </a:graphicData>
            </a:graphic>
          </wp:inline>
        </w:drawing>
      </w:r>
    </w:p>
    <w:p w14:paraId="36CD4704" w14:textId="77777777" w:rsidR="00BA0547" w:rsidRDefault="0070098A" w:rsidP="0070098A">
      <w:pPr>
        <w:pStyle w:val="Caption"/>
        <w:jc w:val="center"/>
      </w:pPr>
      <w:bookmarkStart w:id="92" w:name="_Toc52322266"/>
      <w:r>
        <w:t xml:space="preserve">Gráfica </w:t>
      </w:r>
      <w:r w:rsidR="00183C3C">
        <w:fldChar w:fldCharType="begin"/>
      </w:r>
      <w:r w:rsidR="00B00A51">
        <w:instrText xml:space="preserve"> SEQ Gràfica \* ARABIC </w:instrText>
      </w:r>
      <w:r w:rsidR="00183C3C">
        <w:fldChar w:fldCharType="separate"/>
      </w:r>
      <w:r w:rsidR="005F5563">
        <w:rPr>
          <w:noProof/>
        </w:rPr>
        <w:t>7</w:t>
      </w:r>
      <w:r w:rsidR="00183C3C">
        <w:rPr>
          <w:noProof/>
        </w:rPr>
        <w:fldChar w:fldCharType="end"/>
      </w:r>
      <w:r>
        <w:t xml:space="preserve">: </w:t>
      </w:r>
      <w:r w:rsidR="004E7454">
        <w:t xml:space="preserve">Resultados pregunta 8 </w:t>
      </w:r>
      <w:r w:rsidR="001A237E">
        <w:t>–</w:t>
      </w:r>
      <w:r w:rsidR="004E7454">
        <w:t xml:space="preserve"> Estudiantes</w:t>
      </w:r>
      <w:bookmarkEnd w:id="92"/>
    </w:p>
    <w:p w14:paraId="7C2A2A0F" w14:textId="77777777" w:rsidR="001A237E" w:rsidRPr="001A237E" w:rsidRDefault="001A237E" w:rsidP="001A237E"/>
    <w:p w14:paraId="789C77D5" w14:textId="77777777" w:rsidR="009B04A6" w:rsidRPr="004E7454" w:rsidRDefault="009B04A6" w:rsidP="005375F8">
      <w:pPr>
        <w:pStyle w:val="ListParagraph"/>
        <w:numPr>
          <w:ilvl w:val="0"/>
          <w:numId w:val="17"/>
        </w:numPr>
        <w:rPr>
          <w:b/>
        </w:rPr>
      </w:pPr>
      <w:r w:rsidRPr="004E7454">
        <w:rPr>
          <w:b/>
        </w:rPr>
        <w:lastRenderedPageBreak/>
        <w:t>Pregunta #9: Actualmente ¿Cómo buscarías el tema para la opción de trabajo de graduación que elegiste?</w:t>
      </w:r>
    </w:p>
    <w:p w14:paraId="25AE2649" w14:textId="77777777" w:rsidR="00BA0547" w:rsidRDefault="00BA0547" w:rsidP="001A237E">
      <w:pPr>
        <w:pStyle w:val="ListParagraph"/>
        <w:ind w:left="360"/>
      </w:pPr>
      <w:r w:rsidRPr="00BA0547">
        <w:t>Recopilando la respuesta del total de los encuestados se colocan las principales y más recurrentes maneras en que estos buscarían un tema para la opción de trabajo de graduación seleccionada en respuestas anteriores:</w:t>
      </w:r>
    </w:p>
    <w:p w14:paraId="24FF7465" w14:textId="77777777" w:rsidR="00BA0547" w:rsidRDefault="004E01EC" w:rsidP="005375F8">
      <w:pPr>
        <w:pStyle w:val="ListParagraph"/>
        <w:numPr>
          <w:ilvl w:val="0"/>
          <w:numId w:val="19"/>
        </w:numPr>
      </w:pPr>
      <w:r>
        <w:t>Práctica</w:t>
      </w:r>
      <w:r w:rsidR="00BA0547">
        <w:t xml:space="preserve"> profesional </w:t>
      </w:r>
    </w:p>
    <w:p w14:paraId="7721112B" w14:textId="77777777" w:rsidR="004E01EC" w:rsidRDefault="004E01EC" w:rsidP="005375F8">
      <w:pPr>
        <w:pStyle w:val="ListParagraph"/>
        <w:numPr>
          <w:ilvl w:val="1"/>
          <w:numId w:val="19"/>
        </w:numPr>
      </w:pPr>
      <w:r>
        <w:t>“Revisaría en qué área o áreas de la empresa me tocan y trataría de buscar alguna actividad o proceso que se pudiera modificar o mejorar.”</w:t>
      </w:r>
    </w:p>
    <w:p w14:paraId="4A9C8D97" w14:textId="77777777" w:rsidR="004E01EC" w:rsidRDefault="004E01EC" w:rsidP="005375F8">
      <w:pPr>
        <w:pStyle w:val="ListParagraph"/>
        <w:numPr>
          <w:ilvl w:val="1"/>
          <w:numId w:val="19"/>
        </w:numPr>
      </w:pPr>
      <w:r>
        <w:t>“Ni idea sinceramente.”</w:t>
      </w:r>
    </w:p>
    <w:p w14:paraId="72F0B424" w14:textId="77777777" w:rsidR="004E01EC" w:rsidRDefault="004E01EC" w:rsidP="005375F8">
      <w:pPr>
        <w:pStyle w:val="ListParagraph"/>
        <w:numPr>
          <w:ilvl w:val="1"/>
          <w:numId w:val="19"/>
        </w:numPr>
      </w:pPr>
      <w:r>
        <w:t>“Preguntando a profesores o mi propio coordinador.”</w:t>
      </w:r>
    </w:p>
    <w:p w14:paraId="173BC490" w14:textId="77777777" w:rsidR="00BA0547" w:rsidRDefault="00BA0547" w:rsidP="005375F8">
      <w:pPr>
        <w:pStyle w:val="ListParagraph"/>
        <w:numPr>
          <w:ilvl w:val="0"/>
          <w:numId w:val="19"/>
        </w:numPr>
      </w:pPr>
      <w:r>
        <w:t>Curso en Universidad extranjera</w:t>
      </w:r>
    </w:p>
    <w:p w14:paraId="6AF088F9" w14:textId="77777777" w:rsidR="004E01EC" w:rsidRDefault="004E01EC" w:rsidP="005375F8">
      <w:pPr>
        <w:pStyle w:val="ListParagraph"/>
        <w:numPr>
          <w:ilvl w:val="1"/>
          <w:numId w:val="19"/>
        </w:numPr>
      </w:pPr>
      <w:r>
        <w:t>“En internet o referencia en la u.”</w:t>
      </w:r>
    </w:p>
    <w:p w14:paraId="28C3AF4C" w14:textId="77777777" w:rsidR="004E01EC" w:rsidRDefault="004E01EC" w:rsidP="005375F8">
      <w:pPr>
        <w:pStyle w:val="ListParagraph"/>
        <w:numPr>
          <w:ilvl w:val="1"/>
          <w:numId w:val="19"/>
        </w:numPr>
      </w:pPr>
      <w:r>
        <w:t>“No tengo idea.”</w:t>
      </w:r>
    </w:p>
    <w:p w14:paraId="7628AD61" w14:textId="77777777" w:rsidR="004E01EC" w:rsidRDefault="004E01EC" w:rsidP="005375F8">
      <w:pPr>
        <w:pStyle w:val="ListParagraph"/>
        <w:numPr>
          <w:ilvl w:val="1"/>
          <w:numId w:val="19"/>
        </w:numPr>
      </w:pPr>
      <w:r>
        <w:t>“Consultaría con Docentes primeramente que temas me recomiendan.”</w:t>
      </w:r>
    </w:p>
    <w:p w14:paraId="119059FA" w14:textId="77777777" w:rsidR="00BA0547" w:rsidRDefault="00BA0547" w:rsidP="005375F8">
      <w:pPr>
        <w:pStyle w:val="ListParagraph"/>
        <w:numPr>
          <w:ilvl w:val="0"/>
          <w:numId w:val="19"/>
        </w:numPr>
      </w:pPr>
      <w:r>
        <w:t>Materia</w:t>
      </w:r>
      <w:r w:rsidR="004E01EC">
        <w:t>s</w:t>
      </w:r>
      <w:r>
        <w:t xml:space="preserve"> de postgrado</w:t>
      </w:r>
    </w:p>
    <w:p w14:paraId="69D8897C" w14:textId="77777777" w:rsidR="004E01EC" w:rsidRDefault="004E01EC" w:rsidP="005375F8">
      <w:pPr>
        <w:pStyle w:val="ListParagraph"/>
        <w:numPr>
          <w:ilvl w:val="1"/>
          <w:numId w:val="19"/>
        </w:numPr>
      </w:pPr>
      <w:r>
        <w:t>“Pediría recomendación a mis profesores.”</w:t>
      </w:r>
    </w:p>
    <w:p w14:paraId="331F46B2" w14:textId="77777777" w:rsidR="004E01EC" w:rsidRDefault="004E01EC" w:rsidP="005375F8">
      <w:pPr>
        <w:pStyle w:val="ListParagraph"/>
        <w:numPr>
          <w:ilvl w:val="1"/>
          <w:numId w:val="19"/>
        </w:numPr>
      </w:pPr>
      <w:r>
        <w:t>“Enfocándome en resolver una necesidad, proporcionar un servicio o creando algo útil para el público.”</w:t>
      </w:r>
    </w:p>
    <w:p w14:paraId="51E7DCAD" w14:textId="77777777" w:rsidR="004E01EC" w:rsidRDefault="004E01EC" w:rsidP="005375F8">
      <w:pPr>
        <w:pStyle w:val="ListParagraph"/>
        <w:numPr>
          <w:ilvl w:val="1"/>
          <w:numId w:val="19"/>
        </w:numPr>
      </w:pPr>
      <w:r>
        <w:t>“Según las opciones de materia que hayan.”</w:t>
      </w:r>
    </w:p>
    <w:p w14:paraId="4709B3A9" w14:textId="77777777" w:rsidR="00BA0547" w:rsidRDefault="004E01EC" w:rsidP="005375F8">
      <w:pPr>
        <w:pStyle w:val="ListParagraph"/>
        <w:numPr>
          <w:ilvl w:val="0"/>
          <w:numId w:val="19"/>
        </w:numPr>
      </w:pPr>
      <w:r>
        <w:t xml:space="preserve">Trabajo teórico </w:t>
      </w:r>
    </w:p>
    <w:p w14:paraId="5A3E39ED" w14:textId="77777777" w:rsidR="004E01EC" w:rsidRDefault="004E01EC" w:rsidP="005375F8">
      <w:pPr>
        <w:pStyle w:val="ListParagraph"/>
        <w:numPr>
          <w:ilvl w:val="1"/>
          <w:numId w:val="19"/>
        </w:numPr>
      </w:pPr>
      <w:r>
        <w:t>“Le pediría consejo a un profesor.”</w:t>
      </w:r>
    </w:p>
    <w:p w14:paraId="204129A4" w14:textId="77777777" w:rsidR="004E01EC" w:rsidRDefault="004E01EC" w:rsidP="005375F8">
      <w:pPr>
        <w:pStyle w:val="ListParagraph"/>
        <w:numPr>
          <w:ilvl w:val="1"/>
          <w:numId w:val="19"/>
        </w:numPr>
      </w:pPr>
      <w:r>
        <w:t>“por internet.”</w:t>
      </w:r>
    </w:p>
    <w:p w14:paraId="7EE74BAC" w14:textId="77777777" w:rsidR="004E01EC" w:rsidRDefault="004E01EC" w:rsidP="005375F8">
      <w:pPr>
        <w:pStyle w:val="ListParagraph"/>
        <w:numPr>
          <w:ilvl w:val="1"/>
          <w:numId w:val="19"/>
        </w:numPr>
      </w:pPr>
      <w:r>
        <w:t>“Basándome en mi entorno y en una posible necesidad y tratar de proponer una solución.”</w:t>
      </w:r>
    </w:p>
    <w:p w14:paraId="0A4EF030" w14:textId="77777777" w:rsidR="004E01EC" w:rsidRDefault="004E01EC" w:rsidP="005375F8">
      <w:pPr>
        <w:pStyle w:val="ListParagraph"/>
        <w:numPr>
          <w:ilvl w:val="0"/>
          <w:numId w:val="19"/>
        </w:numPr>
      </w:pPr>
      <w:r>
        <w:t>Trabajo teórico – practico</w:t>
      </w:r>
    </w:p>
    <w:p w14:paraId="116107BB" w14:textId="77777777" w:rsidR="004E01EC" w:rsidRDefault="004E01EC" w:rsidP="005375F8">
      <w:pPr>
        <w:pStyle w:val="ListParagraph"/>
        <w:numPr>
          <w:ilvl w:val="1"/>
          <w:numId w:val="19"/>
        </w:numPr>
      </w:pPr>
      <w:r>
        <w:t>“Me inclino por el área de mi carrera que me gustaría crecer profesionalmente.”</w:t>
      </w:r>
    </w:p>
    <w:p w14:paraId="52723D71" w14:textId="77777777" w:rsidR="004E01EC" w:rsidRDefault="004E01EC" w:rsidP="005375F8">
      <w:pPr>
        <w:pStyle w:val="ListParagraph"/>
        <w:numPr>
          <w:ilvl w:val="1"/>
          <w:numId w:val="19"/>
        </w:numPr>
      </w:pPr>
      <w:r>
        <w:t>“Recurriría a un profesor que me asigne un tema de investigación.”</w:t>
      </w:r>
    </w:p>
    <w:p w14:paraId="03ABEDD9" w14:textId="77777777" w:rsidR="004E01EC" w:rsidRDefault="004E01EC" w:rsidP="005375F8">
      <w:pPr>
        <w:pStyle w:val="ListParagraph"/>
        <w:numPr>
          <w:ilvl w:val="1"/>
          <w:numId w:val="19"/>
        </w:numPr>
      </w:pPr>
      <w:r>
        <w:t>“Basado en lo que me guste. Jamás por otras personas.”</w:t>
      </w:r>
    </w:p>
    <w:p w14:paraId="75D0507B" w14:textId="77777777" w:rsidR="004E01EC" w:rsidRDefault="004E01EC" w:rsidP="005375F8">
      <w:pPr>
        <w:pStyle w:val="ListParagraph"/>
        <w:numPr>
          <w:ilvl w:val="0"/>
          <w:numId w:val="19"/>
        </w:numPr>
      </w:pPr>
      <w:r>
        <w:lastRenderedPageBreak/>
        <w:t xml:space="preserve">Certificación Internacional </w:t>
      </w:r>
    </w:p>
    <w:p w14:paraId="53AC76CB" w14:textId="77777777" w:rsidR="001C0117" w:rsidRDefault="004E01EC" w:rsidP="00677A3D">
      <w:pPr>
        <w:pStyle w:val="ListParagraph"/>
        <w:numPr>
          <w:ilvl w:val="1"/>
          <w:numId w:val="19"/>
        </w:numPr>
      </w:pPr>
      <w:r w:rsidRPr="004E01EC">
        <w:t>“Consultando a diferentes personas.”</w:t>
      </w:r>
    </w:p>
    <w:p w14:paraId="1A562A2E" w14:textId="77777777" w:rsidR="009B04A6" w:rsidRPr="004E7454" w:rsidRDefault="009B04A6" w:rsidP="005375F8">
      <w:pPr>
        <w:pStyle w:val="ListParagraph"/>
        <w:numPr>
          <w:ilvl w:val="0"/>
          <w:numId w:val="17"/>
        </w:numPr>
        <w:rPr>
          <w:b/>
        </w:rPr>
      </w:pPr>
      <w:r w:rsidRPr="004E7454">
        <w:rPr>
          <w:b/>
        </w:rPr>
        <w:t>Pregunta #10: ¿Cuánto te interesaría un sitio web en donde profesores e investigadores puedan publicar opciones a trabajos de graduación y tú como estudiante puedas verlas y aplicar a estas?</w:t>
      </w:r>
    </w:p>
    <w:p w14:paraId="769CF7C8" w14:textId="77777777" w:rsidR="004E01EC" w:rsidRDefault="004E01EC" w:rsidP="001A237E">
      <w:pPr>
        <w:pStyle w:val="ListParagraph"/>
        <w:ind w:left="360"/>
      </w:pPr>
      <w:r w:rsidRPr="004E01EC">
        <w:t>De los resultados se puede observar que, a pesar de conocer las diversas opciones a trabajo de graduación y de saber cómo o dónde buscar temas a desarrollar, la gran mayoría de los encuestados manifiesta un alto interés sobre el sistema descrito en este cuestionario.</w:t>
      </w:r>
    </w:p>
    <w:p w14:paraId="7EDAA206" w14:textId="77777777" w:rsidR="0070098A" w:rsidRDefault="004E01EC" w:rsidP="0070098A">
      <w:pPr>
        <w:pStyle w:val="ListParagraph"/>
        <w:keepNext/>
        <w:jc w:val="center"/>
      </w:pPr>
      <w:r>
        <w:rPr>
          <w:noProof/>
          <w:lang w:eastAsia="es-PA"/>
        </w:rPr>
        <w:drawing>
          <wp:inline distT="0" distB="0" distL="0" distR="0" wp14:anchorId="0867FEB5" wp14:editId="18A31D22">
            <wp:extent cx="5130299" cy="1945640"/>
            <wp:effectExtent l="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311890" cy="2014507"/>
                    </a:xfrm>
                    <a:prstGeom prst="rect">
                      <a:avLst/>
                    </a:prstGeom>
                    <a:noFill/>
                    <a:ln w="9525">
                      <a:noFill/>
                      <a:miter lim="800000"/>
                      <a:headEnd/>
                      <a:tailEnd/>
                    </a:ln>
                  </pic:spPr>
                </pic:pic>
              </a:graphicData>
            </a:graphic>
          </wp:inline>
        </w:drawing>
      </w:r>
    </w:p>
    <w:p w14:paraId="2486AF73" w14:textId="77777777" w:rsidR="004E01EC" w:rsidRDefault="0070098A" w:rsidP="0070098A">
      <w:pPr>
        <w:pStyle w:val="Caption"/>
        <w:jc w:val="center"/>
      </w:pPr>
      <w:bookmarkStart w:id="93" w:name="_Toc52322267"/>
      <w:r>
        <w:t xml:space="preserve">Gráfica </w:t>
      </w:r>
      <w:r w:rsidR="00183C3C">
        <w:fldChar w:fldCharType="begin"/>
      </w:r>
      <w:r w:rsidR="00B00A51">
        <w:instrText xml:space="preserve"> SEQ Gràfica \* ARABIC </w:instrText>
      </w:r>
      <w:r w:rsidR="00183C3C">
        <w:fldChar w:fldCharType="separate"/>
      </w:r>
      <w:r w:rsidR="005F5563">
        <w:rPr>
          <w:noProof/>
        </w:rPr>
        <w:t>8</w:t>
      </w:r>
      <w:r w:rsidR="00183C3C">
        <w:rPr>
          <w:noProof/>
        </w:rPr>
        <w:fldChar w:fldCharType="end"/>
      </w:r>
      <w:r>
        <w:t xml:space="preserve">: </w:t>
      </w:r>
      <w:r w:rsidR="004E7454">
        <w:t>Resultados pregunta 10 – Estudiantes</w:t>
      </w:r>
      <w:bookmarkEnd w:id="93"/>
    </w:p>
    <w:p w14:paraId="5E059E93" w14:textId="77777777" w:rsidR="009B04A6" w:rsidRPr="004E7454" w:rsidRDefault="009B04A6" w:rsidP="005375F8">
      <w:pPr>
        <w:pStyle w:val="ListParagraph"/>
        <w:numPr>
          <w:ilvl w:val="0"/>
          <w:numId w:val="17"/>
        </w:numPr>
        <w:rPr>
          <w:b/>
        </w:rPr>
      </w:pPr>
      <w:r w:rsidRPr="004E7454">
        <w:rPr>
          <w:b/>
        </w:rPr>
        <w:t>Pregunta #11: ¿Te ayudaría en algo un sitio web como este? Explique.</w:t>
      </w:r>
    </w:p>
    <w:p w14:paraId="18A15867" w14:textId="77777777" w:rsidR="004E01EC" w:rsidRDefault="004E01EC" w:rsidP="004B441C">
      <w:pPr>
        <w:pStyle w:val="ListParagraph"/>
        <w:ind w:left="360"/>
      </w:pPr>
      <w:r w:rsidRPr="004E01EC">
        <w:t>Recopilando la respuesta del total de los encuestados, que cabe destacar fue afirmativa, se colocan las principales y más recurrentes respuestas:</w:t>
      </w:r>
    </w:p>
    <w:p w14:paraId="00C92995" w14:textId="77777777" w:rsidR="004E01EC" w:rsidRDefault="004E01EC" w:rsidP="005375F8">
      <w:pPr>
        <w:pStyle w:val="ListParagraph"/>
        <w:numPr>
          <w:ilvl w:val="0"/>
          <w:numId w:val="20"/>
        </w:numPr>
      </w:pPr>
      <w:r>
        <w:t>“Si. Porque así puedo confirmar si el tema escogido no está repetido y así no pierdo tiempo.”</w:t>
      </w:r>
    </w:p>
    <w:p w14:paraId="404CFB84" w14:textId="77777777" w:rsidR="004E01EC" w:rsidRDefault="004E01EC" w:rsidP="005375F8">
      <w:pPr>
        <w:pStyle w:val="ListParagraph"/>
        <w:numPr>
          <w:ilvl w:val="0"/>
          <w:numId w:val="20"/>
        </w:numPr>
      </w:pPr>
      <w:r>
        <w:t>“Ayudaría a todos los estudiantes que no hayan elegido su opción actualmente.”</w:t>
      </w:r>
    </w:p>
    <w:p w14:paraId="6459CE3E" w14:textId="77777777" w:rsidR="004E01EC" w:rsidRDefault="004E01EC" w:rsidP="005375F8">
      <w:pPr>
        <w:pStyle w:val="ListParagraph"/>
        <w:numPr>
          <w:ilvl w:val="0"/>
          <w:numId w:val="20"/>
        </w:numPr>
      </w:pPr>
      <w:r>
        <w:t>“Si porque no tengo idea de cómo empezar.”</w:t>
      </w:r>
    </w:p>
    <w:p w14:paraId="644A1D47" w14:textId="77777777" w:rsidR="004E01EC" w:rsidRDefault="004E01EC" w:rsidP="005375F8">
      <w:pPr>
        <w:pStyle w:val="ListParagraph"/>
        <w:numPr>
          <w:ilvl w:val="0"/>
          <w:numId w:val="20"/>
        </w:numPr>
      </w:pPr>
      <w:r>
        <w:t xml:space="preserve">“Si, </w:t>
      </w:r>
      <w:proofErr w:type="gramStart"/>
      <w:r>
        <w:t>ayudaría</w:t>
      </w:r>
      <w:proofErr w:type="gramEnd"/>
      <w:r>
        <w:t xml:space="preserve"> a evaluar las posibles opciones que se pueden tomar y facilitar de cierto modo el proceso de selección.”</w:t>
      </w:r>
    </w:p>
    <w:p w14:paraId="0A521732" w14:textId="77777777" w:rsidR="004E01EC" w:rsidRDefault="004E01EC" w:rsidP="005375F8">
      <w:pPr>
        <w:pStyle w:val="ListParagraph"/>
        <w:numPr>
          <w:ilvl w:val="0"/>
          <w:numId w:val="20"/>
        </w:numPr>
      </w:pPr>
      <w:r>
        <w:t>Si, ya que muchas veces no se sabe cómo desarrollar o realizar proyectos de esta magnitud.</w:t>
      </w:r>
    </w:p>
    <w:p w14:paraId="0A5089F2" w14:textId="77777777" w:rsidR="00784ECE" w:rsidRDefault="00784ECE" w:rsidP="00784ECE">
      <w:pPr>
        <w:pStyle w:val="ListParagraph"/>
      </w:pPr>
    </w:p>
    <w:p w14:paraId="4EC8C5E8" w14:textId="77777777" w:rsidR="009B04A6" w:rsidRPr="004E7454" w:rsidRDefault="009B04A6" w:rsidP="005375F8">
      <w:pPr>
        <w:pStyle w:val="ListParagraph"/>
        <w:numPr>
          <w:ilvl w:val="0"/>
          <w:numId w:val="17"/>
        </w:numPr>
        <w:rPr>
          <w:b/>
        </w:rPr>
      </w:pPr>
      <w:r w:rsidRPr="004E7454">
        <w:rPr>
          <w:b/>
        </w:rPr>
        <w:lastRenderedPageBreak/>
        <w:t>Pregunta #12: Si existiera un sitio como el descrito anteriormente ¿Qué tipo de trabajo de graduación te interesaría buscar?</w:t>
      </w:r>
    </w:p>
    <w:p w14:paraId="075D2994" w14:textId="77777777" w:rsidR="004E01EC" w:rsidRDefault="004E01EC" w:rsidP="001A237E">
      <w:pPr>
        <w:pStyle w:val="ListParagraph"/>
        <w:ind w:left="360"/>
      </w:pPr>
      <w:r w:rsidRPr="004E01EC">
        <w:t>Los resultados demuestran que, al quitar la incertidumbre con un sitio como el descrito en esta encuesta, baja significativamente el porcentaje de estudiantes que optarían por las materias de maestría, opción que los encuestados calificaron como rápida y fácil, y aumenta el porcentaje de estudiantes que optarían por las opciones de trabajo teórico y teórico práctico. Se concluyó que al facilitar el proceso de selección de un tema y de un profesor asesor, se manifiesta el interés por los trabajos de investigación por parte de los estudiantes.</w:t>
      </w:r>
    </w:p>
    <w:p w14:paraId="1C10D382" w14:textId="77777777" w:rsidR="003551A2" w:rsidRDefault="004E01EC" w:rsidP="003551A2">
      <w:pPr>
        <w:pStyle w:val="ListParagraph"/>
        <w:keepNext/>
        <w:jc w:val="center"/>
      </w:pPr>
      <w:r>
        <w:rPr>
          <w:noProof/>
          <w:lang w:eastAsia="es-PA"/>
        </w:rPr>
        <w:drawing>
          <wp:inline distT="0" distB="0" distL="0" distR="0" wp14:anchorId="44A14E60" wp14:editId="7B4889D5">
            <wp:extent cx="4133850" cy="1838325"/>
            <wp:effectExtent l="19050" t="0" r="0" b="0"/>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4133850" cy="1838325"/>
                    </a:xfrm>
                    <a:prstGeom prst="rect">
                      <a:avLst/>
                    </a:prstGeom>
                    <a:noFill/>
                    <a:ln w="9525">
                      <a:noFill/>
                      <a:miter lim="800000"/>
                      <a:headEnd/>
                      <a:tailEnd/>
                    </a:ln>
                  </pic:spPr>
                </pic:pic>
              </a:graphicData>
            </a:graphic>
          </wp:inline>
        </w:drawing>
      </w:r>
    </w:p>
    <w:p w14:paraId="4C8ED34E" w14:textId="77777777" w:rsidR="004E01EC" w:rsidRPr="00AE7A1E" w:rsidRDefault="003551A2" w:rsidP="003551A2">
      <w:pPr>
        <w:pStyle w:val="Caption"/>
        <w:jc w:val="center"/>
      </w:pPr>
      <w:bookmarkStart w:id="94" w:name="_Toc52322268"/>
      <w:r>
        <w:t xml:space="preserve">Gráfica </w:t>
      </w:r>
      <w:r w:rsidR="00183C3C">
        <w:fldChar w:fldCharType="begin"/>
      </w:r>
      <w:r w:rsidR="00B00A51">
        <w:instrText xml:space="preserve"> SEQ Gràfica \* ARABIC </w:instrText>
      </w:r>
      <w:r w:rsidR="00183C3C">
        <w:fldChar w:fldCharType="separate"/>
      </w:r>
      <w:r w:rsidR="005F5563">
        <w:rPr>
          <w:noProof/>
        </w:rPr>
        <w:t>9</w:t>
      </w:r>
      <w:r w:rsidR="00183C3C">
        <w:rPr>
          <w:noProof/>
        </w:rPr>
        <w:fldChar w:fldCharType="end"/>
      </w:r>
      <w:r>
        <w:t xml:space="preserve">: </w:t>
      </w:r>
      <w:r w:rsidR="004E7454">
        <w:t>Resultados pregunta 12 - Estudiantes</w:t>
      </w:r>
      <w:bookmarkEnd w:id="94"/>
    </w:p>
    <w:p w14:paraId="1E4D3034" w14:textId="77777777" w:rsidR="00AE7A1E" w:rsidRDefault="00AE7A1E" w:rsidP="005375F8">
      <w:pPr>
        <w:pStyle w:val="Heading2"/>
        <w:numPr>
          <w:ilvl w:val="2"/>
          <w:numId w:val="26"/>
        </w:numPr>
      </w:pPr>
      <w:bookmarkStart w:id="95" w:name="_Toc52322085"/>
      <w:r>
        <w:t>ENCUESTA PARA PROFESORES E INVESTIGADORES (PROPONENTES)</w:t>
      </w:r>
      <w:bookmarkEnd w:id="95"/>
    </w:p>
    <w:p w14:paraId="123EFEB4" w14:textId="77777777" w:rsidR="00AE7A1E" w:rsidRDefault="004E01EC" w:rsidP="00AE7A1E">
      <w:r w:rsidRPr="004E01EC">
        <w:t>Se encuentran bajo el perfil de proponentes todo profesor o investigador de la Universidad Tecnológica de Panamá. A los mismos se le han realizado las siguientes preguntas, llegando a su vez a los siguientes resultados.</w:t>
      </w:r>
    </w:p>
    <w:p w14:paraId="15BE01A1" w14:textId="77777777" w:rsidR="006E0E1B" w:rsidRPr="004E7454" w:rsidRDefault="006E0E1B" w:rsidP="005375F8">
      <w:pPr>
        <w:pStyle w:val="ListParagraph"/>
        <w:numPr>
          <w:ilvl w:val="0"/>
          <w:numId w:val="21"/>
        </w:numPr>
        <w:rPr>
          <w:b/>
        </w:rPr>
      </w:pPr>
      <w:r w:rsidRPr="004E7454">
        <w:rPr>
          <w:b/>
        </w:rPr>
        <w:t>Pregunta #1: Sexo</w:t>
      </w:r>
    </w:p>
    <w:p w14:paraId="355146D8" w14:textId="77777777" w:rsidR="00CE197A" w:rsidRDefault="00CE197A" w:rsidP="001A237E">
      <w:pPr>
        <w:pStyle w:val="ListParagraph"/>
        <w:ind w:left="360"/>
      </w:pPr>
      <w:r w:rsidRPr="00CE197A">
        <w:t>Del total de encuestados un 54.7% fueron mujeres y un 45.3% fueron hombres.</w:t>
      </w:r>
    </w:p>
    <w:p w14:paraId="0A179FA5" w14:textId="77777777" w:rsidR="003551A2" w:rsidRDefault="00CE197A" w:rsidP="003551A2">
      <w:pPr>
        <w:pStyle w:val="ListParagraph"/>
        <w:keepNext/>
        <w:jc w:val="center"/>
      </w:pPr>
      <w:r>
        <w:rPr>
          <w:noProof/>
          <w:lang w:eastAsia="es-PA"/>
        </w:rPr>
        <w:lastRenderedPageBreak/>
        <w:drawing>
          <wp:inline distT="0" distB="0" distL="0" distR="0" wp14:anchorId="28DCA784" wp14:editId="3413459A">
            <wp:extent cx="3171825" cy="1866900"/>
            <wp:effectExtent l="19050" t="0" r="9525"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3171825" cy="1866900"/>
                    </a:xfrm>
                    <a:prstGeom prst="rect">
                      <a:avLst/>
                    </a:prstGeom>
                    <a:noFill/>
                    <a:ln w="9525">
                      <a:noFill/>
                      <a:miter lim="800000"/>
                      <a:headEnd/>
                      <a:tailEnd/>
                    </a:ln>
                  </pic:spPr>
                </pic:pic>
              </a:graphicData>
            </a:graphic>
          </wp:inline>
        </w:drawing>
      </w:r>
    </w:p>
    <w:p w14:paraId="475421E2" w14:textId="77777777" w:rsidR="001A237E" w:rsidRPr="001A237E" w:rsidRDefault="00CB0E1E" w:rsidP="00677A3D">
      <w:pPr>
        <w:pStyle w:val="Caption"/>
        <w:jc w:val="center"/>
      </w:pPr>
      <w:bookmarkStart w:id="96" w:name="_Toc52322269"/>
      <w:r>
        <w:t>Gráfica</w:t>
      </w:r>
      <w:r w:rsidR="003551A2">
        <w:t xml:space="preserve"> </w:t>
      </w:r>
      <w:r w:rsidR="00183C3C">
        <w:fldChar w:fldCharType="begin"/>
      </w:r>
      <w:r w:rsidR="00B00A51">
        <w:instrText xml:space="preserve"> SEQ Gràfica \* ARABIC </w:instrText>
      </w:r>
      <w:r w:rsidR="00183C3C">
        <w:fldChar w:fldCharType="separate"/>
      </w:r>
      <w:r w:rsidR="005F5563">
        <w:rPr>
          <w:noProof/>
        </w:rPr>
        <w:t>10</w:t>
      </w:r>
      <w:r w:rsidR="00183C3C">
        <w:rPr>
          <w:noProof/>
        </w:rPr>
        <w:fldChar w:fldCharType="end"/>
      </w:r>
      <w:r w:rsidR="00B7686C">
        <w:t>: Respuesta p</w:t>
      </w:r>
      <w:r w:rsidR="003551A2">
        <w:t>regunta 1</w:t>
      </w:r>
      <w:r w:rsidR="00B7686C">
        <w:t xml:space="preserve"> -</w:t>
      </w:r>
      <w:r w:rsidR="003551A2">
        <w:t xml:space="preserve"> Profesores e investigadores</w:t>
      </w:r>
      <w:bookmarkEnd w:id="96"/>
    </w:p>
    <w:p w14:paraId="01A4A3A3" w14:textId="77777777" w:rsidR="006E0E1B" w:rsidRPr="004E7454" w:rsidRDefault="006E0E1B" w:rsidP="005375F8">
      <w:pPr>
        <w:pStyle w:val="ListParagraph"/>
        <w:numPr>
          <w:ilvl w:val="0"/>
          <w:numId w:val="21"/>
        </w:numPr>
        <w:rPr>
          <w:b/>
        </w:rPr>
      </w:pPr>
      <w:r w:rsidRPr="004E7454">
        <w:rPr>
          <w:b/>
        </w:rPr>
        <w:t xml:space="preserve">Pregunta #2: Centro Regional o de </w:t>
      </w:r>
      <w:r w:rsidR="00CE197A" w:rsidRPr="004E7454">
        <w:rPr>
          <w:b/>
        </w:rPr>
        <w:t>Investigación</w:t>
      </w:r>
      <w:r w:rsidRPr="004E7454">
        <w:rPr>
          <w:b/>
        </w:rPr>
        <w:t xml:space="preserve"> </w:t>
      </w:r>
    </w:p>
    <w:p w14:paraId="24265119" w14:textId="77777777" w:rsidR="004E7454" w:rsidRDefault="00CE197A" w:rsidP="001A237E">
      <w:pPr>
        <w:pStyle w:val="ListParagraph"/>
        <w:ind w:left="360"/>
      </w:pPr>
      <w:r w:rsidRPr="00CE197A">
        <w:t>Del total de los encuestados, la mayoría resultó ser de la sede central de la Universidad Tecnológica de Panamá, representando el 62.3% de los resultados.</w:t>
      </w:r>
    </w:p>
    <w:p w14:paraId="6D01FE5A" w14:textId="77777777" w:rsidR="00CB0E1E" w:rsidRDefault="00CE197A" w:rsidP="00CB0E1E">
      <w:pPr>
        <w:pStyle w:val="ListParagraph"/>
        <w:keepNext/>
        <w:jc w:val="center"/>
      </w:pPr>
      <w:r>
        <w:rPr>
          <w:noProof/>
          <w:lang w:eastAsia="es-PA"/>
        </w:rPr>
        <w:drawing>
          <wp:inline distT="0" distB="0" distL="0" distR="0" wp14:anchorId="6261E5D5" wp14:editId="60BB01C1">
            <wp:extent cx="4589792" cy="203081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02652" cy="2036509"/>
                    </a:xfrm>
                    <a:prstGeom prst="rect">
                      <a:avLst/>
                    </a:prstGeom>
                    <a:noFill/>
                  </pic:spPr>
                </pic:pic>
              </a:graphicData>
            </a:graphic>
          </wp:inline>
        </w:drawing>
      </w:r>
    </w:p>
    <w:p w14:paraId="0087B8F9" w14:textId="77777777" w:rsidR="00CE197A" w:rsidRDefault="00CB0E1E" w:rsidP="00CB0E1E">
      <w:pPr>
        <w:pStyle w:val="Caption"/>
        <w:jc w:val="center"/>
      </w:pPr>
      <w:bookmarkStart w:id="97" w:name="_Toc52322270"/>
      <w:r>
        <w:t xml:space="preserve">Gráfica </w:t>
      </w:r>
      <w:r w:rsidR="00183C3C">
        <w:fldChar w:fldCharType="begin"/>
      </w:r>
      <w:r w:rsidR="00B00A51">
        <w:instrText xml:space="preserve"> SEQ Gràfica \* ARABIC </w:instrText>
      </w:r>
      <w:r w:rsidR="00183C3C">
        <w:fldChar w:fldCharType="separate"/>
      </w:r>
      <w:r w:rsidR="005F5563">
        <w:rPr>
          <w:noProof/>
        </w:rPr>
        <w:t>11</w:t>
      </w:r>
      <w:r w:rsidR="00183C3C">
        <w:rPr>
          <w:noProof/>
        </w:rPr>
        <w:fldChar w:fldCharType="end"/>
      </w:r>
      <w:r>
        <w:t xml:space="preserve">: </w:t>
      </w:r>
      <w:r w:rsidR="00B7686C">
        <w:t>Respuesta pregunta 2 - Profesores e investigadores</w:t>
      </w:r>
      <w:bookmarkEnd w:id="97"/>
    </w:p>
    <w:p w14:paraId="71CFE479" w14:textId="77777777" w:rsidR="006E0E1B" w:rsidRPr="004E7454" w:rsidRDefault="006E0E1B" w:rsidP="005375F8">
      <w:pPr>
        <w:pStyle w:val="ListParagraph"/>
        <w:numPr>
          <w:ilvl w:val="0"/>
          <w:numId w:val="21"/>
        </w:numPr>
        <w:rPr>
          <w:b/>
        </w:rPr>
      </w:pPr>
      <w:r w:rsidRPr="004E7454">
        <w:rPr>
          <w:b/>
        </w:rPr>
        <w:t>Pregunta #3: Facultad</w:t>
      </w:r>
    </w:p>
    <w:p w14:paraId="4F7CE2C1" w14:textId="77777777" w:rsidR="00CE197A" w:rsidRDefault="00CE197A" w:rsidP="001A237E">
      <w:pPr>
        <w:pStyle w:val="ListParagraph"/>
        <w:ind w:left="360"/>
      </w:pPr>
      <w:r w:rsidRPr="00CE197A">
        <w:t>Del total de los encuestados, la facultad con mayor representatividad resultó se la facultad de ingeniería de sistemas computacionales seguida por la facultad de ingeniería industrial, representando un 43.3% y 26.7% respectivamente.</w:t>
      </w:r>
    </w:p>
    <w:p w14:paraId="0513E19B" w14:textId="77777777" w:rsidR="00CB0E1E" w:rsidRDefault="00CE197A" w:rsidP="00CB0E1E">
      <w:pPr>
        <w:pStyle w:val="ListParagraph"/>
        <w:keepNext/>
        <w:jc w:val="center"/>
      </w:pPr>
      <w:r>
        <w:rPr>
          <w:noProof/>
          <w:lang w:eastAsia="es-PA"/>
        </w:rPr>
        <w:lastRenderedPageBreak/>
        <w:drawing>
          <wp:inline distT="0" distB="0" distL="0" distR="0" wp14:anchorId="013F401B" wp14:editId="728AEA00">
            <wp:extent cx="4763909" cy="1924493"/>
            <wp:effectExtent l="0" t="0" r="0" b="0"/>
            <wp:docPr id="2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4784972" cy="1933002"/>
                    </a:xfrm>
                    <a:prstGeom prst="rect">
                      <a:avLst/>
                    </a:prstGeom>
                    <a:noFill/>
                    <a:ln w="9525">
                      <a:noFill/>
                      <a:miter lim="800000"/>
                      <a:headEnd/>
                      <a:tailEnd/>
                    </a:ln>
                  </pic:spPr>
                </pic:pic>
              </a:graphicData>
            </a:graphic>
          </wp:inline>
        </w:drawing>
      </w:r>
    </w:p>
    <w:p w14:paraId="66C2A277" w14:textId="77777777" w:rsidR="001A237E" w:rsidRPr="001A237E" w:rsidRDefault="00CB0E1E" w:rsidP="00677A3D">
      <w:pPr>
        <w:pStyle w:val="Caption"/>
        <w:jc w:val="center"/>
      </w:pPr>
      <w:bookmarkStart w:id="98" w:name="_Toc52322271"/>
      <w:r>
        <w:t xml:space="preserve">Gráfica </w:t>
      </w:r>
      <w:r w:rsidR="00183C3C">
        <w:fldChar w:fldCharType="begin"/>
      </w:r>
      <w:r w:rsidR="00B00A51">
        <w:instrText xml:space="preserve"> SEQ Gràfica \* ARABIC </w:instrText>
      </w:r>
      <w:r w:rsidR="00183C3C">
        <w:fldChar w:fldCharType="separate"/>
      </w:r>
      <w:r w:rsidR="005F5563">
        <w:rPr>
          <w:noProof/>
        </w:rPr>
        <w:t>12</w:t>
      </w:r>
      <w:r w:rsidR="00183C3C">
        <w:rPr>
          <w:noProof/>
        </w:rPr>
        <w:fldChar w:fldCharType="end"/>
      </w:r>
      <w:r>
        <w:t xml:space="preserve">: </w:t>
      </w:r>
      <w:r w:rsidR="00B7686C">
        <w:t>Respuesta pregunta 3 - Profesores e investigadores</w:t>
      </w:r>
      <w:bookmarkEnd w:id="98"/>
    </w:p>
    <w:p w14:paraId="53DFA10C" w14:textId="77777777" w:rsidR="006E0E1B" w:rsidRPr="004E7454" w:rsidRDefault="006E0E1B" w:rsidP="005375F8">
      <w:pPr>
        <w:pStyle w:val="ListParagraph"/>
        <w:numPr>
          <w:ilvl w:val="0"/>
          <w:numId w:val="21"/>
        </w:numPr>
        <w:rPr>
          <w:b/>
        </w:rPr>
      </w:pPr>
      <w:r w:rsidRPr="004E7454">
        <w:rPr>
          <w:b/>
        </w:rPr>
        <w:t>Pregunta #4: Durante los últimos 2 años ¿Cuántos temas u oportunidades de posibles trabajos de graduación han llegado a usted? Ya sea por ideas propias o fuentes externas.</w:t>
      </w:r>
    </w:p>
    <w:p w14:paraId="45321FD4" w14:textId="77777777" w:rsidR="00CE197A" w:rsidRDefault="00CE197A" w:rsidP="004B441C">
      <w:pPr>
        <w:pStyle w:val="ListParagraph"/>
        <w:ind w:left="360"/>
      </w:pPr>
      <w:r w:rsidRPr="00CE197A">
        <w:t>Del total de los encuestados, un 64.2% afirma haber tenido por lo menos una y hasta cinco oportunidades de trabajo de graduación para ser desarrolladas por parte de los estudiantes, mientras que un 28.3% afirma haber tenido por lo menos seis y hasta diez oportunidades de trabajo de graduación.</w:t>
      </w:r>
    </w:p>
    <w:p w14:paraId="2EFBD305" w14:textId="77777777" w:rsidR="00CB0E1E" w:rsidRDefault="00CE197A" w:rsidP="00CB0E1E">
      <w:pPr>
        <w:pStyle w:val="ListParagraph"/>
        <w:keepNext/>
        <w:jc w:val="center"/>
      </w:pPr>
      <w:r>
        <w:rPr>
          <w:noProof/>
          <w:lang w:eastAsia="es-PA"/>
        </w:rPr>
        <w:drawing>
          <wp:inline distT="0" distB="0" distL="0" distR="0" wp14:anchorId="564009EC" wp14:editId="71C974C7">
            <wp:extent cx="3286125" cy="1866900"/>
            <wp:effectExtent l="19050" t="0" r="9525"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3286125" cy="1866900"/>
                    </a:xfrm>
                    <a:prstGeom prst="rect">
                      <a:avLst/>
                    </a:prstGeom>
                    <a:noFill/>
                    <a:ln w="9525">
                      <a:noFill/>
                      <a:miter lim="800000"/>
                      <a:headEnd/>
                      <a:tailEnd/>
                    </a:ln>
                  </pic:spPr>
                </pic:pic>
              </a:graphicData>
            </a:graphic>
          </wp:inline>
        </w:drawing>
      </w:r>
    </w:p>
    <w:p w14:paraId="0DDB39D7" w14:textId="77777777" w:rsidR="00CE197A" w:rsidRDefault="00CB0E1E" w:rsidP="00CB0E1E">
      <w:pPr>
        <w:pStyle w:val="Caption"/>
        <w:jc w:val="center"/>
      </w:pPr>
      <w:bookmarkStart w:id="99" w:name="_Toc52322272"/>
      <w:r>
        <w:t xml:space="preserve">Gráfica </w:t>
      </w:r>
      <w:r w:rsidR="00183C3C">
        <w:fldChar w:fldCharType="begin"/>
      </w:r>
      <w:r w:rsidR="00B00A51">
        <w:instrText xml:space="preserve"> SEQ Gràfica \* ARABIC </w:instrText>
      </w:r>
      <w:r w:rsidR="00183C3C">
        <w:fldChar w:fldCharType="separate"/>
      </w:r>
      <w:r w:rsidR="005F5563">
        <w:rPr>
          <w:noProof/>
        </w:rPr>
        <w:t>13</w:t>
      </w:r>
      <w:r w:rsidR="00183C3C">
        <w:rPr>
          <w:noProof/>
        </w:rPr>
        <w:fldChar w:fldCharType="end"/>
      </w:r>
      <w:r>
        <w:t>:</w:t>
      </w:r>
      <w:r w:rsidR="00B7686C" w:rsidRPr="00B7686C">
        <w:t xml:space="preserve"> </w:t>
      </w:r>
      <w:r w:rsidR="00B7686C">
        <w:t>Respuesta p</w:t>
      </w:r>
      <w:r w:rsidR="001A237E">
        <w:t>regunta 4</w:t>
      </w:r>
      <w:r w:rsidR="00B7686C">
        <w:t xml:space="preserve"> - Profesores e investigadores</w:t>
      </w:r>
      <w:bookmarkEnd w:id="99"/>
    </w:p>
    <w:p w14:paraId="2E46AA79" w14:textId="77777777" w:rsidR="006E0E1B" w:rsidRPr="004E7454" w:rsidRDefault="006E0E1B" w:rsidP="005375F8">
      <w:pPr>
        <w:pStyle w:val="ListParagraph"/>
        <w:numPr>
          <w:ilvl w:val="0"/>
          <w:numId w:val="21"/>
        </w:numPr>
        <w:rPr>
          <w:b/>
        </w:rPr>
      </w:pPr>
      <w:r w:rsidRPr="004E7454">
        <w:rPr>
          <w:b/>
        </w:rPr>
        <w:t>Pregunta #5: ¿Cuántos de estos posibles trabajos de graduación pudieron llegar a realizarse por estudiantes de la Universidad Tecnológica de Panamá?</w:t>
      </w:r>
    </w:p>
    <w:p w14:paraId="6806B4BA" w14:textId="77777777" w:rsidR="00CE197A" w:rsidRDefault="00CE197A" w:rsidP="004B441C">
      <w:pPr>
        <w:pStyle w:val="ListParagraph"/>
        <w:ind w:left="360"/>
      </w:pPr>
      <w:r w:rsidRPr="00CE197A">
        <w:t xml:space="preserve">Los resultados demuestran que, a pesar de haber un gran porcentaje que afirma haber tenido por lo menos seis y hasta diez oportunidades de trabajo de graduación, un 86.8% afirma </w:t>
      </w:r>
      <w:r w:rsidR="00CB0E1E" w:rsidRPr="00CE197A">
        <w:t>que,</w:t>
      </w:r>
      <w:r w:rsidRPr="00CE197A">
        <w:t xml:space="preserve"> de sus posibles trabajos de graduación, por </w:t>
      </w:r>
      <w:r w:rsidRPr="00CE197A">
        <w:lastRenderedPageBreak/>
        <w:t>lo menos de uno a cinco trabajos se llegaron a realizar como trabajos de graduación por parte de los estudiantes de la Universidad Tecnológica de Panamá.</w:t>
      </w:r>
    </w:p>
    <w:p w14:paraId="64503C6E" w14:textId="77777777" w:rsidR="0062244D" w:rsidRDefault="00CE197A" w:rsidP="0062244D">
      <w:pPr>
        <w:pStyle w:val="ListParagraph"/>
        <w:keepNext/>
        <w:jc w:val="center"/>
      </w:pPr>
      <w:r>
        <w:rPr>
          <w:noProof/>
          <w:lang w:eastAsia="es-PA"/>
        </w:rPr>
        <w:drawing>
          <wp:inline distT="0" distB="0" distL="0" distR="0" wp14:anchorId="5891F286" wp14:editId="7211DECF">
            <wp:extent cx="3257550" cy="1771650"/>
            <wp:effectExtent l="19050" t="0" r="0" b="0"/>
            <wp:docPr id="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3257550" cy="1771650"/>
                    </a:xfrm>
                    <a:prstGeom prst="rect">
                      <a:avLst/>
                    </a:prstGeom>
                    <a:noFill/>
                    <a:ln w="9525">
                      <a:noFill/>
                      <a:miter lim="800000"/>
                      <a:headEnd/>
                      <a:tailEnd/>
                    </a:ln>
                  </pic:spPr>
                </pic:pic>
              </a:graphicData>
            </a:graphic>
          </wp:inline>
        </w:drawing>
      </w:r>
    </w:p>
    <w:p w14:paraId="752B2146" w14:textId="77777777" w:rsidR="001A237E" w:rsidRPr="001A237E" w:rsidRDefault="0062244D" w:rsidP="00677A3D">
      <w:pPr>
        <w:pStyle w:val="Caption"/>
        <w:jc w:val="center"/>
      </w:pPr>
      <w:bookmarkStart w:id="100" w:name="_Toc52322273"/>
      <w:r>
        <w:t xml:space="preserve">Gráfica </w:t>
      </w:r>
      <w:r w:rsidR="00183C3C">
        <w:fldChar w:fldCharType="begin"/>
      </w:r>
      <w:r w:rsidR="00B00A51">
        <w:instrText xml:space="preserve"> SEQ Gràfica \* ARABIC </w:instrText>
      </w:r>
      <w:r w:rsidR="00183C3C">
        <w:fldChar w:fldCharType="separate"/>
      </w:r>
      <w:r w:rsidR="005F5563">
        <w:rPr>
          <w:noProof/>
        </w:rPr>
        <w:t>14</w:t>
      </w:r>
      <w:r w:rsidR="00183C3C">
        <w:rPr>
          <w:noProof/>
        </w:rPr>
        <w:fldChar w:fldCharType="end"/>
      </w:r>
      <w:r>
        <w:t>:</w:t>
      </w:r>
      <w:r w:rsidR="001A237E" w:rsidRPr="001A237E">
        <w:t xml:space="preserve"> </w:t>
      </w:r>
      <w:r w:rsidR="001A237E">
        <w:t>Respuesta pregunta 5 - Profesores e investigadores</w:t>
      </w:r>
      <w:bookmarkEnd w:id="100"/>
    </w:p>
    <w:p w14:paraId="12A8680E" w14:textId="77777777" w:rsidR="006E0E1B" w:rsidRPr="004E7454" w:rsidRDefault="006E0E1B" w:rsidP="005375F8">
      <w:pPr>
        <w:pStyle w:val="ListParagraph"/>
        <w:numPr>
          <w:ilvl w:val="0"/>
          <w:numId w:val="21"/>
        </w:numPr>
        <w:rPr>
          <w:b/>
        </w:rPr>
      </w:pPr>
      <w:r w:rsidRPr="004E7454">
        <w:rPr>
          <w:b/>
        </w:rPr>
        <w:t>Pregunta #6: Al tener una oportunidad de trabajo de graduación, o si llegara a tener alguna ¿Mediante qué medio le haría llegar esta información a los estudiantes?</w:t>
      </w:r>
    </w:p>
    <w:p w14:paraId="61AC8AAB" w14:textId="77777777" w:rsidR="00CE197A" w:rsidRDefault="00CE197A" w:rsidP="004B441C">
      <w:pPr>
        <w:pStyle w:val="ListParagraph"/>
        <w:ind w:left="360"/>
      </w:pPr>
      <w:r>
        <w:t>Recopilando la respuesta del total de los encuestados, se colocan las principales y más recurrentes respuestas:</w:t>
      </w:r>
    </w:p>
    <w:p w14:paraId="3350BB0E" w14:textId="77777777" w:rsidR="00CE197A" w:rsidRDefault="00CE197A" w:rsidP="005375F8">
      <w:pPr>
        <w:pStyle w:val="ListParagraph"/>
        <w:numPr>
          <w:ilvl w:val="0"/>
          <w:numId w:val="22"/>
        </w:numPr>
      </w:pPr>
      <w:r>
        <w:t>“No tengo un medio definido. Espero que me consulten.”</w:t>
      </w:r>
    </w:p>
    <w:p w14:paraId="3B24E85F" w14:textId="77777777" w:rsidR="00CE197A" w:rsidRDefault="00CE197A" w:rsidP="005375F8">
      <w:pPr>
        <w:pStyle w:val="ListParagraph"/>
        <w:numPr>
          <w:ilvl w:val="0"/>
          <w:numId w:val="22"/>
        </w:numPr>
      </w:pPr>
      <w:r>
        <w:t xml:space="preserve"> “Correo electrónico.”</w:t>
      </w:r>
    </w:p>
    <w:p w14:paraId="11F347A7" w14:textId="77777777" w:rsidR="00CE197A" w:rsidRDefault="00CE197A" w:rsidP="005375F8">
      <w:pPr>
        <w:pStyle w:val="ListParagraph"/>
        <w:numPr>
          <w:ilvl w:val="0"/>
          <w:numId w:val="22"/>
        </w:numPr>
      </w:pPr>
      <w:r>
        <w:t>“En la Secretaría Académica de la Facultad.”</w:t>
      </w:r>
    </w:p>
    <w:p w14:paraId="3D107B8E" w14:textId="77777777" w:rsidR="00CE197A" w:rsidRDefault="00CE197A" w:rsidP="005375F8">
      <w:pPr>
        <w:pStyle w:val="ListParagraph"/>
        <w:numPr>
          <w:ilvl w:val="0"/>
          <w:numId w:val="22"/>
        </w:numPr>
      </w:pPr>
      <w:r>
        <w:t xml:space="preserve">“Eventos, grupos </w:t>
      </w:r>
      <w:r w:rsidR="0062244D">
        <w:t>WhatsApp</w:t>
      </w:r>
      <w:r>
        <w:t>, corriendo la voz con estudiantes.”</w:t>
      </w:r>
    </w:p>
    <w:p w14:paraId="3C60BEAB" w14:textId="77777777" w:rsidR="00CE197A" w:rsidRDefault="00CE197A" w:rsidP="005375F8">
      <w:pPr>
        <w:pStyle w:val="ListParagraph"/>
        <w:numPr>
          <w:ilvl w:val="0"/>
          <w:numId w:val="22"/>
        </w:numPr>
      </w:pPr>
      <w:r>
        <w:t>“Informando en mis clases y entre estudiantes de anteriores grupos.”</w:t>
      </w:r>
    </w:p>
    <w:p w14:paraId="667F75EB" w14:textId="77777777" w:rsidR="00DC0F5A" w:rsidRDefault="00CE197A" w:rsidP="00677A3D">
      <w:pPr>
        <w:pStyle w:val="ListParagraph"/>
      </w:pPr>
      <w:r>
        <w:t>Cabe destacar que, en su mayoría, los medios seleccionados se enfocan a un grupo muy pequeño o específicos a los cuales cada proponente hace llegar la información sobre su posible opción para trabajo de graduación.</w:t>
      </w:r>
    </w:p>
    <w:p w14:paraId="42DBA35E" w14:textId="77777777" w:rsidR="000F3942" w:rsidRDefault="000F3942" w:rsidP="00677A3D">
      <w:pPr>
        <w:pStyle w:val="ListParagraph"/>
      </w:pPr>
    </w:p>
    <w:p w14:paraId="7F1735AB" w14:textId="77777777" w:rsidR="006E0E1B" w:rsidRPr="004E7454" w:rsidRDefault="006E0E1B" w:rsidP="005375F8">
      <w:pPr>
        <w:pStyle w:val="ListParagraph"/>
        <w:numPr>
          <w:ilvl w:val="0"/>
          <w:numId w:val="21"/>
        </w:numPr>
        <w:rPr>
          <w:b/>
        </w:rPr>
      </w:pPr>
      <w:r w:rsidRPr="004E7454">
        <w:rPr>
          <w:b/>
        </w:rPr>
        <w:t>Pregunta #7: ¿Considera que la Universidad Tecnológica de Panamá cuenta con un canal apropiado para fomentar la comunicación profesor/investigador - estudiante sobre estos temas?</w:t>
      </w:r>
    </w:p>
    <w:p w14:paraId="3872F03C" w14:textId="77777777" w:rsidR="00CE197A" w:rsidRDefault="00CE197A" w:rsidP="004B441C">
      <w:pPr>
        <w:pStyle w:val="ListParagraph"/>
        <w:ind w:left="360"/>
      </w:pPr>
      <w:r w:rsidRPr="00CE197A">
        <w:t xml:space="preserve">Consecuentemente con la pregunta anterior, la gran variedad de medios utilizados por los proponentes se debe a que, en casi su totalidad, estos afirman que la Universidad Tecnológica de Panamá no posee un medio </w:t>
      </w:r>
      <w:r w:rsidRPr="00CE197A">
        <w:lastRenderedPageBreak/>
        <w:t>adecuado para la comunicación entre los proponentes y los estudiantes que puedan llegar a desarrollar sus posibles opciones de trabajo de graduación.</w:t>
      </w:r>
    </w:p>
    <w:p w14:paraId="2C77053D" w14:textId="77777777" w:rsidR="005F5563" w:rsidRDefault="00CE197A" w:rsidP="005F5563">
      <w:pPr>
        <w:pStyle w:val="ListParagraph"/>
        <w:keepNext/>
        <w:jc w:val="center"/>
      </w:pPr>
      <w:r>
        <w:rPr>
          <w:noProof/>
          <w:lang w:eastAsia="es-PA"/>
        </w:rPr>
        <w:drawing>
          <wp:inline distT="0" distB="0" distL="0" distR="0" wp14:anchorId="329DAD20" wp14:editId="66077D43">
            <wp:extent cx="2790825" cy="1581150"/>
            <wp:effectExtent l="0" t="0" r="0" b="0"/>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2790825" cy="1581150"/>
                    </a:xfrm>
                    <a:prstGeom prst="rect">
                      <a:avLst/>
                    </a:prstGeom>
                    <a:noFill/>
                    <a:ln w="9525">
                      <a:noFill/>
                      <a:miter lim="800000"/>
                      <a:headEnd/>
                      <a:tailEnd/>
                    </a:ln>
                  </pic:spPr>
                </pic:pic>
              </a:graphicData>
            </a:graphic>
          </wp:inline>
        </w:drawing>
      </w:r>
    </w:p>
    <w:p w14:paraId="6D10CE06" w14:textId="77777777" w:rsidR="001A237E" w:rsidRPr="001A237E" w:rsidRDefault="005F5563" w:rsidP="00677A3D">
      <w:pPr>
        <w:pStyle w:val="Caption"/>
        <w:jc w:val="center"/>
      </w:pPr>
      <w:bookmarkStart w:id="101" w:name="_Toc52322274"/>
      <w:r>
        <w:t xml:space="preserve">Gráfica </w:t>
      </w:r>
      <w:r w:rsidR="00183C3C">
        <w:fldChar w:fldCharType="begin"/>
      </w:r>
      <w:r w:rsidR="00B00A51">
        <w:instrText xml:space="preserve"> SEQ Gràfica \* ARABIC </w:instrText>
      </w:r>
      <w:r w:rsidR="00183C3C">
        <w:fldChar w:fldCharType="separate"/>
      </w:r>
      <w:r>
        <w:rPr>
          <w:noProof/>
        </w:rPr>
        <w:t>15</w:t>
      </w:r>
      <w:r w:rsidR="00183C3C">
        <w:rPr>
          <w:noProof/>
        </w:rPr>
        <w:fldChar w:fldCharType="end"/>
      </w:r>
      <w:r>
        <w:t xml:space="preserve">: </w:t>
      </w:r>
      <w:r w:rsidR="001A237E">
        <w:t>Respuesta pregunta 7 - Profesores e investigadores</w:t>
      </w:r>
      <w:bookmarkEnd w:id="101"/>
    </w:p>
    <w:p w14:paraId="38BCA65B" w14:textId="77777777" w:rsidR="006E0E1B" w:rsidRPr="004E7454" w:rsidRDefault="006E0E1B" w:rsidP="005375F8">
      <w:pPr>
        <w:pStyle w:val="ListParagraph"/>
        <w:numPr>
          <w:ilvl w:val="0"/>
          <w:numId w:val="21"/>
        </w:numPr>
        <w:rPr>
          <w:b/>
        </w:rPr>
      </w:pPr>
      <w:r w:rsidRPr="004E7454">
        <w:rPr>
          <w:b/>
        </w:rPr>
        <w:t>Pregunta #8: ¿Le interesaría un sitio web en donde profesores e investigadores publiquen diversas opciones de trabajos de graduación y los estudiantes puedan buscarlas y aplicar a éstas?</w:t>
      </w:r>
    </w:p>
    <w:p w14:paraId="3846B35F" w14:textId="77777777" w:rsidR="00CE197A" w:rsidRDefault="00CE197A" w:rsidP="004B441C">
      <w:pPr>
        <w:pStyle w:val="ListParagraph"/>
        <w:ind w:left="360"/>
      </w:pPr>
      <w:r w:rsidRPr="00CE197A">
        <w:t>Los resultados indican que</w:t>
      </w:r>
      <w:r w:rsidR="00E303F6">
        <w:t>,</w:t>
      </w:r>
      <w:r w:rsidRPr="00CE197A">
        <w:t xml:space="preserve"> para</w:t>
      </w:r>
      <w:r w:rsidR="00E303F6">
        <w:t xml:space="preserve"> casi la totalidad de</w:t>
      </w:r>
      <w:r w:rsidRPr="00CE197A">
        <w:t xml:space="preserve"> los encuestados</w:t>
      </w:r>
      <w:r w:rsidR="00E303F6">
        <w:t>,</w:t>
      </w:r>
      <w:r w:rsidRPr="00CE197A">
        <w:t xml:space="preserve"> sería de gran interés un sistema como el descrito en esta encuesta, representando un 98.1% de los resultados.</w:t>
      </w:r>
    </w:p>
    <w:p w14:paraId="0B5C13D7" w14:textId="77777777" w:rsidR="005F5563" w:rsidRDefault="00CE197A" w:rsidP="005F5563">
      <w:pPr>
        <w:pStyle w:val="ListParagraph"/>
        <w:keepNext/>
        <w:jc w:val="center"/>
      </w:pPr>
      <w:r>
        <w:rPr>
          <w:noProof/>
          <w:lang w:eastAsia="es-PA"/>
        </w:rPr>
        <w:drawing>
          <wp:inline distT="0" distB="0" distL="0" distR="0" wp14:anchorId="485D6EF9" wp14:editId="4377150F">
            <wp:extent cx="2753382" cy="1581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2754597" cy="1581848"/>
                    </a:xfrm>
                    <a:prstGeom prst="rect">
                      <a:avLst/>
                    </a:prstGeom>
                    <a:noFill/>
                    <a:ln w="9525">
                      <a:noFill/>
                      <a:miter lim="800000"/>
                      <a:headEnd/>
                      <a:tailEnd/>
                    </a:ln>
                  </pic:spPr>
                </pic:pic>
              </a:graphicData>
            </a:graphic>
          </wp:inline>
        </w:drawing>
      </w:r>
    </w:p>
    <w:p w14:paraId="6671C7CA" w14:textId="77777777" w:rsidR="001A237E" w:rsidRPr="001A237E" w:rsidRDefault="005F5563" w:rsidP="00677A3D">
      <w:pPr>
        <w:pStyle w:val="Caption"/>
        <w:jc w:val="center"/>
      </w:pPr>
      <w:bookmarkStart w:id="102" w:name="_Toc52322275"/>
      <w:r>
        <w:t xml:space="preserve">Gráfica </w:t>
      </w:r>
      <w:r w:rsidR="00183C3C">
        <w:fldChar w:fldCharType="begin"/>
      </w:r>
      <w:r w:rsidR="00B00A51">
        <w:instrText xml:space="preserve"> SEQ Gràfica \* ARABIC </w:instrText>
      </w:r>
      <w:r w:rsidR="00183C3C">
        <w:fldChar w:fldCharType="separate"/>
      </w:r>
      <w:r>
        <w:rPr>
          <w:noProof/>
        </w:rPr>
        <w:t>16</w:t>
      </w:r>
      <w:r w:rsidR="00183C3C">
        <w:rPr>
          <w:noProof/>
        </w:rPr>
        <w:fldChar w:fldCharType="end"/>
      </w:r>
      <w:r>
        <w:t xml:space="preserve">: </w:t>
      </w:r>
      <w:r w:rsidR="001A237E">
        <w:t>Respuesta pregunta 8 - Profesores e investigadores</w:t>
      </w:r>
      <w:bookmarkEnd w:id="102"/>
    </w:p>
    <w:p w14:paraId="360A826D" w14:textId="77777777" w:rsidR="006E0E1B" w:rsidRPr="004E7454" w:rsidRDefault="006E0E1B" w:rsidP="005375F8">
      <w:pPr>
        <w:pStyle w:val="ListParagraph"/>
        <w:numPr>
          <w:ilvl w:val="0"/>
          <w:numId w:val="21"/>
        </w:numPr>
        <w:rPr>
          <w:b/>
        </w:rPr>
      </w:pPr>
      <w:r w:rsidRPr="004E7454">
        <w:rPr>
          <w:b/>
        </w:rPr>
        <w:t>Pregunta #9: En caso de no conocer al estudiante que solicitase realizar un tema de trabajo de graduación suyo, ¿Qué información considera es importante saber de él para considerarlo para la realización del trabajo?</w:t>
      </w:r>
    </w:p>
    <w:p w14:paraId="4C3A549B" w14:textId="77777777" w:rsidR="006E0E1B" w:rsidRDefault="006E0E1B" w:rsidP="004B441C">
      <w:pPr>
        <w:pStyle w:val="ListParagraph"/>
        <w:ind w:left="360"/>
      </w:pPr>
      <w:r w:rsidRPr="006E0E1B">
        <w:t>Del total de los encuestados, un 79.2% manifiesta la importancia de las referencias u opiniones de otros profesores por sobre los créditos y currículo vitae al momento de considerar a un estudiante para realizar un trabajo de graduación. Aunque la diferencia porcentual no se considera significativa.</w:t>
      </w:r>
    </w:p>
    <w:p w14:paraId="74CCA34F" w14:textId="77777777" w:rsidR="004B441C" w:rsidRDefault="004B441C" w:rsidP="005F5563">
      <w:pPr>
        <w:keepNext/>
        <w:jc w:val="center"/>
        <w:rPr>
          <w:noProof/>
          <w:lang w:eastAsia="es-PA"/>
        </w:rPr>
      </w:pPr>
    </w:p>
    <w:p w14:paraId="69A20834" w14:textId="77777777" w:rsidR="005F5563" w:rsidRDefault="006E0E1B" w:rsidP="005F5563">
      <w:pPr>
        <w:keepNext/>
        <w:jc w:val="center"/>
      </w:pPr>
      <w:r>
        <w:rPr>
          <w:noProof/>
          <w:lang w:eastAsia="es-PA"/>
        </w:rPr>
        <w:drawing>
          <wp:inline distT="0" distB="0" distL="0" distR="0" wp14:anchorId="4A6FA8AE" wp14:editId="38A6F8F2">
            <wp:extent cx="5437040" cy="257307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7" cstate="print"/>
                    <a:srcRect l="1387" r="1886"/>
                    <a:stretch/>
                  </pic:blipFill>
                  <pic:spPr bwMode="auto">
                    <a:xfrm>
                      <a:off x="0" y="0"/>
                      <a:ext cx="5489331" cy="2597826"/>
                    </a:xfrm>
                    <a:prstGeom prst="rect">
                      <a:avLst/>
                    </a:prstGeom>
                    <a:noFill/>
                    <a:ln>
                      <a:noFill/>
                    </a:ln>
                    <a:extLst>
                      <a:ext uri="{53640926-AAD7-44D8-BBD7-CCE9431645EC}">
                        <a14:shadowObscured xmlns:a14="http://schemas.microsoft.com/office/drawing/2010/main"/>
                      </a:ext>
                    </a:extLst>
                  </pic:spPr>
                </pic:pic>
              </a:graphicData>
            </a:graphic>
          </wp:inline>
        </w:drawing>
      </w:r>
    </w:p>
    <w:p w14:paraId="0821B27F" w14:textId="77777777" w:rsidR="001A237E" w:rsidRDefault="005F5563" w:rsidP="00677A3D">
      <w:pPr>
        <w:pStyle w:val="Caption"/>
        <w:jc w:val="center"/>
      </w:pPr>
      <w:bookmarkStart w:id="103" w:name="_Toc52322276"/>
      <w:r>
        <w:t xml:space="preserve">Gráfica </w:t>
      </w:r>
      <w:r w:rsidR="00183C3C">
        <w:fldChar w:fldCharType="begin"/>
      </w:r>
      <w:r w:rsidR="00B00A51">
        <w:instrText xml:space="preserve"> SEQ Gràfica \* ARABIC </w:instrText>
      </w:r>
      <w:r w:rsidR="00183C3C">
        <w:fldChar w:fldCharType="separate"/>
      </w:r>
      <w:r>
        <w:rPr>
          <w:noProof/>
        </w:rPr>
        <w:t>17</w:t>
      </w:r>
      <w:r w:rsidR="00183C3C">
        <w:rPr>
          <w:noProof/>
        </w:rPr>
        <w:fldChar w:fldCharType="end"/>
      </w:r>
      <w:r>
        <w:t xml:space="preserve">: </w:t>
      </w:r>
      <w:r w:rsidR="001A237E">
        <w:t>Respuesta pregunta 9 - Profesores e investigadores</w:t>
      </w:r>
      <w:bookmarkEnd w:id="103"/>
    </w:p>
    <w:p w14:paraId="0FC9726E" w14:textId="77777777" w:rsidR="00E6217A" w:rsidRPr="00DF524F" w:rsidRDefault="00E6217A" w:rsidP="005375F8">
      <w:pPr>
        <w:pStyle w:val="Heading2"/>
        <w:numPr>
          <w:ilvl w:val="1"/>
          <w:numId w:val="26"/>
        </w:numPr>
      </w:pPr>
      <w:bookmarkStart w:id="104" w:name="_Toc52322086"/>
      <w:commentRangeStart w:id="105"/>
      <w:r w:rsidRPr="00DF524F">
        <w:t>LICITACIÓN</w:t>
      </w:r>
      <w:commentRangeEnd w:id="105"/>
      <w:r w:rsidR="00273D44">
        <w:rPr>
          <w:rStyle w:val="CommentReference"/>
          <w:rFonts w:eastAsiaTheme="minorHAnsi" w:cstheme="minorBidi"/>
          <w:b w:val="0"/>
          <w:bCs w:val="0"/>
        </w:rPr>
        <w:commentReference w:id="105"/>
      </w:r>
      <w:r w:rsidRPr="00DF524F">
        <w:t xml:space="preserve"> DE REQUISITOS FUNCIONALES Y NO FUNCIONALES</w:t>
      </w:r>
      <w:bookmarkEnd w:id="104"/>
      <w:r w:rsidRPr="00DF524F">
        <w:t xml:space="preserve"> </w:t>
      </w:r>
    </w:p>
    <w:p w14:paraId="3E379398" w14:textId="77777777" w:rsidR="00DF524F" w:rsidRDefault="00DF524F" w:rsidP="00DF524F">
      <w:pPr>
        <w:pStyle w:val="Heading2"/>
        <w:numPr>
          <w:ilvl w:val="2"/>
          <w:numId w:val="26"/>
        </w:numPr>
      </w:pPr>
      <w:bookmarkStart w:id="106" w:name="_Toc52322087"/>
      <w:commentRangeStart w:id="107"/>
      <w:r>
        <w:t>LICITACIÓN</w:t>
      </w:r>
      <w:commentRangeEnd w:id="107"/>
      <w:r w:rsidR="00273D44">
        <w:rPr>
          <w:rStyle w:val="CommentReference"/>
          <w:rFonts w:eastAsiaTheme="minorHAnsi" w:cstheme="minorBidi"/>
          <w:b w:val="0"/>
          <w:bCs w:val="0"/>
        </w:rPr>
        <w:commentReference w:id="107"/>
      </w:r>
      <w:r>
        <w:t xml:space="preserve"> DE REQUISITOS FUNCIONALES</w:t>
      </w:r>
      <w:bookmarkEnd w:id="106"/>
    </w:p>
    <w:p w14:paraId="7525F972" w14:textId="77777777" w:rsidR="00DF524F" w:rsidRDefault="00EA0693" w:rsidP="00DF524F">
      <w:r w:rsidRPr="00DF524F">
        <w:t xml:space="preserve">Los requerimientos funcionales son aquellos que describen cualquier actividad que </w:t>
      </w:r>
      <w:r w:rsidR="00EC3392">
        <w:t>un sistema informático</w:t>
      </w:r>
      <w:r w:rsidRPr="00DF524F">
        <w:t xml:space="preserve"> deba realizar, es decir, el comportamiento o función particular </w:t>
      </w:r>
      <w:r w:rsidR="00135F51" w:rsidRPr="00DF524F">
        <w:t>del</w:t>
      </w:r>
      <w:r w:rsidRPr="00DF524F">
        <w:t xml:space="preserve"> sistema o software cuando se cumplen ciertas condiciones.</w:t>
      </w:r>
    </w:p>
    <w:p w14:paraId="4CDF7257" w14:textId="77777777" w:rsidR="002B3116" w:rsidRDefault="00EB26F4" w:rsidP="00DF524F">
      <w:r>
        <w:t>Dentro de los requisitos funcionales se puede incluir:</w:t>
      </w:r>
    </w:p>
    <w:p w14:paraId="33324B0C" w14:textId="77777777" w:rsidR="00EB26F4" w:rsidRDefault="001564DD" w:rsidP="001564DD">
      <w:pPr>
        <w:pStyle w:val="Heading2"/>
        <w:numPr>
          <w:ilvl w:val="3"/>
          <w:numId w:val="26"/>
        </w:numPr>
      </w:pPr>
      <w:bookmarkStart w:id="108" w:name="_Toc52322088"/>
      <w:r>
        <w:t>REQUISITOS FUNCIONALES DE PROCESO</w:t>
      </w:r>
      <w:bookmarkEnd w:id="108"/>
    </w:p>
    <w:p w14:paraId="2B75E43A" w14:textId="77777777" w:rsidR="00135F51" w:rsidRDefault="00135F51" w:rsidP="003E0520">
      <w:pPr>
        <w:pStyle w:val="ListParagraph"/>
        <w:numPr>
          <w:ilvl w:val="0"/>
          <w:numId w:val="43"/>
        </w:numPr>
      </w:pPr>
      <w:r>
        <w:t xml:space="preserve">El sistema permitirá al usuario </w:t>
      </w:r>
      <w:r w:rsidR="00757F79">
        <w:t>proponente registrar,</w:t>
      </w:r>
      <w:r>
        <w:t xml:space="preserve"> actualizar, eliminar y visualizar </w:t>
      </w:r>
      <w:r w:rsidR="00757F79">
        <w:t>sus</w:t>
      </w:r>
      <w:r>
        <w:t xml:space="preserve"> </w:t>
      </w:r>
      <w:r w:rsidR="00757F79">
        <w:t xml:space="preserve">propuestas para </w:t>
      </w:r>
      <w:r>
        <w:t>tema</w:t>
      </w:r>
      <w:r w:rsidR="00757F79">
        <w:t>s</w:t>
      </w:r>
      <w:r>
        <w:t xml:space="preserve"> de trabajo de graduación.</w:t>
      </w:r>
    </w:p>
    <w:p w14:paraId="64C148E1" w14:textId="77777777" w:rsidR="001564DD" w:rsidRDefault="001564DD" w:rsidP="003E0520">
      <w:pPr>
        <w:pStyle w:val="ListParagraph"/>
        <w:numPr>
          <w:ilvl w:val="0"/>
          <w:numId w:val="43"/>
        </w:numPr>
      </w:pPr>
      <w:r>
        <w:t>El sistema permitirá a</w:t>
      </w:r>
      <w:r w:rsidR="00135F51">
        <w:t>l</w:t>
      </w:r>
      <w:r>
        <w:t xml:space="preserve"> usuario </w:t>
      </w:r>
      <w:r w:rsidR="00135F51">
        <w:t xml:space="preserve">estudiante </w:t>
      </w:r>
      <w:r w:rsidR="0001563A">
        <w:t xml:space="preserve">el ingreso </w:t>
      </w:r>
      <w:r>
        <w:t>para aplicar a un tema de trabajo de graduación</w:t>
      </w:r>
      <w:r w:rsidR="00135F51">
        <w:t>, pudiendo</w:t>
      </w:r>
      <w:r w:rsidR="0001563A">
        <w:t xml:space="preserve"> </w:t>
      </w:r>
      <w:r w:rsidR="001B5C59">
        <w:t xml:space="preserve">consultar </w:t>
      </w:r>
      <w:r w:rsidR="00135F51">
        <w:t xml:space="preserve">tanto los </w:t>
      </w:r>
      <w:r w:rsidR="001B5C59">
        <w:t>temas propuestos</w:t>
      </w:r>
      <w:r w:rsidR="00135F51">
        <w:t xml:space="preserve"> activos</w:t>
      </w:r>
      <w:r w:rsidR="001B5C59">
        <w:t>,</w:t>
      </w:r>
      <w:r w:rsidR="00135F51">
        <w:t xml:space="preserve"> como el</w:t>
      </w:r>
      <w:r w:rsidR="001B5C59">
        <w:t xml:space="preserve"> </w:t>
      </w:r>
      <w:r>
        <w:t xml:space="preserve">historial de </w:t>
      </w:r>
      <w:r w:rsidR="00135F51">
        <w:t xml:space="preserve">los </w:t>
      </w:r>
      <w:r>
        <w:t>temas propuestos</w:t>
      </w:r>
      <w:r w:rsidR="00135F51">
        <w:t xml:space="preserve"> a lo largo del tiempo</w:t>
      </w:r>
      <w:r w:rsidR="0001563A">
        <w:t>.</w:t>
      </w:r>
    </w:p>
    <w:p w14:paraId="6615C856" w14:textId="77777777" w:rsidR="00D854A3" w:rsidRDefault="00D854A3" w:rsidP="00D854A3">
      <w:pPr>
        <w:pStyle w:val="ListParagraph"/>
        <w:numPr>
          <w:ilvl w:val="0"/>
          <w:numId w:val="43"/>
        </w:numPr>
      </w:pPr>
      <w:r>
        <w:t xml:space="preserve">El sistema enviará un correo al usuario proponente cada vez que un usuario estudiante decida contactarle sobre una de sus propuestas a tema de graduación. </w:t>
      </w:r>
    </w:p>
    <w:p w14:paraId="6CB37AF5" w14:textId="77777777" w:rsidR="00D86C13" w:rsidRDefault="00D86C13" w:rsidP="003E0520">
      <w:pPr>
        <w:pStyle w:val="Heading2"/>
        <w:numPr>
          <w:ilvl w:val="3"/>
          <w:numId w:val="43"/>
        </w:numPr>
      </w:pPr>
      <w:bookmarkStart w:id="109" w:name="_Toc52322089"/>
      <w:r>
        <w:lastRenderedPageBreak/>
        <w:t>REQUISITOS FUNCIONALES DE SEGURIDAD</w:t>
      </w:r>
      <w:bookmarkEnd w:id="109"/>
    </w:p>
    <w:p w14:paraId="3C81028A" w14:textId="77777777" w:rsidR="00D86C13" w:rsidRDefault="00D86C13" w:rsidP="003E0520">
      <w:pPr>
        <w:pStyle w:val="ListParagraph"/>
        <w:numPr>
          <w:ilvl w:val="0"/>
          <w:numId w:val="44"/>
        </w:numPr>
      </w:pPr>
      <w:r>
        <w:t>El sistema controla</w:t>
      </w:r>
      <w:r w:rsidR="00757F79">
        <w:t>rá</w:t>
      </w:r>
      <w:r>
        <w:t xml:space="preserve"> el acceso y lo permite únicamente a usuarios autorizados. Los usuarios deb</w:t>
      </w:r>
      <w:r w:rsidR="00404096">
        <w:t xml:space="preserve">en ingresar al sistema con un </w:t>
      </w:r>
      <w:r w:rsidR="00D169A5">
        <w:t>número</w:t>
      </w:r>
      <w:r w:rsidR="00404096">
        <w:t xml:space="preserve"> de c</w:t>
      </w:r>
      <w:r>
        <w:t>édula y contraseña.</w:t>
      </w:r>
    </w:p>
    <w:p w14:paraId="3C4B3396" w14:textId="77777777" w:rsidR="00563C51" w:rsidRDefault="00563C51" w:rsidP="003E0520">
      <w:pPr>
        <w:pStyle w:val="ListParagraph"/>
        <w:numPr>
          <w:ilvl w:val="0"/>
          <w:numId w:val="44"/>
        </w:numPr>
      </w:pPr>
      <w:r>
        <w:t xml:space="preserve">Solo los </w:t>
      </w:r>
      <w:r w:rsidR="00D854A3">
        <w:t>usuarios proponentes</w:t>
      </w:r>
      <w:r>
        <w:t xml:space="preserve"> podrán realizar cambios en los temas de trabajo de graduación</w:t>
      </w:r>
      <w:r w:rsidR="00D854A3">
        <w:t xml:space="preserve"> que hayan propuesto</w:t>
      </w:r>
      <w:r w:rsidR="00404096">
        <w:t>, actualizar</w:t>
      </w:r>
      <w:r w:rsidR="00D854A3">
        <w:t>los</w:t>
      </w:r>
      <w:r w:rsidR="00404096">
        <w:t xml:space="preserve"> </w:t>
      </w:r>
      <w:r>
        <w:t>y eliminar</w:t>
      </w:r>
      <w:r w:rsidR="00D854A3">
        <w:t>los</w:t>
      </w:r>
      <w:r>
        <w:t>.</w:t>
      </w:r>
    </w:p>
    <w:p w14:paraId="2C06D7F6" w14:textId="77777777" w:rsidR="00563C51" w:rsidRDefault="00404096" w:rsidP="003E0520">
      <w:pPr>
        <w:pStyle w:val="Heading2"/>
        <w:numPr>
          <w:ilvl w:val="3"/>
          <w:numId w:val="44"/>
        </w:numPr>
      </w:pPr>
      <w:bookmarkStart w:id="110" w:name="_Toc52322090"/>
      <w:r>
        <w:t>REQUISITOS FUNCIONALES DE INTERFAZ EXTERNAS</w:t>
      </w:r>
      <w:bookmarkEnd w:id="110"/>
    </w:p>
    <w:p w14:paraId="1D97C35F" w14:textId="77777777" w:rsidR="00404096" w:rsidRDefault="00404096" w:rsidP="003E0520">
      <w:pPr>
        <w:pStyle w:val="ListParagraph"/>
        <w:numPr>
          <w:ilvl w:val="0"/>
          <w:numId w:val="45"/>
        </w:numPr>
      </w:pPr>
      <w:r>
        <w:t xml:space="preserve">El usuario podrá utilizar el sistema sin necesidad de instalar ningún software adicional además de un navegador web. </w:t>
      </w:r>
    </w:p>
    <w:p w14:paraId="622EE688" w14:textId="77777777" w:rsidR="00D86C13" w:rsidRPr="00D86C13" w:rsidRDefault="00404096" w:rsidP="003E0520">
      <w:pPr>
        <w:pStyle w:val="ListParagraph"/>
        <w:numPr>
          <w:ilvl w:val="0"/>
          <w:numId w:val="45"/>
        </w:numPr>
      </w:pPr>
      <w:r>
        <w:t xml:space="preserve">El sistema debe poder utilizarse con los navegadores web Chrome, Firefox e Internet Explorer. </w:t>
      </w:r>
    </w:p>
    <w:p w14:paraId="3C4ED323" w14:textId="77777777" w:rsidR="00DF524F" w:rsidRPr="00DF524F" w:rsidRDefault="00DF524F" w:rsidP="00DF524F">
      <w:pPr>
        <w:pStyle w:val="Heading2"/>
        <w:numPr>
          <w:ilvl w:val="2"/>
          <w:numId w:val="26"/>
        </w:numPr>
      </w:pPr>
      <w:bookmarkStart w:id="111" w:name="_Toc52322091"/>
      <w:commentRangeStart w:id="112"/>
      <w:r>
        <w:t>LICITACIÓN</w:t>
      </w:r>
      <w:commentRangeEnd w:id="112"/>
      <w:r w:rsidR="00273D44">
        <w:rPr>
          <w:rStyle w:val="CommentReference"/>
          <w:rFonts w:eastAsiaTheme="minorHAnsi" w:cstheme="minorBidi"/>
          <w:b w:val="0"/>
          <w:bCs w:val="0"/>
        </w:rPr>
        <w:commentReference w:id="112"/>
      </w:r>
      <w:r>
        <w:t xml:space="preserve"> DE REQUISITOS NO FUNCIONALES</w:t>
      </w:r>
      <w:bookmarkEnd w:id="111"/>
    </w:p>
    <w:p w14:paraId="3706B67D" w14:textId="77777777" w:rsidR="00EA0693" w:rsidRDefault="00EA0693" w:rsidP="00EA0693">
      <w:r>
        <w:t>Los</w:t>
      </w:r>
      <w:r w:rsidRPr="00DF524F">
        <w:t xml:space="preserve"> requerimientos no funcionales representan características generales y restricciones del software o sistema que se esté desarrollando. </w:t>
      </w:r>
    </w:p>
    <w:p w14:paraId="1793ABE9" w14:textId="77777777" w:rsidR="00404096" w:rsidRDefault="009307AD" w:rsidP="009307AD">
      <w:pPr>
        <w:pStyle w:val="Heading2"/>
        <w:numPr>
          <w:ilvl w:val="3"/>
          <w:numId w:val="26"/>
        </w:numPr>
      </w:pPr>
      <w:bookmarkStart w:id="113" w:name="_Toc52322092"/>
      <w:r>
        <w:t>REQUISITOS NO FUNCIONALES DE EFICIENCIA</w:t>
      </w:r>
      <w:bookmarkEnd w:id="113"/>
    </w:p>
    <w:p w14:paraId="1736BC99" w14:textId="77777777" w:rsidR="009307AD" w:rsidRDefault="00576BB9" w:rsidP="003E0520">
      <w:pPr>
        <w:pStyle w:val="ListParagraph"/>
        <w:numPr>
          <w:ilvl w:val="0"/>
          <w:numId w:val="46"/>
        </w:numPr>
      </w:pPr>
      <w:r>
        <w:t xml:space="preserve">Toda funcionalidad del sistema debe responder al usuario </w:t>
      </w:r>
      <w:r w:rsidR="00D854A3">
        <w:t>de manera rápida</w:t>
      </w:r>
      <w:r>
        <w:t>.</w:t>
      </w:r>
    </w:p>
    <w:p w14:paraId="29EE00D7" w14:textId="77777777" w:rsidR="00576BB9" w:rsidRDefault="00576BB9" w:rsidP="003E0520">
      <w:pPr>
        <w:pStyle w:val="ListParagraph"/>
        <w:numPr>
          <w:ilvl w:val="0"/>
          <w:numId w:val="46"/>
        </w:numPr>
      </w:pPr>
      <w:r>
        <w:t xml:space="preserve">El sistema debe ser capaz de operar adecuadamente con sesiones concurrentes de usuarios. </w:t>
      </w:r>
    </w:p>
    <w:p w14:paraId="2AA307FB" w14:textId="77777777" w:rsidR="00E8294B" w:rsidRDefault="00576BB9" w:rsidP="003E0520">
      <w:pPr>
        <w:pStyle w:val="ListParagraph"/>
        <w:numPr>
          <w:ilvl w:val="0"/>
          <w:numId w:val="46"/>
        </w:numPr>
      </w:pPr>
      <w:r>
        <w:t xml:space="preserve">Los datos modificados en la base de datos deber ser actualizados para todos los usuarios que accedan al sistema. </w:t>
      </w:r>
    </w:p>
    <w:p w14:paraId="4B75F3C9" w14:textId="77777777" w:rsidR="00D23E81" w:rsidRDefault="00D23E81" w:rsidP="003E0520">
      <w:pPr>
        <w:pStyle w:val="Heading2"/>
        <w:numPr>
          <w:ilvl w:val="3"/>
          <w:numId w:val="46"/>
        </w:numPr>
      </w:pPr>
      <w:bookmarkStart w:id="114" w:name="_Toc52322093"/>
      <w:r>
        <w:t>REQUISITOS NO FUNCIONALES DE SEGURIDAD DE DATOS</w:t>
      </w:r>
      <w:bookmarkEnd w:id="114"/>
    </w:p>
    <w:p w14:paraId="07164A6D" w14:textId="77777777" w:rsidR="00D23E81" w:rsidRDefault="00D23E81" w:rsidP="003E0520">
      <w:pPr>
        <w:pStyle w:val="ListParagraph"/>
        <w:numPr>
          <w:ilvl w:val="0"/>
          <w:numId w:val="47"/>
        </w:numPr>
      </w:pPr>
      <w:r>
        <w:t>Los permisos de acceso al sistema podrán ser cambiados solamente por el administrador de acceso a datos.</w:t>
      </w:r>
    </w:p>
    <w:p w14:paraId="7D31FA5B" w14:textId="77777777" w:rsidR="00D23E81" w:rsidRDefault="00D23E81" w:rsidP="003E0520">
      <w:pPr>
        <w:pStyle w:val="Heading2"/>
        <w:numPr>
          <w:ilvl w:val="3"/>
          <w:numId w:val="46"/>
        </w:numPr>
      </w:pPr>
      <w:bookmarkStart w:id="115" w:name="_Toc52322094"/>
      <w:r>
        <w:t>REQUISITOS NO FUNCIONALES DE USABILIDAD</w:t>
      </w:r>
      <w:bookmarkEnd w:id="115"/>
    </w:p>
    <w:p w14:paraId="015E6F32" w14:textId="77777777" w:rsidR="00D23E81" w:rsidRPr="00D854A3" w:rsidRDefault="00D23E81" w:rsidP="003E0520">
      <w:pPr>
        <w:pStyle w:val="ListParagraph"/>
        <w:numPr>
          <w:ilvl w:val="0"/>
          <w:numId w:val="48"/>
        </w:numPr>
      </w:pPr>
      <w:r w:rsidRPr="00D854A3">
        <w:t>El sistema debe proporcionar mensajes de error que sean informativos y orientados a</w:t>
      </w:r>
      <w:r w:rsidR="00721422" w:rsidRPr="00D854A3">
        <w:t>l</w:t>
      </w:r>
      <w:r w:rsidRPr="00D854A3">
        <w:t xml:space="preserve"> usuario final.</w:t>
      </w:r>
    </w:p>
    <w:p w14:paraId="1EDC87A4" w14:textId="77777777" w:rsidR="00D23E81" w:rsidRPr="00D854A3" w:rsidRDefault="00D23E81" w:rsidP="003E0520">
      <w:pPr>
        <w:pStyle w:val="ListParagraph"/>
        <w:numPr>
          <w:ilvl w:val="0"/>
          <w:numId w:val="48"/>
        </w:numPr>
      </w:pPr>
      <w:r w:rsidRPr="00D854A3">
        <w:t>El sistema debe poseer un diseño “</w:t>
      </w:r>
      <w:proofErr w:type="spellStart"/>
      <w:r w:rsidRPr="00D854A3">
        <w:t>Responsive</w:t>
      </w:r>
      <w:proofErr w:type="spellEnd"/>
      <w:r w:rsidRPr="00D854A3">
        <w:t xml:space="preserve">” a fin de garantizar la adecuada visualización en múltiples computadoras personales, dispositivos tableta y teléfonos inteligentes. </w:t>
      </w:r>
    </w:p>
    <w:p w14:paraId="0D4C5415" w14:textId="77777777" w:rsidR="00D23E81" w:rsidRPr="00D23E81" w:rsidRDefault="00D23E81" w:rsidP="003E0520">
      <w:pPr>
        <w:pStyle w:val="ListParagraph"/>
        <w:numPr>
          <w:ilvl w:val="0"/>
          <w:numId w:val="48"/>
        </w:numPr>
        <w:rPr>
          <w:sz w:val="28"/>
        </w:rPr>
      </w:pPr>
      <w:r>
        <w:rPr>
          <w:rFonts w:cs="Arial"/>
          <w:shd w:val="clear" w:color="auto" w:fill="FFFFFF"/>
        </w:rPr>
        <w:lastRenderedPageBreak/>
        <w:t xml:space="preserve">El sistema debe poseer interfaces graficas bien formadas. </w:t>
      </w:r>
    </w:p>
    <w:p w14:paraId="44425CC4" w14:textId="77777777" w:rsidR="00D23E81" w:rsidRDefault="00D23E81" w:rsidP="003E0520">
      <w:pPr>
        <w:pStyle w:val="Heading2"/>
        <w:numPr>
          <w:ilvl w:val="3"/>
          <w:numId w:val="48"/>
        </w:numPr>
      </w:pPr>
      <w:bookmarkStart w:id="116" w:name="_Toc52322095"/>
      <w:r>
        <w:t>REQUISITOS NO FUNCIONALES DE DEPENDIBILIDAD</w:t>
      </w:r>
      <w:bookmarkEnd w:id="116"/>
    </w:p>
    <w:p w14:paraId="40EDB710" w14:textId="77777777" w:rsidR="00D23E81" w:rsidRDefault="00D23E81" w:rsidP="003E0520">
      <w:pPr>
        <w:pStyle w:val="ListParagraph"/>
        <w:numPr>
          <w:ilvl w:val="0"/>
          <w:numId w:val="49"/>
        </w:numPr>
      </w:pPr>
      <w:r>
        <w:t>El sistema debe tener una disponibilidad del 99.99% de las veces en que un usuario intente accederlo.</w:t>
      </w:r>
    </w:p>
    <w:p w14:paraId="7A94B986" w14:textId="77777777" w:rsidR="00D23E81" w:rsidRPr="00D23E81" w:rsidRDefault="00D23E81" w:rsidP="00D23E81"/>
    <w:p w14:paraId="369E4C48" w14:textId="77777777" w:rsidR="00D6382B" w:rsidRPr="00D6382B" w:rsidRDefault="00D6382B" w:rsidP="00D6382B">
      <w:pPr>
        <w:rPr>
          <w:highlight w:val="yellow"/>
        </w:rPr>
      </w:pPr>
    </w:p>
    <w:p w14:paraId="71E130B5" w14:textId="77777777" w:rsidR="00DC0F5A" w:rsidRDefault="00DC0F5A" w:rsidP="001A237E"/>
    <w:p w14:paraId="671685B0" w14:textId="77777777" w:rsidR="00DC0F5A" w:rsidRDefault="00DC0F5A" w:rsidP="001A237E"/>
    <w:p w14:paraId="6613AD8B" w14:textId="77777777" w:rsidR="00DC0F5A" w:rsidRDefault="00DC0F5A" w:rsidP="001A237E"/>
    <w:p w14:paraId="1BF589F6" w14:textId="77777777" w:rsidR="00DC0F5A" w:rsidRDefault="00DC0F5A" w:rsidP="001A237E"/>
    <w:p w14:paraId="35BA5B63" w14:textId="77777777" w:rsidR="00DC0F5A" w:rsidRDefault="00DC0F5A" w:rsidP="001A237E"/>
    <w:p w14:paraId="4950C792" w14:textId="77777777" w:rsidR="00DC0F5A" w:rsidRDefault="00DC0F5A" w:rsidP="001A237E"/>
    <w:p w14:paraId="3B050761" w14:textId="77777777" w:rsidR="00DC0F5A" w:rsidRDefault="00DC0F5A" w:rsidP="001A237E"/>
    <w:p w14:paraId="4AF8D7D3" w14:textId="77777777" w:rsidR="00DC0F5A" w:rsidRDefault="00DC0F5A" w:rsidP="001A237E"/>
    <w:p w14:paraId="477C8D59" w14:textId="77777777" w:rsidR="00DC0F5A" w:rsidRDefault="00DC0F5A" w:rsidP="001A237E"/>
    <w:p w14:paraId="1047650E" w14:textId="77777777" w:rsidR="00DC0F5A" w:rsidRDefault="00DC0F5A" w:rsidP="001A237E"/>
    <w:p w14:paraId="1DFC75C6" w14:textId="77777777" w:rsidR="00E6217A" w:rsidRDefault="00E6217A" w:rsidP="001A237E"/>
    <w:p w14:paraId="793EDC6E" w14:textId="77777777" w:rsidR="00E6217A" w:rsidRDefault="00E6217A" w:rsidP="001A237E"/>
    <w:p w14:paraId="7B9B6E4E" w14:textId="77777777" w:rsidR="00E6217A" w:rsidRDefault="00E6217A" w:rsidP="001A237E"/>
    <w:p w14:paraId="14E39A67" w14:textId="77777777" w:rsidR="00E6217A" w:rsidRDefault="00E6217A" w:rsidP="001A237E"/>
    <w:p w14:paraId="7AA722D4" w14:textId="77777777" w:rsidR="00E6217A" w:rsidRDefault="00E6217A" w:rsidP="001A237E"/>
    <w:p w14:paraId="78F00ECE" w14:textId="77777777" w:rsidR="00E6217A" w:rsidRDefault="00E6217A" w:rsidP="001A237E"/>
    <w:p w14:paraId="2C74F557" w14:textId="77777777" w:rsidR="00E6217A" w:rsidRDefault="00E6217A" w:rsidP="001A237E"/>
    <w:p w14:paraId="1DF4D1DD" w14:textId="77777777" w:rsidR="00D854A3" w:rsidRDefault="00D854A3" w:rsidP="001A237E"/>
    <w:p w14:paraId="5423DB28" w14:textId="77777777" w:rsidR="00D854A3" w:rsidRDefault="00D854A3" w:rsidP="001A237E"/>
    <w:p w14:paraId="7E9B7F7E" w14:textId="77777777" w:rsidR="00E6217A" w:rsidRDefault="00E6217A" w:rsidP="001A237E"/>
    <w:p w14:paraId="2E770F8B" w14:textId="77777777" w:rsidR="00E6217A" w:rsidRDefault="00E6217A" w:rsidP="001A237E"/>
    <w:p w14:paraId="289C0A42" w14:textId="77777777" w:rsidR="00DC0F5A" w:rsidRDefault="00DC0F5A" w:rsidP="001A237E"/>
    <w:p w14:paraId="05B16859" w14:textId="77777777" w:rsidR="0067401E" w:rsidRDefault="0067401E" w:rsidP="00DC0F5A">
      <w:pPr>
        <w:pStyle w:val="Heading1"/>
      </w:pPr>
    </w:p>
    <w:p w14:paraId="054259C0" w14:textId="01FCCA18" w:rsidR="00DC0F5A" w:rsidRDefault="00DC0F5A" w:rsidP="00DC0F5A">
      <w:pPr>
        <w:pStyle w:val="Heading1"/>
      </w:pPr>
      <w:bookmarkStart w:id="117" w:name="_Toc52322096"/>
      <w:r>
        <w:t>IV DISEÑO DEL SISTEMA</w:t>
      </w:r>
      <w:bookmarkEnd w:id="117"/>
      <w:r>
        <w:t xml:space="preserve"> </w:t>
      </w:r>
    </w:p>
    <w:p w14:paraId="5D79D112" w14:textId="77777777" w:rsidR="00DC0F5A" w:rsidRDefault="00DC0F5A" w:rsidP="001A237E"/>
    <w:p w14:paraId="255693D4" w14:textId="77777777" w:rsidR="00DC0F5A" w:rsidRDefault="00DC0F5A" w:rsidP="001A237E"/>
    <w:p w14:paraId="05720243" w14:textId="77777777" w:rsidR="00DC0F5A" w:rsidRDefault="00DC0F5A" w:rsidP="001A237E"/>
    <w:p w14:paraId="01CD7A71" w14:textId="77777777" w:rsidR="00DC0F5A" w:rsidRDefault="00DC0F5A" w:rsidP="001A237E"/>
    <w:p w14:paraId="42DEFA12" w14:textId="77777777" w:rsidR="00DC0F5A" w:rsidRDefault="00DC0F5A" w:rsidP="001A237E"/>
    <w:p w14:paraId="7F2C6725" w14:textId="77777777" w:rsidR="00DC0F5A" w:rsidRDefault="00DC0F5A" w:rsidP="001A237E"/>
    <w:p w14:paraId="657DE8C8" w14:textId="77777777" w:rsidR="00DC0F5A" w:rsidRDefault="00DC0F5A" w:rsidP="001A237E"/>
    <w:p w14:paraId="2A5821B1" w14:textId="77777777" w:rsidR="00DC0F5A" w:rsidRDefault="00DC0F5A" w:rsidP="001A237E"/>
    <w:p w14:paraId="12113F65" w14:textId="77777777" w:rsidR="00DC0F5A" w:rsidRDefault="00DC0F5A" w:rsidP="001A237E"/>
    <w:p w14:paraId="3AB9D318" w14:textId="77777777" w:rsidR="00DC0F5A" w:rsidRDefault="00DC0F5A" w:rsidP="001A237E"/>
    <w:p w14:paraId="05E40B8D" w14:textId="77777777" w:rsidR="00DC0F5A" w:rsidRDefault="00DC0F5A" w:rsidP="001A237E"/>
    <w:p w14:paraId="189BCCCF" w14:textId="77777777" w:rsidR="00DC0F5A" w:rsidRDefault="00DC0F5A" w:rsidP="001A237E"/>
    <w:p w14:paraId="2C0CD799" w14:textId="77777777" w:rsidR="0040600C" w:rsidRDefault="0040600C" w:rsidP="005375F8">
      <w:pPr>
        <w:pStyle w:val="Heading2"/>
        <w:numPr>
          <w:ilvl w:val="1"/>
          <w:numId w:val="31"/>
        </w:numPr>
      </w:pPr>
      <w:bookmarkStart w:id="118" w:name="_Toc52322097"/>
      <w:r>
        <w:lastRenderedPageBreak/>
        <w:t>HERRAMIENTAS DE DESARROLLO Y DISEÑO DEL SISTEMA</w:t>
      </w:r>
      <w:bookmarkEnd w:id="118"/>
      <w:r>
        <w:t xml:space="preserve"> </w:t>
      </w:r>
    </w:p>
    <w:p w14:paraId="03B7DD7B" w14:textId="77777777" w:rsidR="00E6217A" w:rsidRDefault="00E6217A" w:rsidP="005375F8">
      <w:pPr>
        <w:pStyle w:val="Heading2"/>
        <w:numPr>
          <w:ilvl w:val="2"/>
          <w:numId w:val="31"/>
        </w:numPr>
      </w:pPr>
      <w:bookmarkStart w:id="119" w:name="_Toc52322098"/>
      <w:r>
        <w:t>ANGULAR JS</w:t>
      </w:r>
      <w:bookmarkEnd w:id="119"/>
    </w:p>
    <w:p w14:paraId="3FB86371" w14:textId="77777777" w:rsidR="00E6217A" w:rsidRPr="00A33065" w:rsidRDefault="00E6217A" w:rsidP="00E6217A">
      <w:pPr>
        <w:rPr>
          <w:rFonts w:cs="Arial"/>
          <w:szCs w:val="24"/>
        </w:rPr>
      </w:pPr>
      <w:proofErr w:type="spellStart"/>
      <w:r w:rsidRPr="00A33065">
        <w:rPr>
          <w:rFonts w:cs="Arial"/>
          <w:szCs w:val="24"/>
        </w:rPr>
        <w:t>AngularJs</w:t>
      </w:r>
      <w:proofErr w:type="spellEnd"/>
      <w:r w:rsidRPr="00A33065">
        <w:rPr>
          <w:rFonts w:cs="Arial"/>
          <w:szCs w:val="24"/>
        </w:rPr>
        <w:t xml:space="preserve"> es probablemente uno de los </w:t>
      </w:r>
      <w:proofErr w:type="spellStart"/>
      <w:r w:rsidRPr="00A33065">
        <w:rPr>
          <w:rFonts w:cs="Arial"/>
          <w:szCs w:val="24"/>
        </w:rPr>
        <w:t>frameworks</w:t>
      </w:r>
      <w:proofErr w:type="spellEnd"/>
      <w:r w:rsidRPr="00A33065">
        <w:rPr>
          <w:rFonts w:cs="Arial"/>
          <w:szCs w:val="24"/>
        </w:rPr>
        <w:t xml:space="preserve"> de JavaScript, del lado del cliente, más populares disponibles en la actualidad. Se inició originalmente como un proyecto de </w:t>
      </w:r>
      <w:r>
        <w:rPr>
          <w:rFonts w:cs="Arial"/>
          <w:szCs w:val="24"/>
        </w:rPr>
        <w:t>GOOGLE</w:t>
      </w:r>
      <w:r w:rsidRPr="00A33065">
        <w:rPr>
          <w:rFonts w:cs="Arial"/>
          <w:szCs w:val="24"/>
        </w:rPr>
        <w:t xml:space="preserve">, pero que ha pasado a ser un </w:t>
      </w:r>
      <w:proofErr w:type="spellStart"/>
      <w:r w:rsidRPr="00A33065">
        <w:rPr>
          <w:rFonts w:cs="Arial"/>
          <w:szCs w:val="24"/>
        </w:rPr>
        <w:t>framework</w:t>
      </w:r>
      <w:proofErr w:type="spellEnd"/>
      <w:r w:rsidRPr="00A33065">
        <w:rPr>
          <w:rFonts w:cs="Arial"/>
          <w:szCs w:val="24"/>
        </w:rPr>
        <w:t xml:space="preserve"> de código abierto cuyo objetivo principal es la simplificación. Se destaca en la creación de aplicaciones web dinámicas de una sola página (SPA) y es compatible con la estructura de programación Modelo-Vista-Controlador (MVC).</w:t>
      </w:r>
    </w:p>
    <w:p w14:paraId="1FCBC2E4" w14:textId="77777777" w:rsidR="00E6217A" w:rsidRPr="00A33065" w:rsidRDefault="00E6217A" w:rsidP="00E6217A">
      <w:pPr>
        <w:rPr>
          <w:rFonts w:cs="Arial"/>
          <w:szCs w:val="24"/>
        </w:rPr>
      </w:pPr>
      <w:proofErr w:type="spellStart"/>
      <w:r w:rsidRPr="00A33065">
        <w:rPr>
          <w:rFonts w:cs="Arial"/>
          <w:szCs w:val="24"/>
        </w:rPr>
        <w:t>AngularJs</w:t>
      </w:r>
      <w:proofErr w:type="spellEnd"/>
      <w:r w:rsidRPr="00A33065">
        <w:rPr>
          <w:rFonts w:cs="Arial"/>
          <w:szCs w:val="24"/>
        </w:rPr>
        <w:t xml:space="preserve"> está completamente basado en HTML y JavaScript, por lo que no es necesario aplicar otra sintaxis o idioma. Este cambia el HTML estático a HTML dinámico. Amplía la capacidad del HTML al agregar atributos y componentes incorporados y también brinda la capacidad de crear atributos personalizados mediante JavaScript simple.</w:t>
      </w:r>
    </w:p>
    <w:p w14:paraId="67005A53" w14:textId="77777777" w:rsidR="00E6217A" w:rsidRDefault="00E6217A" w:rsidP="00E6217A">
      <w:pPr>
        <w:rPr>
          <w:rFonts w:cs="Arial"/>
          <w:szCs w:val="24"/>
        </w:rPr>
      </w:pPr>
      <w:r w:rsidRPr="00A33065">
        <w:rPr>
          <w:rFonts w:cs="Arial"/>
          <w:szCs w:val="24"/>
        </w:rPr>
        <w:t xml:space="preserve">Aborda el problema de crear aplicaciones web dinámicas, lo que permite al desarrollador ampliar la funcionalidad de HTML al otorgarles la capacidad de crear nuevas construcciones con las conocidas directivas de </w:t>
      </w:r>
      <w:proofErr w:type="spellStart"/>
      <w:r w:rsidRPr="00A33065">
        <w:rPr>
          <w:rFonts w:cs="Arial"/>
          <w:szCs w:val="24"/>
        </w:rPr>
        <w:t>AngularJs</w:t>
      </w:r>
      <w:proofErr w:type="spellEnd"/>
      <w:r w:rsidRPr="00A33065">
        <w:rPr>
          <w:rFonts w:cs="Arial"/>
          <w:szCs w:val="24"/>
        </w:rPr>
        <w:t xml:space="preserve"> (que no son más que elementos DOM que le dice al compilador HTML de </w:t>
      </w:r>
      <w:proofErr w:type="spellStart"/>
      <w:r w:rsidRPr="00A33065">
        <w:rPr>
          <w:rFonts w:cs="Arial"/>
          <w:szCs w:val="24"/>
        </w:rPr>
        <w:t>AngularJs</w:t>
      </w:r>
      <w:proofErr w:type="spellEnd"/>
      <w:r w:rsidRPr="00A33065">
        <w:rPr>
          <w:rFonts w:cs="Arial"/>
          <w:szCs w:val="24"/>
        </w:rPr>
        <w:t xml:space="preserve"> que adjunte un comportamiento específico a este elemento)</w:t>
      </w:r>
    </w:p>
    <w:p w14:paraId="13961685" w14:textId="77777777" w:rsidR="00E6217A" w:rsidRDefault="00E6217A" w:rsidP="005375F8">
      <w:pPr>
        <w:pStyle w:val="Heading2"/>
        <w:numPr>
          <w:ilvl w:val="3"/>
          <w:numId w:val="31"/>
        </w:numPr>
      </w:pPr>
      <w:bookmarkStart w:id="120" w:name="_Toc52322099"/>
      <w:r>
        <w:t>CARACTERÍSTICAS DE ANGULAR JS</w:t>
      </w:r>
      <w:bookmarkEnd w:id="120"/>
      <w:r>
        <w:t xml:space="preserve"> </w:t>
      </w:r>
    </w:p>
    <w:p w14:paraId="7FEAA329" w14:textId="77777777" w:rsidR="00E6217A" w:rsidRDefault="00E6217A" w:rsidP="00E6217A">
      <w:pPr>
        <w:rPr>
          <w:rFonts w:cs="Arial"/>
          <w:szCs w:val="24"/>
        </w:rPr>
      </w:pPr>
      <w:r w:rsidRPr="003802F5">
        <w:rPr>
          <w:rFonts w:cs="Arial"/>
          <w:szCs w:val="24"/>
        </w:rPr>
        <w:t xml:space="preserve">Angular tiene las siguientes características claves que lo convierten en uno de los </w:t>
      </w:r>
      <w:proofErr w:type="spellStart"/>
      <w:r w:rsidRPr="003802F5">
        <w:rPr>
          <w:rFonts w:cs="Arial"/>
          <w:szCs w:val="24"/>
        </w:rPr>
        <w:t>frameworks</w:t>
      </w:r>
      <w:proofErr w:type="spellEnd"/>
      <w:r w:rsidRPr="003802F5">
        <w:rPr>
          <w:rFonts w:cs="Arial"/>
          <w:szCs w:val="24"/>
        </w:rPr>
        <w:t xml:space="preserve"> poderosos en el mercado.</w:t>
      </w:r>
    </w:p>
    <w:p w14:paraId="67825A99" w14:textId="77777777" w:rsidR="00E6217A" w:rsidRPr="009B1AD7" w:rsidRDefault="00E6217A" w:rsidP="005375F8">
      <w:pPr>
        <w:pStyle w:val="ListParagraph"/>
        <w:numPr>
          <w:ilvl w:val="0"/>
          <w:numId w:val="28"/>
        </w:numPr>
        <w:rPr>
          <w:rFonts w:cs="Arial"/>
          <w:szCs w:val="24"/>
        </w:rPr>
      </w:pPr>
      <w:r w:rsidRPr="009B1AD7">
        <w:rPr>
          <w:rFonts w:cs="Arial"/>
          <w:b/>
          <w:szCs w:val="24"/>
        </w:rPr>
        <w:t>MVC</w:t>
      </w:r>
      <w:r w:rsidRPr="009B1AD7">
        <w:rPr>
          <w:rFonts w:cs="Arial"/>
          <w:szCs w:val="24"/>
        </w:rPr>
        <w:t xml:space="preserve"> – Este </w:t>
      </w:r>
      <w:proofErr w:type="spellStart"/>
      <w:r w:rsidRPr="009B1AD7">
        <w:rPr>
          <w:rFonts w:cs="Arial"/>
          <w:szCs w:val="24"/>
        </w:rPr>
        <w:t>framework</w:t>
      </w:r>
      <w:proofErr w:type="spellEnd"/>
      <w:r w:rsidRPr="009B1AD7">
        <w:rPr>
          <w:rFonts w:cs="Arial"/>
          <w:szCs w:val="24"/>
        </w:rPr>
        <w:t xml:space="preserve"> se basa en el famoso concepto de MVC (Modelo-Vista-Controlador). Este patrón se basa en dividir la capa de lógica de negocios, la capa de datos y la capa de presentación en secciones separadas. La división en diferentes secciones se realiza para que cada una pueda ser manejada más fácilmente.</w:t>
      </w:r>
    </w:p>
    <w:p w14:paraId="0EDA7F6B" w14:textId="77777777" w:rsidR="00E6217A" w:rsidRPr="009B1AD7" w:rsidRDefault="00E6217A" w:rsidP="005375F8">
      <w:pPr>
        <w:pStyle w:val="ListParagraph"/>
        <w:numPr>
          <w:ilvl w:val="0"/>
          <w:numId w:val="28"/>
        </w:numPr>
        <w:rPr>
          <w:rFonts w:cs="Arial"/>
          <w:szCs w:val="24"/>
        </w:rPr>
      </w:pPr>
      <w:r w:rsidRPr="009B1AD7">
        <w:rPr>
          <w:rFonts w:cs="Arial"/>
          <w:b/>
          <w:szCs w:val="24"/>
        </w:rPr>
        <w:t>Enlace de modelo de datos</w:t>
      </w:r>
      <w:r w:rsidRPr="009B1AD7">
        <w:rPr>
          <w:rFonts w:cs="Arial"/>
          <w:szCs w:val="24"/>
        </w:rPr>
        <w:t xml:space="preserve"> – No es necesario escribir un código especial para vincular datos a los controles HTML. Esto se puede hacer mediante </w:t>
      </w:r>
      <w:proofErr w:type="spellStart"/>
      <w:r w:rsidRPr="009B1AD7">
        <w:rPr>
          <w:rFonts w:cs="Arial"/>
          <w:szCs w:val="24"/>
        </w:rPr>
        <w:t>AngularJs</w:t>
      </w:r>
      <w:proofErr w:type="spellEnd"/>
      <w:r w:rsidRPr="009B1AD7">
        <w:rPr>
          <w:rFonts w:cs="Arial"/>
          <w:szCs w:val="24"/>
        </w:rPr>
        <w:t xml:space="preserve"> simplemente agregando algunos fragmentos de código.</w:t>
      </w:r>
    </w:p>
    <w:p w14:paraId="6F56EB8F" w14:textId="77777777" w:rsidR="00E6217A" w:rsidRPr="009B1AD7" w:rsidRDefault="00E6217A" w:rsidP="005375F8">
      <w:pPr>
        <w:pStyle w:val="ListParagraph"/>
        <w:numPr>
          <w:ilvl w:val="0"/>
          <w:numId w:val="28"/>
        </w:numPr>
        <w:rPr>
          <w:rFonts w:cs="Arial"/>
          <w:szCs w:val="24"/>
        </w:rPr>
      </w:pPr>
      <w:r w:rsidRPr="009B1AD7">
        <w:rPr>
          <w:rFonts w:cs="Arial"/>
          <w:b/>
          <w:szCs w:val="24"/>
        </w:rPr>
        <w:lastRenderedPageBreak/>
        <w:t>Menos escritura de código</w:t>
      </w:r>
      <w:r w:rsidRPr="009B1AD7">
        <w:rPr>
          <w:rFonts w:cs="Arial"/>
          <w:szCs w:val="24"/>
        </w:rPr>
        <w:t xml:space="preserve"> – Para lleva a cabo la manipulación del DOM, es necesaria una gran cantidad de código a la hora de diseñar cualquier aplicación. Pero </w:t>
      </w:r>
      <w:proofErr w:type="spellStart"/>
      <w:r w:rsidRPr="009B1AD7">
        <w:rPr>
          <w:rFonts w:cs="Arial"/>
          <w:szCs w:val="24"/>
        </w:rPr>
        <w:t>AngularJs</w:t>
      </w:r>
      <w:proofErr w:type="spellEnd"/>
      <w:r w:rsidRPr="009B1AD7">
        <w:rPr>
          <w:rFonts w:cs="Arial"/>
          <w:szCs w:val="24"/>
        </w:rPr>
        <w:t xml:space="preserve"> permite esta manipulación con mucha menos cantidad de código.</w:t>
      </w:r>
    </w:p>
    <w:p w14:paraId="7497B5EC" w14:textId="77777777" w:rsidR="00E6217A" w:rsidRPr="003802F5" w:rsidRDefault="00E6217A" w:rsidP="005375F8">
      <w:pPr>
        <w:pStyle w:val="ListParagraph"/>
        <w:numPr>
          <w:ilvl w:val="0"/>
          <w:numId w:val="28"/>
        </w:numPr>
        <w:rPr>
          <w:rFonts w:cs="Arial"/>
          <w:szCs w:val="24"/>
        </w:rPr>
      </w:pPr>
      <w:r w:rsidRPr="009B1AD7">
        <w:rPr>
          <w:rFonts w:cs="Arial"/>
          <w:b/>
          <w:szCs w:val="24"/>
        </w:rPr>
        <w:t>Pruebas unitarias listas</w:t>
      </w:r>
      <w:r w:rsidRPr="009B1AD7">
        <w:rPr>
          <w:rFonts w:cs="Arial"/>
          <w:szCs w:val="24"/>
        </w:rPr>
        <w:t xml:space="preserve">: los diseñadores de Google no solo desarrollaron Angular, sino que también desarrollaron un marco de prueba llamado "Karma" que ayuda a diseñar pruebas unitarias para aplicaciones </w:t>
      </w:r>
      <w:proofErr w:type="spellStart"/>
      <w:r w:rsidRPr="009B1AD7">
        <w:rPr>
          <w:rFonts w:cs="Arial"/>
          <w:szCs w:val="24"/>
        </w:rPr>
        <w:t>AngularJS</w:t>
      </w:r>
      <w:proofErr w:type="spellEnd"/>
      <w:r w:rsidRPr="009B1AD7">
        <w:rPr>
          <w:rFonts w:cs="Arial"/>
          <w:szCs w:val="24"/>
        </w:rPr>
        <w:t>.</w:t>
      </w:r>
    </w:p>
    <w:p w14:paraId="7B2B0B01" w14:textId="77777777" w:rsidR="00E6217A" w:rsidRDefault="00E6217A" w:rsidP="005375F8">
      <w:pPr>
        <w:pStyle w:val="Heading2"/>
        <w:numPr>
          <w:ilvl w:val="3"/>
          <w:numId w:val="31"/>
        </w:numPr>
      </w:pPr>
      <w:bookmarkStart w:id="121" w:name="_Toc52322100"/>
      <w:r>
        <w:t>ARTEFACTOS</w:t>
      </w:r>
      <w:bookmarkEnd w:id="121"/>
      <w:r>
        <w:t xml:space="preserve"> </w:t>
      </w:r>
    </w:p>
    <w:p w14:paraId="3D521156" w14:textId="77777777" w:rsidR="00E6217A" w:rsidRPr="003802F5" w:rsidRDefault="00E6217A" w:rsidP="00E6217A">
      <w:pPr>
        <w:rPr>
          <w:rFonts w:cs="Arial"/>
          <w:szCs w:val="24"/>
        </w:rPr>
      </w:pPr>
      <w:r w:rsidRPr="003802F5">
        <w:rPr>
          <w:rFonts w:cs="Arial"/>
          <w:szCs w:val="24"/>
        </w:rPr>
        <w:t xml:space="preserve">Se destacan una serie de elementos y componentes que son las bases de toda aplicación construida con este </w:t>
      </w:r>
      <w:proofErr w:type="spellStart"/>
      <w:r w:rsidRPr="003802F5">
        <w:rPr>
          <w:rFonts w:cs="Arial"/>
          <w:szCs w:val="24"/>
        </w:rPr>
        <w:t>framework</w:t>
      </w:r>
      <w:proofErr w:type="spellEnd"/>
      <w:r w:rsidRPr="003802F5">
        <w:rPr>
          <w:rFonts w:cs="Arial"/>
          <w:szCs w:val="24"/>
        </w:rPr>
        <w:t>. Elementos que se encontrarán a lo largo de los códigos JavaScript y HTML del proyecto</w:t>
      </w:r>
    </w:p>
    <w:p w14:paraId="106FE058" w14:textId="77777777" w:rsidR="00E6217A" w:rsidRDefault="00E6217A" w:rsidP="005375F8">
      <w:pPr>
        <w:pStyle w:val="Heading2"/>
        <w:numPr>
          <w:ilvl w:val="4"/>
          <w:numId w:val="31"/>
        </w:numPr>
      </w:pPr>
      <w:bookmarkStart w:id="122" w:name="_Toc52322101"/>
      <w:r>
        <w:t>MÓDULOS</w:t>
      </w:r>
      <w:bookmarkEnd w:id="122"/>
      <w:r>
        <w:t xml:space="preserve"> </w:t>
      </w:r>
    </w:p>
    <w:p w14:paraId="2EFE4A1D" w14:textId="77777777" w:rsidR="00E6217A" w:rsidRPr="009B1AD7" w:rsidRDefault="00E6217A" w:rsidP="00E6217A">
      <w:pPr>
        <w:rPr>
          <w:rFonts w:cs="Arial"/>
          <w:szCs w:val="24"/>
        </w:rPr>
      </w:pPr>
      <w:r w:rsidRPr="009B1AD7">
        <w:rPr>
          <w:rFonts w:cs="Arial"/>
          <w:szCs w:val="24"/>
        </w:rPr>
        <w:t>Los módulos especifican de forma declarativa cómo se debe arrancar una aplicación. Este se puede representar como el contenedor de las diferentes partes de la aplicación.; es una colección de proveedores, servicios, directivas y opcionalmente configuraciones que ejecuta los bloques que se aplican a la aplicación durante el proceso de arranque.</w:t>
      </w:r>
    </w:p>
    <w:p w14:paraId="6C6E1293" w14:textId="77777777" w:rsidR="00E6217A" w:rsidRPr="009B1AD7" w:rsidRDefault="00E6217A" w:rsidP="00E6217A">
      <w:pPr>
        <w:rPr>
          <w:rFonts w:cs="Arial"/>
          <w:szCs w:val="24"/>
        </w:rPr>
      </w:pPr>
      <w:r w:rsidRPr="009B1AD7">
        <w:rPr>
          <w:rFonts w:cs="Arial"/>
          <w:szCs w:val="24"/>
        </w:rPr>
        <w:t>En la utilización de módulos se pueden obtener algunas ventajas como:</w:t>
      </w:r>
    </w:p>
    <w:p w14:paraId="55CB7BA6" w14:textId="77777777" w:rsidR="00E6217A" w:rsidRPr="009B1AD7" w:rsidRDefault="00E6217A" w:rsidP="005375F8">
      <w:pPr>
        <w:pStyle w:val="ListParagraph"/>
        <w:numPr>
          <w:ilvl w:val="0"/>
          <w:numId w:val="6"/>
        </w:numPr>
        <w:rPr>
          <w:rFonts w:cs="Arial"/>
          <w:szCs w:val="24"/>
        </w:rPr>
      </w:pPr>
      <w:r w:rsidRPr="009B1AD7">
        <w:rPr>
          <w:rFonts w:cs="Arial"/>
          <w:szCs w:val="24"/>
        </w:rPr>
        <w:t>El proceso declarativo es más fácil de entender.</w:t>
      </w:r>
    </w:p>
    <w:p w14:paraId="7A537F05" w14:textId="77777777" w:rsidR="00E6217A" w:rsidRPr="009B1AD7" w:rsidRDefault="00E6217A" w:rsidP="005375F8">
      <w:pPr>
        <w:pStyle w:val="ListParagraph"/>
        <w:numPr>
          <w:ilvl w:val="0"/>
          <w:numId w:val="6"/>
        </w:numPr>
        <w:rPr>
          <w:rFonts w:cs="Arial"/>
          <w:szCs w:val="24"/>
        </w:rPr>
      </w:pPr>
      <w:r w:rsidRPr="009B1AD7">
        <w:rPr>
          <w:rFonts w:cs="Arial"/>
          <w:szCs w:val="24"/>
        </w:rPr>
        <w:t>Se puede empaquetar el código como módulos reutilizables.</w:t>
      </w:r>
    </w:p>
    <w:p w14:paraId="703CDC59" w14:textId="77777777" w:rsidR="00E6217A" w:rsidRPr="009B1AD7" w:rsidRDefault="00E6217A" w:rsidP="005375F8">
      <w:pPr>
        <w:pStyle w:val="ListParagraph"/>
        <w:numPr>
          <w:ilvl w:val="0"/>
          <w:numId w:val="6"/>
        </w:numPr>
        <w:rPr>
          <w:rFonts w:cs="Arial"/>
          <w:szCs w:val="24"/>
        </w:rPr>
      </w:pPr>
      <w:r w:rsidRPr="009B1AD7">
        <w:rPr>
          <w:rFonts w:cs="Arial"/>
          <w:szCs w:val="24"/>
        </w:rPr>
        <w:t>Los módulos se pueden cargar en cualquier orden (o incluso en paralelo) porque los módulos demoran la ejecución.</w:t>
      </w:r>
    </w:p>
    <w:p w14:paraId="69DE3425" w14:textId="77777777" w:rsidR="00E6217A" w:rsidRDefault="00E6217A" w:rsidP="005375F8">
      <w:pPr>
        <w:pStyle w:val="ListParagraph"/>
        <w:numPr>
          <w:ilvl w:val="0"/>
          <w:numId w:val="6"/>
        </w:numPr>
        <w:rPr>
          <w:rFonts w:cs="Arial"/>
          <w:szCs w:val="24"/>
        </w:rPr>
      </w:pPr>
      <w:r w:rsidRPr="009B1AD7">
        <w:rPr>
          <w:rFonts w:cs="Arial"/>
          <w:szCs w:val="24"/>
        </w:rPr>
        <w:t>Las pruebas unitarias solo tienen que cargar los módulos relevantes, lo que las mantiene rápidas.</w:t>
      </w:r>
    </w:p>
    <w:p w14:paraId="0C836C5A" w14:textId="77777777" w:rsidR="00E6217A" w:rsidRPr="009B1AD7" w:rsidRDefault="00E6217A" w:rsidP="00E6217A">
      <w:pPr>
        <w:rPr>
          <w:rFonts w:cs="Arial"/>
          <w:szCs w:val="24"/>
        </w:rPr>
      </w:pPr>
      <w:r w:rsidRPr="009B1AD7">
        <w:rPr>
          <w:rFonts w:cs="Arial"/>
          <w:szCs w:val="24"/>
        </w:rPr>
        <w:t xml:space="preserve">Se recomienda considerar lo siguiente para modular en </w:t>
      </w:r>
      <w:proofErr w:type="spellStart"/>
      <w:r w:rsidRPr="009B1AD7">
        <w:rPr>
          <w:rFonts w:cs="Arial"/>
          <w:szCs w:val="24"/>
        </w:rPr>
        <w:t>AngularJS</w:t>
      </w:r>
      <w:proofErr w:type="spellEnd"/>
      <w:r w:rsidRPr="009B1AD7">
        <w:rPr>
          <w:rFonts w:cs="Arial"/>
          <w:szCs w:val="24"/>
        </w:rPr>
        <w:t>:</w:t>
      </w:r>
    </w:p>
    <w:p w14:paraId="28E0644E" w14:textId="77777777" w:rsidR="00E6217A" w:rsidRPr="009B1AD7" w:rsidRDefault="00E6217A" w:rsidP="005375F8">
      <w:pPr>
        <w:pStyle w:val="ListParagraph"/>
        <w:numPr>
          <w:ilvl w:val="0"/>
          <w:numId w:val="7"/>
        </w:numPr>
        <w:rPr>
          <w:rFonts w:cs="Arial"/>
          <w:szCs w:val="24"/>
        </w:rPr>
      </w:pPr>
      <w:r w:rsidRPr="009B1AD7">
        <w:rPr>
          <w:rFonts w:cs="Arial"/>
          <w:szCs w:val="24"/>
        </w:rPr>
        <w:t>Un módulo por cada funcionalidad</w:t>
      </w:r>
    </w:p>
    <w:p w14:paraId="4374D33C" w14:textId="77777777" w:rsidR="00E6217A" w:rsidRPr="009B1AD7" w:rsidRDefault="00E6217A" w:rsidP="005375F8">
      <w:pPr>
        <w:pStyle w:val="ListParagraph"/>
        <w:numPr>
          <w:ilvl w:val="0"/>
          <w:numId w:val="7"/>
        </w:numPr>
        <w:rPr>
          <w:rFonts w:cs="Arial"/>
          <w:szCs w:val="24"/>
        </w:rPr>
      </w:pPr>
      <w:r w:rsidRPr="009B1AD7">
        <w:rPr>
          <w:rFonts w:cs="Arial"/>
          <w:szCs w:val="24"/>
        </w:rPr>
        <w:t>Un módulo para cada componente reutilizable</w:t>
      </w:r>
    </w:p>
    <w:p w14:paraId="73D888E6" w14:textId="77777777" w:rsidR="00E6217A" w:rsidRPr="008E6B02" w:rsidRDefault="00E6217A" w:rsidP="005375F8">
      <w:pPr>
        <w:pStyle w:val="ListParagraph"/>
        <w:numPr>
          <w:ilvl w:val="0"/>
          <w:numId w:val="7"/>
        </w:numPr>
        <w:rPr>
          <w:rFonts w:cs="Arial"/>
          <w:szCs w:val="24"/>
        </w:rPr>
      </w:pPr>
      <w:r w:rsidRPr="009B1AD7">
        <w:rPr>
          <w:rFonts w:cs="Arial"/>
          <w:szCs w:val="24"/>
        </w:rPr>
        <w:lastRenderedPageBreak/>
        <w:t>Un módulo a nivel de la aplicación que depende de los módulos anteriores y que contenga cualquier código de inicialización</w:t>
      </w:r>
    </w:p>
    <w:p w14:paraId="5508D32B" w14:textId="77777777" w:rsidR="00E6217A" w:rsidRDefault="00E6217A" w:rsidP="005375F8">
      <w:pPr>
        <w:pStyle w:val="Heading2"/>
        <w:numPr>
          <w:ilvl w:val="4"/>
          <w:numId w:val="31"/>
        </w:numPr>
      </w:pPr>
      <w:bookmarkStart w:id="123" w:name="_Toc52322102"/>
      <w:r>
        <w:t>CONTROLADORES</w:t>
      </w:r>
      <w:bookmarkEnd w:id="123"/>
    </w:p>
    <w:p w14:paraId="4E99FCF3" w14:textId="77777777" w:rsidR="00E6217A" w:rsidRPr="008E6B02" w:rsidRDefault="00E6217A" w:rsidP="00E6217A">
      <w:pPr>
        <w:rPr>
          <w:rFonts w:cs="Arial"/>
          <w:szCs w:val="24"/>
        </w:rPr>
      </w:pPr>
      <w:r w:rsidRPr="008E6B02">
        <w:rPr>
          <w:rFonts w:cs="Arial"/>
          <w:szCs w:val="24"/>
        </w:rPr>
        <w:t>Controlan el flujo de datos de una aplicación. Son objetos de JavaScript, creados por un constructor de objetos y en el HTML, mediante la directiva ng-</w:t>
      </w:r>
      <w:proofErr w:type="spellStart"/>
      <w:r w:rsidRPr="008E6B02">
        <w:rPr>
          <w:rFonts w:cs="Arial"/>
          <w:szCs w:val="24"/>
        </w:rPr>
        <w:t>controller</w:t>
      </w:r>
      <w:proofErr w:type="spellEnd"/>
      <w:r w:rsidRPr="008E6B02">
        <w:rPr>
          <w:rFonts w:cs="Arial"/>
          <w:szCs w:val="24"/>
        </w:rPr>
        <w:t>, se define el alcance del controlador. De esta forma se tiene un ámbito acotado en el HTML en el que actuará dicho controlador, con las funcionalidades declaradas en él mediante el objeto JavaScript.</w:t>
      </w:r>
    </w:p>
    <w:p w14:paraId="0489D870" w14:textId="77777777" w:rsidR="00E6217A" w:rsidRPr="008E6B02" w:rsidRDefault="00E6217A" w:rsidP="00E6217A">
      <w:pPr>
        <w:rPr>
          <w:rFonts w:cs="Arial"/>
          <w:szCs w:val="24"/>
        </w:rPr>
      </w:pPr>
      <w:r w:rsidRPr="008E6B02">
        <w:rPr>
          <w:rFonts w:cs="Arial"/>
          <w:szCs w:val="24"/>
        </w:rPr>
        <w:t>En general, un controlador no debe tratar de hacer demasiado, este solo debe contener la lógica de negocios necesaria para una sola vista. Y u forma más común de mantener a los controladores delgados es encapsular el trabajo que no pertenece a los controladores en los servicios y luego usar estos servicios en los Controladores a través de la inyección de dependencia.</w:t>
      </w:r>
    </w:p>
    <w:p w14:paraId="3740F237" w14:textId="77777777" w:rsidR="00E6217A" w:rsidRDefault="00E6217A" w:rsidP="005375F8">
      <w:pPr>
        <w:pStyle w:val="Heading2"/>
        <w:numPr>
          <w:ilvl w:val="4"/>
          <w:numId w:val="31"/>
        </w:numPr>
      </w:pPr>
      <w:bookmarkStart w:id="124" w:name="_Toc52322103"/>
      <w:r>
        <w:t>DIRECTIVAS</w:t>
      </w:r>
      <w:bookmarkEnd w:id="124"/>
      <w:r>
        <w:t xml:space="preserve"> </w:t>
      </w:r>
    </w:p>
    <w:p w14:paraId="5199044B" w14:textId="77777777" w:rsidR="00E6217A" w:rsidRPr="008E6B02" w:rsidRDefault="00E6217A" w:rsidP="00E6217A">
      <w:pPr>
        <w:rPr>
          <w:rFonts w:cs="Arial"/>
          <w:szCs w:val="24"/>
        </w:rPr>
      </w:pPr>
      <w:r w:rsidRPr="008E6B02">
        <w:rPr>
          <w:rFonts w:cs="Arial"/>
          <w:szCs w:val="24"/>
        </w:rPr>
        <w:t xml:space="preserve">Son el primer recurso de </w:t>
      </w:r>
      <w:proofErr w:type="spellStart"/>
      <w:r w:rsidRPr="008E6B02">
        <w:rPr>
          <w:rFonts w:cs="Arial"/>
          <w:szCs w:val="24"/>
        </w:rPr>
        <w:t>AngularJs</w:t>
      </w:r>
      <w:proofErr w:type="spellEnd"/>
      <w:r w:rsidRPr="008E6B02">
        <w:rPr>
          <w:rFonts w:cs="Arial"/>
          <w:szCs w:val="24"/>
        </w:rPr>
        <w:t xml:space="preserve"> para la manipulación e interacción con el HTML, y siempre que sea posible se deben hacer usos de ellas para gestionar los cambios.</w:t>
      </w:r>
    </w:p>
    <w:p w14:paraId="764682B1" w14:textId="77777777" w:rsidR="00E6217A" w:rsidRPr="008E6B02" w:rsidRDefault="00E6217A" w:rsidP="00E6217A">
      <w:pPr>
        <w:rPr>
          <w:rFonts w:cs="Arial"/>
          <w:szCs w:val="24"/>
        </w:rPr>
      </w:pPr>
      <w:r w:rsidRPr="008E6B02">
        <w:rPr>
          <w:rFonts w:cs="Arial"/>
          <w:szCs w:val="24"/>
        </w:rPr>
        <w:t xml:space="preserve">Las directivas son marcadores en los elementos del DOM (como un atributo, nombre de elemento, comentario o clase CSS) que le dicen al compilador HTML de </w:t>
      </w:r>
      <w:proofErr w:type="spellStart"/>
      <w:r w:rsidRPr="008E6B02">
        <w:rPr>
          <w:rFonts w:cs="Arial"/>
          <w:szCs w:val="24"/>
        </w:rPr>
        <w:t>AngularJs</w:t>
      </w:r>
      <w:proofErr w:type="spellEnd"/>
      <w:r w:rsidRPr="008E6B02">
        <w:rPr>
          <w:rFonts w:cs="Arial"/>
          <w:szCs w:val="24"/>
        </w:rPr>
        <w:t xml:space="preserve"> ($compile) que adjunte un comportamiento específico a ese elemento DOM (por ejemplo, a través de detectores de eventos), o Incluso para transformar el elemento DOM y sus hijos.</w:t>
      </w:r>
    </w:p>
    <w:p w14:paraId="0A10AB27" w14:textId="77777777" w:rsidR="00E6217A" w:rsidRPr="008E6B02" w:rsidRDefault="00E6217A" w:rsidP="00E6217A">
      <w:pPr>
        <w:rPr>
          <w:rFonts w:cs="Arial"/>
          <w:szCs w:val="24"/>
        </w:rPr>
      </w:pPr>
      <w:r w:rsidRPr="008E6B02">
        <w:rPr>
          <w:rFonts w:cs="Arial"/>
          <w:szCs w:val="24"/>
        </w:rPr>
        <w:t xml:space="preserve">Permite a los desarrolladores crear sus propios componentes visuales, encapsulando su comportamiento y la parte lógica de estos componentes. </w:t>
      </w:r>
    </w:p>
    <w:p w14:paraId="3C82AB8B" w14:textId="77777777" w:rsidR="00E6217A" w:rsidRDefault="00E6217A" w:rsidP="005375F8">
      <w:pPr>
        <w:pStyle w:val="Heading2"/>
        <w:numPr>
          <w:ilvl w:val="4"/>
          <w:numId w:val="31"/>
        </w:numPr>
      </w:pPr>
      <w:bookmarkStart w:id="125" w:name="_Toc52322104"/>
      <w:r>
        <w:t>SERVICIOS</w:t>
      </w:r>
      <w:bookmarkEnd w:id="125"/>
      <w:r>
        <w:t xml:space="preserve"> </w:t>
      </w:r>
    </w:p>
    <w:p w14:paraId="7BFBCC0F" w14:textId="77777777" w:rsidR="00E6217A" w:rsidRPr="008E6B02" w:rsidRDefault="00E6217A" w:rsidP="00E6217A">
      <w:pPr>
        <w:rPr>
          <w:rFonts w:cs="Arial"/>
          <w:szCs w:val="24"/>
        </w:rPr>
      </w:pPr>
      <w:r w:rsidRPr="008E6B02">
        <w:rPr>
          <w:rFonts w:cs="Arial"/>
          <w:szCs w:val="24"/>
        </w:rPr>
        <w:t xml:space="preserve">Son objetos sustituibles conectados entre sí y utilizados en los controladores a través de la inyección de dependencias. Se utilizan para organizar y distribuir código reutilizable a lo largo de la aplicación. Cabe mencionar que los servicios de </w:t>
      </w:r>
      <w:proofErr w:type="spellStart"/>
      <w:r w:rsidRPr="008E6B02">
        <w:rPr>
          <w:rFonts w:cs="Arial"/>
          <w:szCs w:val="24"/>
        </w:rPr>
        <w:lastRenderedPageBreak/>
        <w:t>AngularJs</w:t>
      </w:r>
      <w:proofErr w:type="spellEnd"/>
      <w:r w:rsidRPr="008E6B02">
        <w:rPr>
          <w:rFonts w:cs="Arial"/>
          <w:szCs w:val="24"/>
        </w:rPr>
        <w:t xml:space="preserve"> solamente son instanciados cuando un componente de la aplicación depende de él (lo que en programación se conoce como “</w:t>
      </w:r>
      <w:proofErr w:type="spellStart"/>
      <w:r w:rsidRPr="008E6B02">
        <w:rPr>
          <w:rFonts w:cs="Arial"/>
          <w:szCs w:val="24"/>
        </w:rPr>
        <w:t>Lazy</w:t>
      </w:r>
      <w:proofErr w:type="spellEnd"/>
      <w:r w:rsidRPr="008E6B02">
        <w:rPr>
          <w:rFonts w:cs="Arial"/>
          <w:szCs w:val="24"/>
        </w:rPr>
        <w:t xml:space="preserve"> </w:t>
      </w:r>
      <w:proofErr w:type="spellStart"/>
      <w:r w:rsidRPr="008E6B02">
        <w:rPr>
          <w:rFonts w:cs="Arial"/>
          <w:szCs w:val="24"/>
        </w:rPr>
        <w:t>Instance</w:t>
      </w:r>
      <w:proofErr w:type="spellEnd"/>
      <w:r w:rsidRPr="008E6B02">
        <w:rPr>
          <w:rFonts w:cs="Arial"/>
          <w:szCs w:val="24"/>
        </w:rPr>
        <w:t>”). Además de esto todos los componentes que dependan de un servicio mismo son referenciados a una misma instancia de este.</w:t>
      </w:r>
    </w:p>
    <w:p w14:paraId="05D0501E" w14:textId="77777777" w:rsidR="00E6217A" w:rsidRPr="008E6B02" w:rsidRDefault="00E6217A" w:rsidP="00E6217A">
      <w:pPr>
        <w:rPr>
          <w:rFonts w:cs="Arial"/>
          <w:szCs w:val="24"/>
        </w:rPr>
      </w:pPr>
      <w:r w:rsidRPr="008E6B02">
        <w:rPr>
          <w:rFonts w:cs="Arial"/>
          <w:szCs w:val="24"/>
        </w:rPr>
        <w:t xml:space="preserve">El </w:t>
      </w:r>
      <w:proofErr w:type="spellStart"/>
      <w:r w:rsidRPr="008E6B02">
        <w:rPr>
          <w:rFonts w:cs="Arial"/>
          <w:szCs w:val="24"/>
        </w:rPr>
        <w:t>core</w:t>
      </w:r>
      <w:proofErr w:type="spellEnd"/>
      <w:r w:rsidRPr="008E6B02">
        <w:rPr>
          <w:rFonts w:cs="Arial"/>
          <w:szCs w:val="24"/>
        </w:rPr>
        <w:t xml:space="preserve"> de </w:t>
      </w:r>
      <w:proofErr w:type="spellStart"/>
      <w:r w:rsidRPr="008E6B02">
        <w:rPr>
          <w:rFonts w:cs="Arial"/>
          <w:szCs w:val="24"/>
        </w:rPr>
        <w:t>AngularJs</w:t>
      </w:r>
      <w:proofErr w:type="spellEnd"/>
      <w:r w:rsidRPr="008E6B02">
        <w:rPr>
          <w:rFonts w:cs="Arial"/>
          <w:szCs w:val="24"/>
        </w:rPr>
        <w:t xml:space="preserve"> provee una variedad de servicios ya disponibles dentro de su </w:t>
      </w:r>
      <w:proofErr w:type="spellStart"/>
      <w:r w:rsidRPr="008E6B02">
        <w:rPr>
          <w:rFonts w:cs="Arial"/>
          <w:szCs w:val="24"/>
        </w:rPr>
        <w:t>framework</w:t>
      </w:r>
      <w:proofErr w:type="spellEnd"/>
      <w:r w:rsidRPr="008E6B02">
        <w:rPr>
          <w:rFonts w:cs="Arial"/>
          <w:szCs w:val="24"/>
        </w:rPr>
        <w:t xml:space="preserve"> los cuales están disponibles para el programador y siempre van precedidos por el carácter “$” en su nombre. Algunos de estos servicios son:</w:t>
      </w:r>
    </w:p>
    <w:p w14:paraId="239E3B55" w14:textId="77777777" w:rsidR="00E6217A" w:rsidRPr="009B1AD7" w:rsidRDefault="00E6217A" w:rsidP="005375F8">
      <w:pPr>
        <w:pStyle w:val="ListParagraph"/>
        <w:numPr>
          <w:ilvl w:val="0"/>
          <w:numId w:val="9"/>
        </w:numPr>
        <w:rPr>
          <w:rFonts w:cs="Arial"/>
          <w:szCs w:val="24"/>
        </w:rPr>
      </w:pPr>
      <w:r w:rsidRPr="009B1AD7">
        <w:rPr>
          <w:rFonts w:cs="Arial"/>
          <w:szCs w:val="24"/>
        </w:rPr>
        <w:t>$http: Es una función que toma un solo argumento, un objeto de configuración, que se utiliza para generar una solicitud HTTP y devuelve una promesa que se resuelve (solicitud exitosa) o se rechaza (solicitud de falla) con un objeto de respuesta.</w:t>
      </w:r>
    </w:p>
    <w:p w14:paraId="0856FAB5" w14:textId="77777777" w:rsidR="00E6217A" w:rsidRPr="009B1AD7" w:rsidRDefault="00E6217A" w:rsidP="005375F8">
      <w:pPr>
        <w:pStyle w:val="ListParagraph"/>
        <w:numPr>
          <w:ilvl w:val="0"/>
          <w:numId w:val="9"/>
        </w:numPr>
        <w:rPr>
          <w:rFonts w:cs="Arial"/>
          <w:szCs w:val="24"/>
        </w:rPr>
      </w:pPr>
      <w:r w:rsidRPr="009B1AD7">
        <w:rPr>
          <w:rFonts w:cs="Arial"/>
          <w:szCs w:val="24"/>
        </w:rPr>
        <w:t>$</w:t>
      </w:r>
      <w:proofErr w:type="spellStart"/>
      <w:r w:rsidRPr="009B1AD7">
        <w:rPr>
          <w:rFonts w:cs="Arial"/>
          <w:szCs w:val="24"/>
        </w:rPr>
        <w:t>window</w:t>
      </w:r>
      <w:proofErr w:type="spellEnd"/>
      <w:r w:rsidRPr="009B1AD7">
        <w:rPr>
          <w:rFonts w:cs="Arial"/>
          <w:szCs w:val="24"/>
        </w:rPr>
        <w:t xml:space="preserve">: Es el servicio que hace referencia al objeto de la ventana del navegador. </w:t>
      </w:r>
    </w:p>
    <w:p w14:paraId="0BDCA888" w14:textId="77777777" w:rsidR="00E6217A" w:rsidRPr="009B1AD7" w:rsidRDefault="00E6217A" w:rsidP="005375F8">
      <w:pPr>
        <w:pStyle w:val="ListParagraph"/>
        <w:numPr>
          <w:ilvl w:val="0"/>
          <w:numId w:val="9"/>
        </w:numPr>
        <w:rPr>
          <w:rFonts w:cs="Arial"/>
          <w:szCs w:val="24"/>
        </w:rPr>
      </w:pPr>
      <w:r w:rsidRPr="009B1AD7">
        <w:rPr>
          <w:rFonts w:cs="Arial"/>
          <w:szCs w:val="24"/>
        </w:rPr>
        <w:t>$</w:t>
      </w:r>
      <w:proofErr w:type="spellStart"/>
      <w:r w:rsidRPr="009B1AD7">
        <w:rPr>
          <w:rFonts w:cs="Arial"/>
          <w:szCs w:val="24"/>
        </w:rPr>
        <w:t>timeout</w:t>
      </w:r>
      <w:proofErr w:type="spellEnd"/>
      <w:r w:rsidRPr="009B1AD7">
        <w:rPr>
          <w:rFonts w:cs="Arial"/>
          <w:szCs w:val="24"/>
        </w:rPr>
        <w:t xml:space="preserve">: Servicio que encapsula la llamada a </w:t>
      </w:r>
      <w:proofErr w:type="spellStart"/>
      <w:proofErr w:type="gramStart"/>
      <w:r w:rsidRPr="009B1AD7">
        <w:rPr>
          <w:rFonts w:cs="Arial"/>
          <w:szCs w:val="24"/>
        </w:rPr>
        <w:t>window.timeout</w:t>
      </w:r>
      <w:proofErr w:type="spellEnd"/>
      <w:proofErr w:type="gramEnd"/>
      <w:r w:rsidRPr="009B1AD7">
        <w:rPr>
          <w:rFonts w:cs="Arial"/>
          <w:szCs w:val="24"/>
        </w:rPr>
        <w:t>. Es básicamente una promesa que se resolverá una vez pasado el tiempo especificado y la función, si se indica una en la llamada al servicio, es ejecutada.</w:t>
      </w:r>
    </w:p>
    <w:p w14:paraId="2B3A146B" w14:textId="77777777" w:rsidR="00E6217A" w:rsidRPr="009B1AD7" w:rsidRDefault="00E6217A" w:rsidP="005375F8">
      <w:pPr>
        <w:pStyle w:val="ListParagraph"/>
        <w:numPr>
          <w:ilvl w:val="0"/>
          <w:numId w:val="9"/>
        </w:numPr>
        <w:rPr>
          <w:rFonts w:cs="Arial"/>
          <w:szCs w:val="24"/>
        </w:rPr>
      </w:pPr>
      <w:r w:rsidRPr="009B1AD7">
        <w:rPr>
          <w:rFonts w:cs="Arial"/>
          <w:szCs w:val="24"/>
        </w:rPr>
        <w:t>$</w:t>
      </w:r>
      <w:proofErr w:type="spellStart"/>
      <w:r w:rsidRPr="009B1AD7">
        <w:rPr>
          <w:rFonts w:cs="Arial"/>
          <w:szCs w:val="24"/>
        </w:rPr>
        <w:t>animate</w:t>
      </w:r>
      <w:proofErr w:type="spellEnd"/>
      <w:r w:rsidRPr="009B1AD7">
        <w:rPr>
          <w:rFonts w:cs="Arial"/>
          <w:szCs w:val="24"/>
        </w:rPr>
        <w:t xml:space="preserve">: Servicio que proporciona una seria se métodos para dar soporte a las animaciones del DOM que responden a ciertas acciones. Se utiliza junto con la directiva </w:t>
      </w:r>
      <w:proofErr w:type="spellStart"/>
      <w:r w:rsidRPr="009B1AD7">
        <w:rPr>
          <w:rFonts w:cs="Arial"/>
          <w:szCs w:val="24"/>
        </w:rPr>
        <w:t>ngAnimate</w:t>
      </w:r>
      <w:proofErr w:type="spellEnd"/>
      <w:r w:rsidRPr="009B1AD7">
        <w:rPr>
          <w:rFonts w:cs="Arial"/>
          <w:szCs w:val="24"/>
        </w:rPr>
        <w:t xml:space="preserve"> para habilitar las animaciones.</w:t>
      </w:r>
    </w:p>
    <w:p w14:paraId="6E2E0A62" w14:textId="77777777" w:rsidR="00E6217A" w:rsidRPr="00DC0F5A" w:rsidRDefault="00E6217A" w:rsidP="005375F8">
      <w:pPr>
        <w:pStyle w:val="ListParagraph"/>
        <w:numPr>
          <w:ilvl w:val="0"/>
          <w:numId w:val="9"/>
        </w:numPr>
        <w:rPr>
          <w:rFonts w:cs="Arial"/>
          <w:szCs w:val="24"/>
        </w:rPr>
      </w:pPr>
      <w:r w:rsidRPr="009B1AD7">
        <w:rPr>
          <w:rFonts w:cs="Arial"/>
          <w:szCs w:val="24"/>
        </w:rPr>
        <w:t>$log: Sencillo servicio de registro. La implementación predeterminada escribe de forma segura el mensaje en la consola del navegador (si está presente). El propósito principal de este servicio es simplificar la depuración y la solución de problemas.</w:t>
      </w:r>
    </w:p>
    <w:p w14:paraId="775156AC" w14:textId="77777777" w:rsidR="00E6217A" w:rsidRDefault="00E6217A" w:rsidP="005375F8">
      <w:pPr>
        <w:pStyle w:val="Heading2"/>
        <w:numPr>
          <w:ilvl w:val="4"/>
          <w:numId w:val="31"/>
        </w:numPr>
      </w:pPr>
      <w:bookmarkStart w:id="126" w:name="_Toc52322105"/>
      <w:r>
        <w:t>FILTROS</w:t>
      </w:r>
      <w:bookmarkEnd w:id="126"/>
      <w:r>
        <w:t xml:space="preserve"> </w:t>
      </w:r>
    </w:p>
    <w:p w14:paraId="0676F51B" w14:textId="77777777" w:rsidR="00E6217A" w:rsidRPr="00DC0F5A" w:rsidRDefault="00E6217A" w:rsidP="00E6217A">
      <w:pPr>
        <w:rPr>
          <w:rFonts w:cs="Arial"/>
          <w:szCs w:val="24"/>
        </w:rPr>
      </w:pPr>
      <w:r w:rsidRPr="00DC0F5A">
        <w:rPr>
          <w:rFonts w:cs="Arial"/>
          <w:szCs w:val="24"/>
        </w:rPr>
        <w:t>Son herramientas que ayudan al formateo de la data para mostrarla al usuario, sin necesariamente modificar su valor. Pueden ser usados en las vistas, controladores, servicios o directivas personalizadas.</w:t>
      </w:r>
    </w:p>
    <w:p w14:paraId="1CA5C096" w14:textId="77777777" w:rsidR="00E6217A" w:rsidRDefault="00E6217A" w:rsidP="00E6217A">
      <w:pPr>
        <w:rPr>
          <w:rFonts w:cs="Arial"/>
          <w:szCs w:val="24"/>
        </w:rPr>
      </w:pPr>
      <w:proofErr w:type="spellStart"/>
      <w:r w:rsidRPr="00DC0F5A">
        <w:rPr>
          <w:rFonts w:cs="Arial"/>
          <w:szCs w:val="24"/>
        </w:rPr>
        <w:t>AngularJs</w:t>
      </w:r>
      <w:proofErr w:type="spellEnd"/>
      <w:r w:rsidRPr="00DC0F5A">
        <w:rPr>
          <w:rFonts w:cs="Arial"/>
          <w:szCs w:val="24"/>
        </w:rPr>
        <w:t xml:space="preserve"> viene con una colección de filtros incorporados:</w:t>
      </w:r>
    </w:p>
    <w:p w14:paraId="1DDA01AD" w14:textId="77777777" w:rsidR="00E6217A" w:rsidRPr="009B1AD7" w:rsidRDefault="00E6217A" w:rsidP="005375F8">
      <w:pPr>
        <w:pStyle w:val="ListParagraph"/>
        <w:numPr>
          <w:ilvl w:val="0"/>
          <w:numId w:val="8"/>
        </w:numPr>
        <w:rPr>
          <w:rFonts w:cs="Arial"/>
          <w:szCs w:val="24"/>
        </w:rPr>
      </w:pPr>
      <w:proofErr w:type="spellStart"/>
      <w:r w:rsidRPr="009B1AD7">
        <w:rPr>
          <w:rFonts w:cs="Arial"/>
          <w:szCs w:val="24"/>
        </w:rPr>
        <w:lastRenderedPageBreak/>
        <w:t>Filter</w:t>
      </w:r>
      <w:proofErr w:type="spellEnd"/>
      <w:r w:rsidRPr="009B1AD7">
        <w:rPr>
          <w:rFonts w:cs="Arial"/>
          <w:szCs w:val="24"/>
        </w:rPr>
        <w:t>: selecciona un subconjunto de elementos de una lista y lo devuelve como una nueva lista.</w:t>
      </w:r>
    </w:p>
    <w:p w14:paraId="4F7F12C1" w14:textId="77777777" w:rsidR="00E6217A" w:rsidRPr="009B1AD7" w:rsidRDefault="00E6217A" w:rsidP="005375F8">
      <w:pPr>
        <w:pStyle w:val="ListParagraph"/>
        <w:numPr>
          <w:ilvl w:val="0"/>
          <w:numId w:val="8"/>
        </w:numPr>
        <w:rPr>
          <w:rFonts w:cs="Arial"/>
          <w:szCs w:val="24"/>
        </w:rPr>
      </w:pPr>
      <w:proofErr w:type="spellStart"/>
      <w:r w:rsidRPr="009B1AD7">
        <w:rPr>
          <w:rFonts w:cs="Arial"/>
          <w:szCs w:val="24"/>
        </w:rPr>
        <w:t>Currency</w:t>
      </w:r>
      <w:proofErr w:type="spellEnd"/>
      <w:r w:rsidRPr="009B1AD7">
        <w:rPr>
          <w:rFonts w:cs="Arial"/>
          <w:szCs w:val="24"/>
        </w:rPr>
        <w:t>: formatea un número como moneda (es decir, $ 1,234.56). Cuando no se proporciona un símbolo de moneda, se utiliza el símbolo predeterminado para la configuración regional actual.</w:t>
      </w:r>
    </w:p>
    <w:p w14:paraId="58FF45D6" w14:textId="77777777" w:rsidR="00E6217A" w:rsidRPr="009B1AD7" w:rsidRDefault="00E6217A" w:rsidP="005375F8">
      <w:pPr>
        <w:pStyle w:val="ListParagraph"/>
        <w:numPr>
          <w:ilvl w:val="0"/>
          <w:numId w:val="8"/>
        </w:numPr>
        <w:rPr>
          <w:rFonts w:cs="Arial"/>
          <w:szCs w:val="24"/>
        </w:rPr>
      </w:pPr>
      <w:proofErr w:type="spellStart"/>
      <w:r w:rsidRPr="009B1AD7">
        <w:rPr>
          <w:rFonts w:cs="Arial"/>
          <w:szCs w:val="24"/>
        </w:rPr>
        <w:t>Number</w:t>
      </w:r>
      <w:proofErr w:type="spellEnd"/>
      <w:r w:rsidRPr="009B1AD7">
        <w:rPr>
          <w:rFonts w:cs="Arial"/>
          <w:szCs w:val="24"/>
        </w:rPr>
        <w:t>: formatea un número como texto, pudiendo indicarle cantidad de decimales.</w:t>
      </w:r>
    </w:p>
    <w:p w14:paraId="542706C5" w14:textId="608DBA88" w:rsidR="00E6217A" w:rsidRPr="009B1AD7" w:rsidRDefault="00E6217A" w:rsidP="005375F8">
      <w:pPr>
        <w:pStyle w:val="ListParagraph"/>
        <w:numPr>
          <w:ilvl w:val="0"/>
          <w:numId w:val="8"/>
        </w:numPr>
        <w:rPr>
          <w:rFonts w:cs="Arial"/>
          <w:szCs w:val="24"/>
        </w:rPr>
      </w:pPr>
      <w:r w:rsidRPr="009B1AD7">
        <w:rPr>
          <w:rFonts w:cs="Arial"/>
          <w:szCs w:val="24"/>
        </w:rPr>
        <w:t xml:space="preserve">Date: formatea un objeto tipo date a un texto según el formado indicado (DD/MM/YY, </w:t>
      </w:r>
      <w:proofErr w:type="spellStart"/>
      <w:r w:rsidRPr="009B1AD7">
        <w:rPr>
          <w:rFonts w:cs="Arial"/>
          <w:szCs w:val="24"/>
        </w:rPr>
        <w:t>FullDate</w:t>
      </w:r>
      <w:proofErr w:type="spellEnd"/>
      <w:r w:rsidRPr="009B1AD7">
        <w:rPr>
          <w:rFonts w:cs="Arial"/>
          <w:szCs w:val="24"/>
        </w:rPr>
        <w:t xml:space="preserve">, </w:t>
      </w:r>
      <w:r w:rsidR="00F04FAE" w:rsidRPr="009B1AD7">
        <w:rPr>
          <w:rFonts w:cs="Arial"/>
          <w:szCs w:val="24"/>
        </w:rPr>
        <w:t>etc.</w:t>
      </w:r>
      <w:r w:rsidRPr="009B1AD7">
        <w:rPr>
          <w:rFonts w:cs="Arial"/>
          <w:szCs w:val="24"/>
        </w:rPr>
        <w:t>).</w:t>
      </w:r>
    </w:p>
    <w:p w14:paraId="783BA036" w14:textId="77777777" w:rsidR="00E6217A" w:rsidRPr="009B1AD7" w:rsidRDefault="00E6217A" w:rsidP="005375F8">
      <w:pPr>
        <w:pStyle w:val="ListParagraph"/>
        <w:numPr>
          <w:ilvl w:val="0"/>
          <w:numId w:val="8"/>
        </w:numPr>
        <w:rPr>
          <w:rFonts w:cs="Arial"/>
          <w:szCs w:val="24"/>
        </w:rPr>
      </w:pPr>
      <w:proofErr w:type="spellStart"/>
      <w:r w:rsidRPr="009B1AD7">
        <w:rPr>
          <w:rFonts w:cs="Arial"/>
          <w:szCs w:val="24"/>
        </w:rPr>
        <w:t>Json</w:t>
      </w:r>
      <w:proofErr w:type="spellEnd"/>
      <w:r w:rsidRPr="009B1AD7">
        <w:rPr>
          <w:rFonts w:cs="Arial"/>
          <w:szCs w:val="24"/>
        </w:rPr>
        <w:t>: permite convertir un objeto JavaScript en una cadena JSON.</w:t>
      </w:r>
    </w:p>
    <w:p w14:paraId="227E1FFF" w14:textId="77777777" w:rsidR="00E6217A" w:rsidRPr="009B1AD7" w:rsidRDefault="00E6217A" w:rsidP="005375F8">
      <w:pPr>
        <w:pStyle w:val="ListParagraph"/>
        <w:numPr>
          <w:ilvl w:val="0"/>
          <w:numId w:val="8"/>
        </w:numPr>
        <w:rPr>
          <w:rFonts w:cs="Arial"/>
          <w:szCs w:val="24"/>
        </w:rPr>
      </w:pPr>
      <w:proofErr w:type="spellStart"/>
      <w:r w:rsidRPr="009B1AD7">
        <w:rPr>
          <w:rFonts w:cs="Arial"/>
          <w:szCs w:val="24"/>
        </w:rPr>
        <w:t>Lowercase</w:t>
      </w:r>
      <w:proofErr w:type="spellEnd"/>
      <w:r w:rsidRPr="009B1AD7">
        <w:rPr>
          <w:rFonts w:cs="Arial"/>
          <w:szCs w:val="24"/>
        </w:rPr>
        <w:t>: muestra una cadena de caracteres en minúscula.</w:t>
      </w:r>
    </w:p>
    <w:p w14:paraId="5B9E2E29" w14:textId="77777777" w:rsidR="00E6217A" w:rsidRPr="009B1AD7" w:rsidRDefault="00E6217A" w:rsidP="005375F8">
      <w:pPr>
        <w:pStyle w:val="ListParagraph"/>
        <w:numPr>
          <w:ilvl w:val="0"/>
          <w:numId w:val="8"/>
        </w:numPr>
        <w:rPr>
          <w:rFonts w:cs="Arial"/>
          <w:szCs w:val="24"/>
        </w:rPr>
      </w:pPr>
      <w:proofErr w:type="spellStart"/>
      <w:r w:rsidRPr="009B1AD7">
        <w:rPr>
          <w:rFonts w:cs="Arial"/>
          <w:szCs w:val="24"/>
        </w:rPr>
        <w:t>Uppercase</w:t>
      </w:r>
      <w:proofErr w:type="spellEnd"/>
      <w:r w:rsidRPr="009B1AD7">
        <w:rPr>
          <w:rFonts w:cs="Arial"/>
          <w:szCs w:val="24"/>
        </w:rPr>
        <w:t>: muestra una cadena de caracteres en mayúscula.</w:t>
      </w:r>
    </w:p>
    <w:p w14:paraId="5E5DC165" w14:textId="77777777" w:rsidR="00E6217A" w:rsidRPr="009B1AD7" w:rsidRDefault="00E6217A" w:rsidP="005375F8">
      <w:pPr>
        <w:pStyle w:val="ListParagraph"/>
        <w:numPr>
          <w:ilvl w:val="0"/>
          <w:numId w:val="8"/>
        </w:numPr>
        <w:rPr>
          <w:rFonts w:cs="Arial"/>
          <w:szCs w:val="24"/>
        </w:rPr>
      </w:pPr>
      <w:proofErr w:type="spellStart"/>
      <w:r w:rsidRPr="009B1AD7">
        <w:rPr>
          <w:rFonts w:cs="Arial"/>
          <w:szCs w:val="24"/>
        </w:rPr>
        <w:t>LimitTo</w:t>
      </w:r>
      <w:proofErr w:type="spellEnd"/>
      <w:r w:rsidRPr="009B1AD7">
        <w:rPr>
          <w:rFonts w:cs="Arial"/>
          <w:szCs w:val="24"/>
        </w:rPr>
        <w:t xml:space="preserve">: Limita la cantidad de elementos a mostrar de un arreglo, indicando la cantidad a mostrar. </w:t>
      </w:r>
      <w:proofErr w:type="gramStart"/>
      <w:r w:rsidRPr="009B1AD7">
        <w:rPr>
          <w:rFonts w:cs="Arial"/>
          <w:szCs w:val="24"/>
        </w:rPr>
        <w:t>La cantidad a mostrar</w:t>
      </w:r>
      <w:proofErr w:type="gramEnd"/>
      <w:r w:rsidRPr="009B1AD7">
        <w:rPr>
          <w:rFonts w:cs="Arial"/>
          <w:szCs w:val="24"/>
        </w:rPr>
        <w:t xml:space="preserve"> puede ser contada desde el inicio o el final del arreglo.</w:t>
      </w:r>
    </w:p>
    <w:p w14:paraId="4DD12C1D" w14:textId="77777777" w:rsidR="00E6217A" w:rsidRPr="00DC0F5A" w:rsidRDefault="00E6217A" w:rsidP="005375F8">
      <w:pPr>
        <w:pStyle w:val="ListParagraph"/>
        <w:numPr>
          <w:ilvl w:val="0"/>
          <w:numId w:val="8"/>
        </w:numPr>
        <w:rPr>
          <w:rFonts w:cs="Arial"/>
          <w:szCs w:val="24"/>
        </w:rPr>
      </w:pPr>
      <w:proofErr w:type="spellStart"/>
      <w:r w:rsidRPr="009B1AD7">
        <w:rPr>
          <w:rFonts w:cs="Arial"/>
          <w:szCs w:val="24"/>
        </w:rPr>
        <w:t>OrderBy</w:t>
      </w:r>
      <w:proofErr w:type="spellEnd"/>
      <w:r w:rsidRPr="009B1AD7">
        <w:rPr>
          <w:rFonts w:cs="Arial"/>
          <w:szCs w:val="24"/>
        </w:rPr>
        <w:t>: Devuelve una matriz que contiene los elementos de una colección, ordenados por un comparador basado en los valores calculados de la expresión indicada.</w:t>
      </w:r>
    </w:p>
    <w:p w14:paraId="6C962801" w14:textId="77777777" w:rsidR="00E6217A" w:rsidRDefault="00E6217A" w:rsidP="005375F8">
      <w:pPr>
        <w:pStyle w:val="Heading2"/>
        <w:numPr>
          <w:ilvl w:val="3"/>
          <w:numId w:val="31"/>
        </w:numPr>
      </w:pPr>
      <w:bookmarkStart w:id="127" w:name="_Toc52322106"/>
      <w:r>
        <w:t>ANGULAR Y EL MODELO MVC</w:t>
      </w:r>
      <w:bookmarkEnd w:id="127"/>
      <w:r>
        <w:t xml:space="preserve"> </w:t>
      </w:r>
    </w:p>
    <w:p w14:paraId="5789958A" w14:textId="77777777" w:rsidR="00E6217A" w:rsidRPr="00DC0F5A" w:rsidRDefault="00E6217A" w:rsidP="00E6217A">
      <w:pPr>
        <w:rPr>
          <w:rFonts w:cs="Arial"/>
          <w:szCs w:val="24"/>
        </w:rPr>
      </w:pPr>
      <w:proofErr w:type="spellStart"/>
      <w:r w:rsidRPr="00DC0F5A">
        <w:rPr>
          <w:rFonts w:cs="Arial"/>
          <w:szCs w:val="24"/>
        </w:rPr>
        <w:t>AngularJs</w:t>
      </w:r>
      <w:proofErr w:type="spellEnd"/>
      <w:r w:rsidRPr="00DC0F5A">
        <w:rPr>
          <w:rFonts w:cs="Arial"/>
          <w:szCs w:val="24"/>
        </w:rPr>
        <w:t xml:space="preserve"> utiliza la estructura del diagrama Modelo-Vista-Controlador de la siguiente manera:</w:t>
      </w:r>
    </w:p>
    <w:p w14:paraId="543AAD9E" w14:textId="77777777" w:rsidR="00E6217A" w:rsidRPr="009B1AD7" w:rsidRDefault="00E6217A" w:rsidP="005375F8">
      <w:pPr>
        <w:pStyle w:val="ListParagraph"/>
        <w:numPr>
          <w:ilvl w:val="0"/>
          <w:numId w:val="4"/>
        </w:numPr>
        <w:rPr>
          <w:rFonts w:cs="Arial"/>
          <w:szCs w:val="24"/>
        </w:rPr>
      </w:pPr>
      <w:r w:rsidRPr="009B1AD7">
        <w:rPr>
          <w:rFonts w:cs="Arial"/>
          <w:szCs w:val="24"/>
        </w:rPr>
        <w:t>Controlador: Representa la capa del sistema en donde se encuentra lógica de la aplicación y sobre todo las llamadas "Factorías" y "Servicios" para mover datos contra los servidores o la memoria local en HTML5, responde a las acciones del usuario y realiza interacciones con los objetos del modelo de datos; recibe la entrada, la valida y luego realiza las operaciones del negocio que modifican el estado del modelo de datos.</w:t>
      </w:r>
    </w:p>
    <w:p w14:paraId="6A23621C" w14:textId="77777777" w:rsidR="00E6217A" w:rsidRPr="009B1AD7" w:rsidRDefault="00E6217A" w:rsidP="005375F8">
      <w:pPr>
        <w:pStyle w:val="ListParagraph"/>
        <w:numPr>
          <w:ilvl w:val="0"/>
          <w:numId w:val="4"/>
        </w:numPr>
        <w:rPr>
          <w:rFonts w:cs="Arial"/>
          <w:szCs w:val="24"/>
        </w:rPr>
      </w:pPr>
      <w:r w:rsidRPr="009B1AD7">
        <w:rPr>
          <w:rFonts w:cs="Arial"/>
          <w:szCs w:val="24"/>
        </w:rPr>
        <w:t>Vistas: se utilizan para representar la capa de presentación o interfaz que se proporciona a los usuarios finales, es decir, todo aquello que el usuario puede ver en la pantalla e interactuar.</w:t>
      </w:r>
    </w:p>
    <w:p w14:paraId="6A77B299" w14:textId="77777777" w:rsidR="00E6217A" w:rsidRPr="009B1AD7" w:rsidRDefault="00E6217A" w:rsidP="005375F8">
      <w:pPr>
        <w:pStyle w:val="ListParagraph"/>
        <w:numPr>
          <w:ilvl w:val="0"/>
          <w:numId w:val="4"/>
        </w:numPr>
        <w:rPr>
          <w:rFonts w:cs="Arial"/>
          <w:szCs w:val="24"/>
        </w:rPr>
      </w:pPr>
      <w:r w:rsidRPr="009B1AD7">
        <w:rPr>
          <w:rFonts w:cs="Arial"/>
          <w:szCs w:val="24"/>
        </w:rPr>
        <w:lastRenderedPageBreak/>
        <w:t>Modelo: representa la estructura de datos de la aplicación y es el responsable de la gestión de estos datos. El modelo responde a la solicitud del usuario a través de la vista y a las instrucciones del controlador para actualizarse.</w:t>
      </w:r>
    </w:p>
    <w:p w14:paraId="0D0B7D0A" w14:textId="77777777" w:rsidR="00E6217A" w:rsidRPr="009B1AD7" w:rsidRDefault="00E6217A" w:rsidP="00E6217A">
      <w:pPr>
        <w:rPr>
          <w:rFonts w:cs="Arial"/>
          <w:szCs w:val="24"/>
        </w:rPr>
      </w:pPr>
      <w:r w:rsidRPr="009B1AD7">
        <w:rPr>
          <w:rFonts w:cs="Arial"/>
          <w:szCs w:val="24"/>
        </w:rPr>
        <w:t>La distribución de esta estructura y artefactos antes mencionados dentro de la estructura MVC es la siguiente:</w:t>
      </w:r>
    </w:p>
    <w:p w14:paraId="0CC899DD" w14:textId="77777777" w:rsidR="00E6217A" w:rsidRPr="009B1AD7" w:rsidRDefault="00E6217A" w:rsidP="005375F8">
      <w:pPr>
        <w:pStyle w:val="ListParagraph"/>
        <w:numPr>
          <w:ilvl w:val="0"/>
          <w:numId w:val="10"/>
        </w:numPr>
        <w:rPr>
          <w:rFonts w:cs="Arial"/>
          <w:szCs w:val="24"/>
        </w:rPr>
      </w:pPr>
      <w:r w:rsidRPr="009B1AD7">
        <w:rPr>
          <w:rFonts w:cs="Arial"/>
          <w:szCs w:val="24"/>
        </w:rPr>
        <w:t>Controladores: se incluyen las factorías y servicios de lógica de negocios.</w:t>
      </w:r>
    </w:p>
    <w:p w14:paraId="06C373BA" w14:textId="77777777" w:rsidR="00E6217A" w:rsidRPr="009B1AD7" w:rsidRDefault="00E6217A" w:rsidP="005375F8">
      <w:pPr>
        <w:pStyle w:val="ListParagraph"/>
        <w:numPr>
          <w:ilvl w:val="0"/>
          <w:numId w:val="10"/>
        </w:numPr>
        <w:rPr>
          <w:rFonts w:cs="Arial"/>
          <w:szCs w:val="24"/>
        </w:rPr>
      </w:pPr>
      <w:r w:rsidRPr="009B1AD7">
        <w:rPr>
          <w:rFonts w:cs="Arial"/>
          <w:szCs w:val="24"/>
        </w:rPr>
        <w:t>Vistas: se incluyen los trozos de HTML, las directivas y filtros.</w:t>
      </w:r>
    </w:p>
    <w:p w14:paraId="133B6224" w14:textId="77777777" w:rsidR="00E6217A" w:rsidRPr="009B1AD7" w:rsidRDefault="00E6217A" w:rsidP="005375F8">
      <w:pPr>
        <w:pStyle w:val="ListParagraph"/>
        <w:numPr>
          <w:ilvl w:val="0"/>
          <w:numId w:val="10"/>
        </w:numPr>
        <w:rPr>
          <w:rFonts w:cs="Arial"/>
          <w:szCs w:val="24"/>
        </w:rPr>
      </w:pPr>
      <w:r w:rsidRPr="009B1AD7">
        <w:rPr>
          <w:rFonts w:cs="Arial"/>
          <w:szCs w:val="24"/>
        </w:rPr>
        <w:t xml:space="preserve">Modelo de la vista: incluye el </w:t>
      </w:r>
      <w:proofErr w:type="spellStart"/>
      <w:r w:rsidRPr="009B1AD7">
        <w:rPr>
          <w:rFonts w:cs="Arial"/>
          <w:szCs w:val="24"/>
        </w:rPr>
        <w:t>scope</w:t>
      </w:r>
      <w:proofErr w:type="spellEnd"/>
      <w:r w:rsidRPr="009B1AD7">
        <w:rPr>
          <w:rFonts w:cs="Arial"/>
          <w:szCs w:val="24"/>
        </w:rPr>
        <w:t xml:space="preserve"> o ámbito de datos.</w:t>
      </w:r>
    </w:p>
    <w:p w14:paraId="6830C210" w14:textId="77777777" w:rsidR="00E6217A" w:rsidRPr="009B1AD7" w:rsidRDefault="00E6217A" w:rsidP="005375F8">
      <w:pPr>
        <w:pStyle w:val="ListParagraph"/>
        <w:numPr>
          <w:ilvl w:val="0"/>
          <w:numId w:val="10"/>
        </w:numPr>
        <w:rPr>
          <w:rFonts w:cs="Arial"/>
          <w:szCs w:val="24"/>
        </w:rPr>
      </w:pPr>
      <w:r w:rsidRPr="009B1AD7">
        <w:rPr>
          <w:rFonts w:cs="Arial"/>
          <w:szCs w:val="24"/>
        </w:rPr>
        <w:t>Módulos: encapsulan la aplicación, las configuraciones y dependencias</w:t>
      </w:r>
    </w:p>
    <w:p w14:paraId="3191C87D" w14:textId="77777777" w:rsidR="00E6217A" w:rsidRPr="009B1AD7" w:rsidRDefault="00E6217A" w:rsidP="00E6217A">
      <w:pPr>
        <w:rPr>
          <w:rFonts w:cs="Arial"/>
          <w:szCs w:val="24"/>
        </w:rPr>
      </w:pPr>
      <w:proofErr w:type="spellStart"/>
      <w:r w:rsidRPr="009B1AD7">
        <w:rPr>
          <w:rFonts w:cs="Arial"/>
          <w:szCs w:val="24"/>
        </w:rPr>
        <w:t>AngularJs</w:t>
      </w:r>
      <w:proofErr w:type="spellEnd"/>
      <w:r w:rsidRPr="009B1AD7">
        <w:rPr>
          <w:rFonts w:cs="Arial"/>
          <w:szCs w:val="24"/>
        </w:rPr>
        <w:t xml:space="preserve"> bajo otra perspectiva, que facilite entender algunos conceptos y prácticas habituales en el desarrollo, se puede dividir el panorama del </w:t>
      </w:r>
      <w:proofErr w:type="spellStart"/>
      <w:r w:rsidRPr="009B1AD7">
        <w:rPr>
          <w:rFonts w:cs="Arial"/>
          <w:szCs w:val="24"/>
        </w:rPr>
        <w:t>framework</w:t>
      </w:r>
      <w:proofErr w:type="spellEnd"/>
      <w:r w:rsidRPr="009B1AD7">
        <w:rPr>
          <w:rFonts w:cs="Arial"/>
          <w:szCs w:val="24"/>
        </w:rPr>
        <w:t xml:space="preserve"> en tres áreas:</w:t>
      </w:r>
    </w:p>
    <w:p w14:paraId="40C533BC" w14:textId="77777777" w:rsidR="00E6217A" w:rsidRPr="009B1AD7" w:rsidRDefault="00E6217A" w:rsidP="005375F8">
      <w:pPr>
        <w:pStyle w:val="ListParagraph"/>
        <w:numPr>
          <w:ilvl w:val="0"/>
          <w:numId w:val="11"/>
        </w:numPr>
        <w:rPr>
          <w:rFonts w:cs="Arial"/>
          <w:szCs w:val="24"/>
        </w:rPr>
      </w:pPr>
      <w:r w:rsidRPr="009B1AD7">
        <w:rPr>
          <w:rFonts w:cs="Arial"/>
          <w:szCs w:val="24"/>
        </w:rPr>
        <w:t xml:space="preserve">Parte del HTML: es la parte declarativa, con las vistas, así como las directivas y filtros, tanto los provee </w:t>
      </w:r>
      <w:proofErr w:type="spellStart"/>
      <w:r w:rsidRPr="009B1AD7">
        <w:rPr>
          <w:rFonts w:cs="Arial"/>
          <w:szCs w:val="24"/>
        </w:rPr>
        <w:t>AngularJs</w:t>
      </w:r>
      <w:proofErr w:type="spellEnd"/>
      <w:r w:rsidRPr="009B1AD7">
        <w:rPr>
          <w:rFonts w:cs="Arial"/>
          <w:szCs w:val="24"/>
        </w:rPr>
        <w:t>, como los personalizados creados por el programador o las dependencias de terceros desarrolladores.</w:t>
      </w:r>
    </w:p>
    <w:p w14:paraId="685E8258" w14:textId="77777777" w:rsidR="00E6217A" w:rsidRPr="009B1AD7" w:rsidRDefault="00E6217A" w:rsidP="005375F8">
      <w:pPr>
        <w:pStyle w:val="ListParagraph"/>
        <w:numPr>
          <w:ilvl w:val="0"/>
          <w:numId w:val="11"/>
        </w:numPr>
        <w:rPr>
          <w:rFonts w:cs="Arial"/>
          <w:szCs w:val="24"/>
        </w:rPr>
      </w:pPr>
      <w:r w:rsidRPr="009B1AD7">
        <w:rPr>
          <w:rFonts w:cs="Arial"/>
          <w:szCs w:val="24"/>
        </w:rPr>
        <w:t xml:space="preserve">Parte </w:t>
      </w:r>
      <w:proofErr w:type="spellStart"/>
      <w:r w:rsidRPr="009B1AD7">
        <w:rPr>
          <w:rFonts w:cs="Arial"/>
          <w:szCs w:val="24"/>
        </w:rPr>
        <w:t>Javascript</w:t>
      </w:r>
      <w:proofErr w:type="spellEnd"/>
      <w:r w:rsidRPr="009B1AD7">
        <w:rPr>
          <w:rFonts w:cs="Arial"/>
          <w:szCs w:val="24"/>
        </w:rPr>
        <w:t xml:space="preserve"> puro: son los controladores, factorías y servicios.</w:t>
      </w:r>
    </w:p>
    <w:p w14:paraId="0CBB5C03" w14:textId="77777777" w:rsidR="00E6217A" w:rsidRDefault="00E6217A" w:rsidP="005375F8">
      <w:pPr>
        <w:pStyle w:val="ListParagraph"/>
        <w:numPr>
          <w:ilvl w:val="0"/>
          <w:numId w:val="11"/>
        </w:numPr>
        <w:rPr>
          <w:rFonts w:cs="Arial"/>
          <w:szCs w:val="24"/>
        </w:rPr>
      </w:pPr>
      <w:proofErr w:type="spellStart"/>
      <w:r w:rsidRPr="009B1AD7">
        <w:rPr>
          <w:rFonts w:cs="Arial"/>
          <w:szCs w:val="24"/>
        </w:rPr>
        <w:t>Scope</w:t>
      </w:r>
      <w:proofErr w:type="spellEnd"/>
      <w:r w:rsidRPr="009B1AD7">
        <w:rPr>
          <w:rFonts w:cs="Arial"/>
          <w:szCs w:val="24"/>
        </w:rPr>
        <w:t xml:space="preserve">: es el modelo de </w:t>
      </w:r>
      <w:proofErr w:type="spellStart"/>
      <w:r w:rsidRPr="009B1AD7">
        <w:rPr>
          <w:rFonts w:cs="Arial"/>
          <w:szCs w:val="24"/>
        </w:rPr>
        <w:t>AngularJs</w:t>
      </w:r>
      <w:proofErr w:type="spellEnd"/>
      <w:r w:rsidRPr="009B1AD7">
        <w:rPr>
          <w:rFonts w:cs="Arial"/>
          <w:szCs w:val="24"/>
        </w:rPr>
        <w:t xml:space="preserve"> que comunica la parte HTML con la parte JavaScript.</w:t>
      </w:r>
    </w:p>
    <w:p w14:paraId="0AC5A41A" w14:textId="77777777" w:rsidR="00E6217A" w:rsidRPr="00A50AD4" w:rsidRDefault="00E6217A" w:rsidP="004C2C8D">
      <w:pPr>
        <w:pStyle w:val="Heading2"/>
        <w:numPr>
          <w:ilvl w:val="2"/>
          <w:numId w:val="31"/>
        </w:numPr>
      </w:pPr>
      <w:bookmarkStart w:id="128" w:name="_Toc52322107"/>
      <w:r w:rsidRPr="00A50AD4">
        <w:t>PHP (CONEXIÓN A LA BASE DE DATOS)</w:t>
      </w:r>
      <w:bookmarkEnd w:id="128"/>
    </w:p>
    <w:p w14:paraId="5B353816" w14:textId="77777777" w:rsidR="004C2C8D" w:rsidRDefault="00466B2E" w:rsidP="004C2C8D">
      <w:r>
        <w:t xml:space="preserve">PHP es un lenguaje de lado de servidor </w:t>
      </w:r>
      <w:r w:rsidR="004C2C8D">
        <w:t>más</w:t>
      </w:r>
      <w:r>
        <w:t xml:space="preserve"> extendido en la web. Nacido en 1994, es un lenguaje que ha tenido una gran aceptación en la comunidad de desarrolladores, debido a la potencia y simplicidad que lo caract</w:t>
      </w:r>
      <w:r w:rsidR="004C2C8D">
        <w:t xml:space="preserve">erizan; permite embeber pequeños fragmentos de código dentro de lo que sería una página creada en HTML, esos scripts nos permiten realizar determinadas acciones de una forma fácil u eficaz, pudiendo realizar todo tipo de tareas, de las más simples a las más complejas. </w:t>
      </w:r>
    </w:p>
    <w:p w14:paraId="23B57824" w14:textId="77777777" w:rsidR="004C2C8D" w:rsidRDefault="004C2C8D" w:rsidP="009A5486">
      <w:pPr>
        <w:pStyle w:val="Heading2"/>
        <w:numPr>
          <w:ilvl w:val="3"/>
          <w:numId w:val="31"/>
        </w:numPr>
      </w:pPr>
      <w:bookmarkStart w:id="129" w:name="_Toc52322108"/>
      <w:r>
        <w:lastRenderedPageBreak/>
        <w:t>CARACTERÍSTICAS DE PHP</w:t>
      </w:r>
      <w:bookmarkEnd w:id="129"/>
    </w:p>
    <w:p w14:paraId="03CEAFE2" w14:textId="77777777" w:rsidR="004C2C8D" w:rsidRDefault="006B37AE" w:rsidP="009A5486">
      <w:pPr>
        <w:pStyle w:val="ListParagraph"/>
        <w:numPr>
          <w:ilvl w:val="0"/>
          <w:numId w:val="32"/>
        </w:numPr>
      </w:pPr>
      <w:r>
        <w:t xml:space="preserve">Orientado al desarrollo de aplicaciones web dinámicas con acceso a información almacenada en una base de datos. </w:t>
      </w:r>
    </w:p>
    <w:p w14:paraId="2B3E2A6C" w14:textId="77777777" w:rsidR="006B37AE" w:rsidRDefault="006B37AE" w:rsidP="009A5486">
      <w:pPr>
        <w:pStyle w:val="ListParagraph"/>
        <w:numPr>
          <w:ilvl w:val="0"/>
          <w:numId w:val="32"/>
        </w:numPr>
      </w:pPr>
      <w:r>
        <w:t xml:space="preserve">Permite aplicar técnicas de programación </w:t>
      </w:r>
      <w:r w:rsidR="009A5486">
        <w:t xml:space="preserve">orientada a objetos, esto significa que podemos usar script en métodos, clases y demás para hacer más ágil al servidor en el procesamiento de los datos. </w:t>
      </w:r>
    </w:p>
    <w:p w14:paraId="0AEE495B" w14:textId="77777777" w:rsidR="006B37AE" w:rsidRDefault="006B37AE" w:rsidP="009A5486">
      <w:pPr>
        <w:pStyle w:val="ListParagraph"/>
        <w:numPr>
          <w:ilvl w:val="0"/>
          <w:numId w:val="32"/>
        </w:numPr>
      </w:pPr>
      <w:r>
        <w:t xml:space="preserve">Capacidad de conexión </w:t>
      </w:r>
      <w:r w:rsidR="009A5486">
        <w:t>con la mayoría</w:t>
      </w:r>
      <w:r>
        <w:t xml:space="preserve"> de los motores de base de datos que se utilizan en la actualidad, destaca su conectividad con MYSQL y PostgreSQL.</w:t>
      </w:r>
    </w:p>
    <w:p w14:paraId="7280CC8C" w14:textId="77777777" w:rsidR="006B37AE" w:rsidRDefault="006B37AE" w:rsidP="009A5486">
      <w:pPr>
        <w:pStyle w:val="ListParagraph"/>
        <w:numPr>
          <w:ilvl w:val="0"/>
          <w:numId w:val="32"/>
        </w:numPr>
      </w:pPr>
      <w:r>
        <w:t>Tiene manejo de excepciones.</w:t>
      </w:r>
    </w:p>
    <w:p w14:paraId="5234024E" w14:textId="20A2AC19" w:rsidR="006B37AE" w:rsidRDefault="009A5486" w:rsidP="009A5486">
      <w:pPr>
        <w:pStyle w:val="ListParagraph"/>
        <w:numPr>
          <w:ilvl w:val="0"/>
          <w:numId w:val="32"/>
        </w:numPr>
      </w:pPr>
      <w:r>
        <w:t xml:space="preserve">Se puede separar la estructura, con esto se quiere decir que se tendrá de manera independiente el código que se encarga de mover los datos del que enlaza a la interfaz, esto se conoce como Modelo Vista/Controlador (MVC). Gracias a esta característica no se </w:t>
      </w:r>
      <w:r w:rsidR="00F04FAE">
        <w:t>contaminará</w:t>
      </w:r>
      <w:r>
        <w:t xml:space="preserve"> el código con líneas innecesarias y se mantendrá limpio y ordenado. </w:t>
      </w:r>
    </w:p>
    <w:p w14:paraId="30495675" w14:textId="77777777" w:rsidR="00BA2B16" w:rsidRDefault="00BA2B16" w:rsidP="00BA2B16">
      <w:pPr>
        <w:pStyle w:val="Heading2"/>
        <w:numPr>
          <w:ilvl w:val="3"/>
          <w:numId w:val="31"/>
        </w:numPr>
      </w:pPr>
      <w:bookmarkStart w:id="130" w:name="_Toc52322109"/>
      <w:r>
        <w:t>VENTAJAS Y DESVENTAJAS</w:t>
      </w:r>
      <w:bookmarkEnd w:id="130"/>
      <w:r>
        <w:t xml:space="preserve"> </w:t>
      </w:r>
    </w:p>
    <w:p w14:paraId="0886A478" w14:textId="77777777" w:rsidR="00BA2B16" w:rsidRDefault="00A50AD4" w:rsidP="00BA2B16">
      <w:pPr>
        <w:rPr>
          <w:rFonts w:cs="Arial"/>
          <w:szCs w:val="24"/>
          <w:shd w:val="clear" w:color="auto" w:fill="FFFFFF"/>
        </w:rPr>
      </w:pPr>
      <w:r w:rsidRPr="00A50AD4">
        <w:rPr>
          <w:szCs w:val="24"/>
        </w:rPr>
        <w:t xml:space="preserve">PHP </w:t>
      </w:r>
      <w:r w:rsidRPr="00A50AD4">
        <w:rPr>
          <w:rFonts w:cs="Arial"/>
          <w:szCs w:val="24"/>
          <w:shd w:val="clear" w:color="auto" w:fill="FFFFFF"/>
        </w:rPr>
        <w:t>se ejecuta al lado del servidor y se incrusta dentro del código </w:t>
      </w:r>
      <w:r w:rsidRPr="00A50AD4">
        <w:rPr>
          <w:rStyle w:val="Strong"/>
          <w:rFonts w:cs="Arial"/>
          <w:szCs w:val="24"/>
          <w:bdr w:val="none" w:sz="0" w:space="0" w:color="auto" w:frame="1"/>
          <w:shd w:val="clear" w:color="auto" w:fill="FFFFFF"/>
        </w:rPr>
        <w:t>HTML</w:t>
      </w:r>
      <w:r w:rsidRPr="00A50AD4">
        <w:rPr>
          <w:rFonts w:cs="Arial"/>
          <w:szCs w:val="24"/>
          <w:shd w:val="clear" w:color="auto" w:fill="FFFFFF"/>
        </w:rPr>
        <w:t>. Cabe destacar que es un lenguaje de código abierto, gratuito y multiplataforma.</w:t>
      </w:r>
    </w:p>
    <w:p w14:paraId="30603A87" w14:textId="77777777" w:rsidR="00A50AD4" w:rsidRDefault="00A50AD4" w:rsidP="00A50AD4">
      <w:pPr>
        <w:pStyle w:val="Heading2"/>
        <w:numPr>
          <w:ilvl w:val="4"/>
          <w:numId w:val="31"/>
        </w:numPr>
      </w:pPr>
      <w:bookmarkStart w:id="131" w:name="_Toc52322110"/>
      <w:r>
        <w:t>VENTAJAS</w:t>
      </w:r>
      <w:bookmarkEnd w:id="131"/>
      <w:r>
        <w:t xml:space="preserve"> </w:t>
      </w:r>
    </w:p>
    <w:p w14:paraId="76B229F3" w14:textId="77777777" w:rsidR="00A50AD4" w:rsidRDefault="00A50AD4" w:rsidP="003E0520">
      <w:pPr>
        <w:pStyle w:val="ListParagraph"/>
        <w:numPr>
          <w:ilvl w:val="0"/>
          <w:numId w:val="34"/>
        </w:numPr>
      </w:pPr>
      <w:r>
        <w:t>Es un lenguaje multiplataforma.</w:t>
      </w:r>
    </w:p>
    <w:p w14:paraId="2C005879" w14:textId="77777777" w:rsidR="00A50AD4" w:rsidRDefault="00A50AD4" w:rsidP="003E0520">
      <w:pPr>
        <w:pStyle w:val="ListParagraph"/>
        <w:numPr>
          <w:ilvl w:val="0"/>
          <w:numId w:val="34"/>
        </w:numPr>
      </w:pPr>
      <w:r>
        <w:t xml:space="preserve">Buena integración con la mayoría de </w:t>
      </w:r>
      <w:proofErr w:type="gramStart"/>
      <w:r>
        <w:t>conectores</w:t>
      </w:r>
      <w:proofErr w:type="gramEnd"/>
      <w:r>
        <w:t xml:space="preserve"> a base de datos: MYSQL, PostgreSQL, Oracle, etc.</w:t>
      </w:r>
    </w:p>
    <w:p w14:paraId="244EE3EA" w14:textId="77777777" w:rsidR="00A50AD4" w:rsidRDefault="00A50AD4" w:rsidP="003E0520">
      <w:pPr>
        <w:pStyle w:val="ListParagraph"/>
        <w:numPr>
          <w:ilvl w:val="0"/>
          <w:numId w:val="34"/>
        </w:numPr>
      </w:pPr>
      <w:r>
        <w:t>Lenguaje de código libre y gratuito.</w:t>
      </w:r>
    </w:p>
    <w:p w14:paraId="018A4634" w14:textId="77777777" w:rsidR="00A50AD4" w:rsidRDefault="00A50AD4" w:rsidP="003E0520">
      <w:pPr>
        <w:pStyle w:val="ListParagraph"/>
        <w:numPr>
          <w:ilvl w:val="0"/>
          <w:numId w:val="34"/>
        </w:numPr>
      </w:pPr>
      <w:r>
        <w:t>Biblioteca muy amplia de funciones nativas.</w:t>
      </w:r>
    </w:p>
    <w:p w14:paraId="30B3E33A" w14:textId="77777777" w:rsidR="00A50AD4" w:rsidRPr="00A50AD4" w:rsidRDefault="00A50AD4" w:rsidP="003E0520">
      <w:pPr>
        <w:pStyle w:val="ListParagraph"/>
        <w:numPr>
          <w:ilvl w:val="0"/>
          <w:numId w:val="34"/>
        </w:numPr>
        <w:rPr>
          <w:sz w:val="22"/>
        </w:rPr>
      </w:pPr>
      <w:r w:rsidRPr="00A50AD4">
        <w:rPr>
          <w:rFonts w:cs="Arial"/>
          <w:szCs w:val="28"/>
          <w:shd w:val="clear" w:color="auto" w:fill="FFFFFF"/>
        </w:rPr>
        <w:t>Múltiples </w:t>
      </w:r>
      <w:proofErr w:type="spellStart"/>
      <w:r w:rsidRPr="00A50AD4">
        <w:rPr>
          <w:rStyle w:val="Strong"/>
          <w:rFonts w:cs="Arial"/>
          <w:szCs w:val="28"/>
          <w:bdr w:val="none" w:sz="0" w:space="0" w:color="auto" w:frame="1"/>
          <w:shd w:val="clear" w:color="auto" w:fill="FFFFFF"/>
        </w:rPr>
        <w:t>Frameworks</w:t>
      </w:r>
      <w:proofErr w:type="spellEnd"/>
      <w:r w:rsidRPr="00A50AD4">
        <w:rPr>
          <w:rStyle w:val="Strong"/>
          <w:rFonts w:cs="Arial"/>
          <w:szCs w:val="28"/>
          <w:bdr w:val="none" w:sz="0" w:space="0" w:color="auto" w:frame="1"/>
          <w:shd w:val="clear" w:color="auto" w:fill="FFFFFF"/>
        </w:rPr>
        <w:t xml:space="preserve"> PHP</w:t>
      </w:r>
      <w:r w:rsidRPr="00A50AD4">
        <w:rPr>
          <w:rFonts w:cs="Arial"/>
          <w:szCs w:val="28"/>
          <w:shd w:val="clear" w:color="auto" w:fill="FFFFFF"/>
        </w:rPr>
        <w:t> que permiten que tu código sea más ordenado, estructurado, manejable</w:t>
      </w:r>
      <w:r>
        <w:rPr>
          <w:rFonts w:cs="Arial"/>
          <w:szCs w:val="28"/>
          <w:shd w:val="clear" w:color="auto" w:fill="FFFFFF"/>
        </w:rPr>
        <w:t>.</w:t>
      </w:r>
    </w:p>
    <w:p w14:paraId="0020F39A" w14:textId="77777777" w:rsidR="00A50AD4" w:rsidRDefault="00A50AD4" w:rsidP="00A50AD4">
      <w:pPr>
        <w:pStyle w:val="Heading2"/>
        <w:numPr>
          <w:ilvl w:val="4"/>
          <w:numId w:val="31"/>
        </w:numPr>
      </w:pPr>
      <w:bookmarkStart w:id="132" w:name="_Toc52322111"/>
      <w:r>
        <w:t>DESVENTAJAS</w:t>
      </w:r>
      <w:bookmarkEnd w:id="132"/>
    </w:p>
    <w:p w14:paraId="0B2E1D86" w14:textId="77777777" w:rsidR="00A50AD4" w:rsidRDefault="00A50AD4" w:rsidP="003E0520">
      <w:pPr>
        <w:pStyle w:val="ListParagraph"/>
        <w:numPr>
          <w:ilvl w:val="0"/>
          <w:numId w:val="35"/>
        </w:numPr>
      </w:pPr>
      <w:r>
        <w:t>Se necesita instalar un servidor web.</w:t>
      </w:r>
    </w:p>
    <w:p w14:paraId="032F4CDA" w14:textId="77777777" w:rsidR="00A50AD4" w:rsidRPr="00A50AD4" w:rsidRDefault="00A50AD4" w:rsidP="003E0520">
      <w:pPr>
        <w:pStyle w:val="ListParagraph"/>
        <w:numPr>
          <w:ilvl w:val="0"/>
          <w:numId w:val="35"/>
        </w:numPr>
        <w:rPr>
          <w:sz w:val="22"/>
        </w:rPr>
      </w:pPr>
      <w:r w:rsidRPr="00A50AD4">
        <w:rPr>
          <w:rFonts w:cs="Arial"/>
          <w:szCs w:val="28"/>
          <w:shd w:val="clear" w:color="auto" w:fill="FFFFFF"/>
        </w:rPr>
        <w:lastRenderedPageBreak/>
        <w:t>Se realiza todo el trabajo en la parte del servidor, por esto, si se tienen muchas petici</w:t>
      </w:r>
      <w:r>
        <w:rPr>
          <w:rFonts w:cs="Arial"/>
          <w:szCs w:val="28"/>
          <w:shd w:val="clear" w:color="auto" w:fill="FFFFFF"/>
        </w:rPr>
        <w:t xml:space="preserve">ones, el rendimiento de la </w:t>
      </w:r>
      <w:r w:rsidRPr="00A50AD4">
        <w:rPr>
          <w:rFonts w:cs="Arial"/>
          <w:szCs w:val="28"/>
          <w:shd w:val="clear" w:color="auto" w:fill="FFFFFF"/>
        </w:rPr>
        <w:t>aplicación podría verse afectado sensiblemente.</w:t>
      </w:r>
    </w:p>
    <w:p w14:paraId="48A40304" w14:textId="77777777" w:rsidR="008F1E5A" w:rsidRDefault="008F1E5A" w:rsidP="008F1E5A">
      <w:pPr>
        <w:pStyle w:val="Heading2"/>
        <w:numPr>
          <w:ilvl w:val="3"/>
          <w:numId w:val="31"/>
        </w:numPr>
      </w:pPr>
      <w:bookmarkStart w:id="133" w:name="_Toc52322112"/>
      <w:r>
        <w:t>TRABAJAR CON BASES DE DATOS EN PHP</w:t>
      </w:r>
      <w:bookmarkEnd w:id="133"/>
    </w:p>
    <w:p w14:paraId="57148FC1" w14:textId="77777777" w:rsidR="008F1E5A" w:rsidRDefault="008F1E5A" w:rsidP="008F1E5A">
      <w:pPr>
        <w:rPr>
          <w:rFonts w:cs="Arial"/>
          <w:color w:val="000000"/>
          <w:szCs w:val="30"/>
        </w:rPr>
      </w:pPr>
      <w:r>
        <w:t xml:space="preserve">El lenguaje PHP, ofrece interfaces para el acceso a la mayoría de las bases de datos existentes, </w:t>
      </w:r>
      <w:r>
        <w:rPr>
          <w:rFonts w:cs="Arial"/>
          <w:color w:val="000000"/>
          <w:szCs w:val="30"/>
        </w:rPr>
        <w:t>se podrá encontrar</w:t>
      </w:r>
      <w:r w:rsidRPr="008F1E5A">
        <w:rPr>
          <w:rFonts w:cs="Arial"/>
          <w:color w:val="000000"/>
          <w:szCs w:val="30"/>
        </w:rPr>
        <w:t xml:space="preserve"> bases de datos de código abierto, como MySQL, comerciales propietarias como Oracle y además tiene librerías para acceso a datos por ODBC, lo que nos permite comunicar con todas las bases de datos posibles en sistemas Microsoft, como Access o SQL Server.</w:t>
      </w:r>
    </w:p>
    <w:p w14:paraId="4ADBC278" w14:textId="77777777" w:rsidR="008F1E5A" w:rsidRDefault="008F1E5A" w:rsidP="008F1E5A">
      <w:pPr>
        <w:rPr>
          <w:rFonts w:cs="Arial"/>
          <w:color w:val="000000"/>
          <w:szCs w:val="30"/>
        </w:rPr>
      </w:pPr>
      <w:r w:rsidRPr="008F1E5A">
        <w:rPr>
          <w:rFonts w:cs="Arial"/>
          <w:color w:val="000000"/>
          <w:szCs w:val="30"/>
        </w:rPr>
        <w:t>Esta interacción se realiza, por un lado, a partir de las funciones que PHP nos propone para cada tipo de base de datos y, por otro estableciendo un diálogo a partir de un idioma universal: SQL (</w:t>
      </w:r>
      <w:proofErr w:type="spellStart"/>
      <w:r w:rsidRPr="008F1E5A">
        <w:rPr>
          <w:rFonts w:cs="Arial"/>
          <w:color w:val="000000"/>
          <w:szCs w:val="30"/>
        </w:rPr>
        <w:t>Structured</w:t>
      </w:r>
      <w:proofErr w:type="spellEnd"/>
      <w:r w:rsidRPr="008F1E5A">
        <w:rPr>
          <w:rFonts w:cs="Arial"/>
          <w:color w:val="000000"/>
          <w:szCs w:val="30"/>
        </w:rPr>
        <w:t xml:space="preserve"> </w:t>
      </w:r>
      <w:proofErr w:type="spellStart"/>
      <w:r w:rsidRPr="008F1E5A">
        <w:rPr>
          <w:rFonts w:cs="Arial"/>
          <w:color w:val="000000"/>
          <w:szCs w:val="30"/>
        </w:rPr>
        <w:t>Query</w:t>
      </w:r>
      <w:proofErr w:type="spellEnd"/>
      <w:r w:rsidRPr="008F1E5A">
        <w:rPr>
          <w:rFonts w:cs="Arial"/>
          <w:color w:val="000000"/>
          <w:szCs w:val="30"/>
        </w:rPr>
        <w:t xml:space="preserve"> </w:t>
      </w:r>
      <w:proofErr w:type="spellStart"/>
      <w:r w:rsidRPr="008F1E5A">
        <w:rPr>
          <w:rFonts w:cs="Arial"/>
          <w:color w:val="000000"/>
          <w:szCs w:val="30"/>
        </w:rPr>
        <w:t>Language</w:t>
      </w:r>
      <w:proofErr w:type="spellEnd"/>
      <w:r w:rsidRPr="008F1E5A">
        <w:rPr>
          <w:rFonts w:cs="Arial"/>
          <w:color w:val="000000"/>
          <w:szCs w:val="30"/>
        </w:rPr>
        <w:t>) el cual es común a todas las bases de datos.</w:t>
      </w:r>
    </w:p>
    <w:p w14:paraId="6BC049E3" w14:textId="77777777" w:rsidR="005C4AAA" w:rsidRDefault="005C4AAA" w:rsidP="005C4AAA">
      <w:pPr>
        <w:pStyle w:val="Heading2"/>
        <w:numPr>
          <w:ilvl w:val="4"/>
          <w:numId w:val="31"/>
        </w:numPr>
      </w:pPr>
      <w:bookmarkStart w:id="134" w:name="_Toc52322113"/>
      <w:r>
        <w:t>CONEXIONES</w:t>
      </w:r>
      <w:bookmarkEnd w:id="134"/>
    </w:p>
    <w:p w14:paraId="4ADF7091" w14:textId="77777777" w:rsidR="00BA2B16" w:rsidRDefault="005C4AAA" w:rsidP="005C4AAA">
      <w:r>
        <w:t xml:space="preserve">Una conexión de base de datos es un archivo de configuración en el que especifica los detalles físicos de una base de datos, como el tipo y la versión de la base de datos y los parámetros para habilitar una conexión JDBC de </w:t>
      </w:r>
      <w:r w:rsidR="006A6D08" w:rsidRPr="006A6D08">
        <w:rPr>
          <w:rFonts w:cs="Arial"/>
          <w:color w:val="323232"/>
          <w:szCs w:val="30"/>
          <w:shd w:val="clear" w:color="auto" w:fill="FFFFFF"/>
        </w:rPr>
        <w:t xml:space="preserve">IBM® </w:t>
      </w:r>
      <w:proofErr w:type="spellStart"/>
      <w:r>
        <w:t>Integration</w:t>
      </w:r>
      <w:proofErr w:type="spellEnd"/>
      <w:r>
        <w:t xml:space="preserve"> </w:t>
      </w:r>
      <w:proofErr w:type="spellStart"/>
      <w:r>
        <w:t>Toolkit</w:t>
      </w:r>
      <w:proofErr w:type="spellEnd"/>
      <w:r>
        <w:t xml:space="preserve"> a la base de datos.</w:t>
      </w:r>
    </w:p>
    <w:p w14:paraId="78EE421D" w14:textId="77777777" w:rsidR="005C4AAA" w:rsidRPr="00BA2B16" w:rsidRDefault="006A6D08" w:rsidP="005C4AAA">
      <w:pPr>
        <w:rPr>
          <w:rFonts w:cs="Arial"/>
          <w:szCs w:val="30"/>
          <w:bdr w:val="none" w:sz="0" w:space="0" w:color="auto" w:frame="1"/>
          <w:shd w:val="clear" w:color="auto" w:fill="FFFFFF"/>
        </w:rPr>
      </w:pPr>
      <w:r w:rsidRPr="00BA2B16">
        <w:rPr>
          <w:rFonts w:cs="Arial"/>
          <w:szCs w:val="30"/>
          <w:bdr w:val="none" w:sz="0" w:space="0" w:color="auto" w:frame="1"/>
          <w:shd w:val="clear" w:color="auto" w:fill="FFFFFF"/>
        </w:rPr>
        <w:t>En los </w:t>
      </w:r>
      <w:r w:rsidRPr="00BA2B16">
        <w:rPr>
          <w:rStyle w:val="ph"/>
          <w:rFonts w:cs="Arial"/>
          <w:szCs w:val="30"/>
          <w:bdr w:val="none" w:sz="0" w:space="0" w:color="auto" w:frame="1"/>
          <w:shd w:val="clear" w:color="auto" w:fill="FFFFFF"/>
        </w:rPr>
        <w:t>sistemas Linux®</w:t>
      </w:r>
      <w:r w:rsidRPr="00BA2B16">
        <w:rPr>
          <w:rFonts w:cs="Arial"/>
          <w:szCs w:val="30"/>
          <w:bdr w:val="none" w:sz="0" w:space="0" w:color="auto" w:frame="1"/>
          <w:shd w:val="clear" w:color="auto" w:fill="FFFFFF"/>
        </w:rPr>
        <w:t>, </w:t>
      </w:r>
      <w:r w:rsidRPr="00BA2B16">
        <w:rPr>
          <w:rStyle w:val="ph"/>
          <w:rFonts w:cs="Arial"/>
          <w:szCs w:val="30"/>
          <w:bdr w:val="none" w:sz="0" w:space="0" w:color="auto" w:frame="1"/>
          <w:shd w:val="clear" w:color="auto" w:fill="FFFFFF"/>
        </w:rPr>
        <w:t>UNIX</w:t>
      </w:r>
      <w:r w:rsidRPr="00BA2B16">
        <w:rPr>
          <w:rFonts w:cs="Arial"/>
          <w:szCs w:val="30"/>
          <w:bdr w:val="none" w:sz="0" w:space="0" w:color="auto" w:frame="1"/>
          <w:shd w:val="clear" w:color="auto" w:fill="FFFFFF"/>
        </w:rPr>
        <w:t> y </w:t>
      </w:r>
      <w:r w:rsidRPr="00BA2B16">
        <w:rPr>
          <w:rStyle w:val="ph"/>
          <w:rFonts w:cs="Arial"/>
          <w:szCs w:val="30"/>
          <w:bdr w:val="none" w:sz="0" w:space="0" w:color="auto" w:frame="1"/>
          <w:shd w:val="clear" w:color="auto" w:fill="FFFFFF"/>
        </w:rPr>
        <w:t>Windows</w:t>
      </w:r>
      <w:r w:rsidRPr="00BA2B16">
        <w:rPr>
          <w:rFonts w:cs="Arial"/>
          <w:szCs w:val="30"/>
          <w:bdr w:val="none" w:sz="0" w:space="0" w:color="auto" w:frame="1"/>
          <w:shd w:val="clear" w:color="auto" w:fill="FFFFFF"/>
        </w:rPr>
        <w:t>, las conexiones de bases de datos se liberan en las siguientes circunstancias:</w:t>
      </w:r>
    </w:p>
    <w:p w14:paraId="676B51C3" w14:textId="77777777" w:rsidR="006A6D08" w:rsidRPr="00BA2B16" w:rsidRDefault="00BA2B16" w:rsidP="006A6D08">
      <w:pPr>
        <w:pStyle w:val="ListParagraph"/>
        <w:numPr>
          <w:ilvl w:val="0"/>
          <w:numId w:val="33"/>
        </w:numPr>
        <w:rPr>
          <w:rFonts w:cs="Arial"/>
          <w:szCs w:val="24"/>
        </w:rPr>
      </w:pPr>
      <w:r w:rsidRPr="00BA2B16">
        <w:rPr>
          <w:rFonts w:cs="Arial"/>
          <w:szCs w:val="24"/>
          <w:bdr w:val="none" w:sz="0" w:space="0" w:color="auto" w:frame="1"/>
          <w:shd w:val="clear" w:color="auto" w:fill="FFFFFF"/>
        </w:rPr>
        <w:t>Las conexiones de base de datos que se han iniciado con la opción </w:t>
      </w:r>
      <w:r w:rsidRPr="00BA2B16">
        <w:rPr>
          <w:rStyle w:val="keyword"/>
          <w:rFonts w:cs="Arial"/>
          <w:b/>
          <w:bCs/>
          <w:szCs w:val="24"/>
          <w:bdr w:val="none" w:sz="0" w:space="0" w:color="auto" w:frame="1"/>
          <w:shd w:val="clear" w:color="auto" w:fill="FFFFFF"/>
        </w:rPr>
        <w:t>Conectar antes de que comience el flujo</w:t>
      </w:r>
      <w:r w:rsidRPr="00BA2B16">
        <w:rPr>
          <w:rFonts w:cs="Arial"/>
          <w:szCs w:val="24"/>
          <w:bdr w:val="none" w:sz="0" w:space="0" w:color="auto" w:frame="1"/>
          <w:shd w:val="clear" w:color="auto" w:fill="FFFFFF"/>
        </w:rPr>
        <w:t> seleccionado no se</w:t>
      </w:r>
      <w:r w:rsidRPr="00BA2B16">
        <w:rPr>
          <w:rFonts w:cs="Arial"/>
          <w:color w:val="323232"/>
          <w:szCs w:val="24"/>
          <w:bdr w:val="none" w:sz="0" w:space="0" w:color="auto" w:frame="1"/>
          <w:shd w:val="clear" w:color="auto" w:fill="FFFFFF"/>
        </w:rPr>
        <w:t xml:space="preserve"> </w:t>
      </w:r>
      <w:r w:rsidRPr="00BA2B16">
        <w:rPr>
          <w:rFonts w:cs="Arial"/>
          <w:szCs w:val="24"/>
          <w:bdr w:val="none" w:sz="0" w:space="0" w:color="auto" w:frame="1"/>
          <w:shd w:val="clear" w:color="auto" w:fill="FFFFFF"/>
        </w:rPr>
        <w:t>liberan cuando el flujo de mensajes queda inactivo. Estos tipos de conexiones solo se liberan de la siguiente manera:</w:t>
      </w:r>
    </w:p>
    <w:p w14:paraId="1B2C902A" w14:textId="77777777" w:rsidR="00BA2B16" w:rsidRPr="00BA2B16" w:rsidRDefault="00BA2B16" w:rsidP="00BA2B16">
      <w:pPr>
        <w:pStyle w:val="ListParagraph"/>
        <w:numPr>
          <w:ilvl w:val="1"/>
          <w:numId w:val="33"/>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14:paraId="17A36B6F" w14:textId="77777777" w:rsidR="00BA2B16" w:rsidRPr="00BA2B16" w:rsidRDefault="00BA2B16" w:rsidP="00BA2B16">
      <w:pPr>
        <w:pStyle w:val="ListParagraph"/>
        <w:numPr>
          <w:ilvl w:val="1"/>
          <w:numId w:val="33"/>
        </w:numPr>
        <w:rPr>
          <w:rFonts w:cs="Arial"/>
          <w:szCs w:val="24"/>
        </w:rPr>
      </w:pPr>
      <w:r w:rsidRPr="00BA2B16">
        <w:rPr>
          <w:rFonts w:cs="Arial"/>
          <w:szCs w:val="24"/>
          <w:bdr w:val="none" w:sz="0" w:space="0" w:color="auto" w:frame="1"/>
          <w:shd w:val="clear" w:color="auto" w:fill="FFFFFF"/>
        </w:rPr>
        <w:t>El flujo de mensajes se detiene.</w:t>
      </w:r>
    </w:p>
    <w:p w14:paraId="735D426F" w14:textId="77777777" w:rsidR="00BA2B16" w:rsidRPr="00BA2B16" w:rsidRDefault="00BA2B16" w:rsidP="00BA2B16">
      <w:pPr>
        <w:pStyle w:val="ListParagraph"/>
        <w:numPr>
          <w:ilvl w:val="1"/>
          <w:numId w:val="33"/>
        </w:numPr>
        <w:rPr>
          <w:rFonts w:cs="Arial"/>
          <w:szCs w:val="24"/>
        </w:rPr>
      </w:pPr>
      <w:r w:rsidRPr="00BA2B16">
        <w:rPr>
          <w:rFonts w:cs="Arial"/>
          <w:szCs w:val="24"/>
          <w:bdr w:val="none" w:sz="0" w:space="0" w:color="auto" w:frame="1"/>
          <w:shd w:val="clear" w:color="auto" w:fill="FFFFFF"/>
        </w:rPr>
        <w:t>El nodo de integración se detiene.</w:t>
      </w:r>
    </w:p>
    <w:p w14:paraId="5BCA969B" w14:textId="77777777" w:rsidR="00BA2B16" w:rsidRPr="00BA2B16" w:rsidRDefault="00BA2B16" w:rsidP="00BA2B16">
      <w:pPr>
        <w:pStyle w:val="ListParagraph"/>
        <w:numPr>
          <w:ilvl w:val="0"/>
          <w:numId w:val="33"/>
        </w:numPr>
        <w:rPr>
          <w:rFonts w:cs="Arial"/>
          <w:szCs w:val="24"/>
        </w:rPr>
      </w:pPr>
      <w:r w:rsidRPr="00BA2B16">
        <w:rPr>
          <w:rFonts w:cs="Arial"/>
          <w:szCs w:val="24"/>
          <w:bdr w:val="none" w:sz="0" w:space="0" w:color="auto" w:frame="1"/>
          <w:shd w:val="clear" w:color="auto" w:fill="FFFFFF"/>
        </w:rPr>
        <w:lastRenderedPageBreak/>
        <w:t>Todas las demás conexiones de base de datos permanecen abiertas hasta que se produce uno de los siguientes eventos:</w:t>
      </w:r>
    </w:p>
    <w:p w14:paraId="0600A2EF" w14:textId="77777777" w:rsidR="00BA2B16" w:rsidRPr="00BA2B16" w:rsidRDefault="00BA2B16" w:rsidP="00BA2B16">
      <w:pPr>
        <w:pStyle w:val="ListParagraph"/>
        <w:numPr>
          <w:ilvl w:val="1"/>
          <w:numId w:val="33"/>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14:paraId="61777081" w14:textId="77777777" w:rsidR="00BA2B16" w:rsidRDefault="00BA2B16" w:rsidP="00BA2B16">
      <w:pPr>
        <w:pStyle w:val="ListParagraph"/>
        <w:numPr>
          <w:ilvl w:val="1"/>
          <w:numId w:val="33"/>
        </w:numPr>
        <w:rPr>
          <w:rFonts w:cs="Arial"/>
          <w:szCs w:val="24"/>
        </w:rPr>
      </w:pPr>
      <w:r>
        <w:rPr>
          <w:rFonts w:cs="Arial"/>
          <w:szCs w:val="24"/>
        </w:rPr>
        <w:t>El flujo de mensajes ha estado inactivo durante 1 minuto.</w:t>
      </w:r>
    </w:p>
    <w:p w14:paraId="3E240238" w14:textId="77777777" w:rsidR="00BA2B16" w:rsidRDefault="00BA2B16" w:rsidP="00BA2B16">
      <w:pPr>
        <w:pStyle w:val="ListParagraph"/>
        <w:numPr>
          <w:ilvl w:val="1"/>
          <w:numId w:val="33"/>
        </w:numPr>
        <w:rPr>
          <w:rFonts w:cs="Arial"/>
          <w:szCs w:val="24"/>
        </w:rPr>
      </w:pPr>
      <w:r>
        <w:rPr>
          <w:rFonts w:cs="Arial"/>
          <w:szCs w:val="24"/>
        </w:rPr>
        <w:t>El flujo de mensajes se detiene.</w:t>
      </w:r>
    </w:p>
    <w:p w14:paraId="0675F3C4" w14:textId="77777777" w:rsidR="00BA2B16" w:rsidRDefault="00BA2B16" w:rsidP="00BA2B16">
      <w:pPr>
        <w:pStyle w:val="ListParagraph"/>
        <w:numPr>
          <w:ilvl w:val="1"/>
          <w:numId w:val="33"/>
        </w:numPr>
        <w:rPr>
          <w:rFonts w:cs="Arial"/>
          <w:szCs w:val="24"/>
        </w:rPr>
      </w:pPr>
      <w:r>
        <w:rPr>
          <w:rFonts w:cs="Arial"/>
          <w:szCs w:val="24"/>
        </w:rPr>
        <w:t>El nodo de integración se detiene.</w:t>
      </w:r>
    </w:p>
    <w:p w14:paraId="76155C60" w14:textId="77777777" w:rsidR="00E6217A" w:rsidRPr="00A50AD4" w:rsidRDefault="00BA2B16" w:rsidP="00E6217A">
      <w:pPr>
        <w:rPr>
          <w:rFonts w:cs="Arial"/>
          <w:sz w:val="20"/>
          <w:szCs w:val="24"/>
        </w:rPr>
      </w:pPr>
      <w:r w:rsidRPr="00BA2B16">
        <w:rPr>
          <w:rFonts w:cs="Arial"/>
          <w:szCs w:val="30"/>
          <w:bdr w:val="none" w:sz="0" w:space="0" w:color="auto" w:frame="1"/>
          <w:shd w:val="clear" w:color="auto" w:fill="FFFFFF"/>
        </w:rPr>
        <w:t>En </w:t>
      </w:r>
      <w:r w:rsidRPr="00BA2B16">
        <w:rPr>
          <w:rStyle w:val="ph"/>
          <w:rFonts w:cs="Arial"/>
          <w:szCs w:val="30"/>
          <w:bdr w:val="none" w:sz="0" w:space="0" w:color="auto" w:frame="1"/>
          <w:shd w:val="clear" w:color="auto" w:fill="FFFFFF"/>
        </w:rPr>
        <w:t>z / OS</w:t>
      </w:r>
      <w:r w:rsidRPr="00BA2B16">
        <w:rPr>
          <w:rFonts w:cs="Arial"/>
          <w:szCs w:val="30"/>
          <w:bdr w:val="none" w:sz="0" w:space="0" w:color="auto" w:frame="1"/>
          <w:shd w:val="clear" w:color="auto" w:fill="FFFFFF"/>
        </w:rPr>
        <w:t>, las conexiones a la base de datos se liberan si no se ha accedido a la base de datos durante 1 minuto.</w:t>
      </w:r>
    </w:p>
    <w:p w14:paraId="2C85B53B" w14:textId="77777777" w:rsidR="00E6217A" w:rsidRPr="000A6EFB" w:rsidRDefault="00E6217A" w:rsidP="005375F8">
      <w:pPr>
        <w:pStyle w:val="Heading2"/>
        <w:numPr>
          <w:ilvl w:val="2"/>
          <w:numId w:val="31"/>
        </w:numPr>
      </w:pPr>
      <w:bookmarkStart w:id="135" w:name="_Toc52322114"/>
      <w:r w:rsidRPr="000A6EFB">
        <w:t>MYSQL (BASE DE DATOS)</w:t>
      </w:r>
      <w:bookmarkEnd w:id="135"/>
    </w:p>
    <w:p w14:paraId="208650B5" w14:textId="77777777" w:rsidR="0040600C" w:rsidRDefault="001E4884" w:rsidP="0040600C">
      <w:r>
        <w:t xml:space="preserve">MYSQL es un sistema de gestión de base de datos (SGBD) de código </w:t>
      </w:r>
      <w:r w:rsidR="00B1572B">
        <w:t xml:space="preserve">abierto. </w:t>
      </w:r>
      <w:r w:rsidR="00B1572B" w:rsidRPr="00B1572B">
        <w:rPr>
          <w:rFonts w:cs="Arial"/>
          <w:spacing w:val="-4"/>
          <w:szCs w:val="24"/>
          <w:shd w:val="clear" w:color="auto" w:fill="FFFFFF"/>
        </w:rPr>
        <w:t xml:space="preserve">Desarrollado originalmente por </w:t>
      </w:r>
      <w:r w:rsidR="006D04AA">
        <w:rPr>
          <w:rFonts w:cs="Arial"/>
          <w:szCs w:val="24"/>
          <w:shd w:val="clear" w:color="auto" w:fill="FFFFFF"/>
        </w:rPr>
        <w:t xml:space="preserve">MYSQL </w:t>
      </w:r>
      <w:r w:rsidR="00B1572B" w:rsidRPr="00B1572B">
        <w:rPr>
          <w:rFonts w:cs="Arial"/>
          <w:spacing w:val="-4"/>
          <w:szCs w:val="24"/>
          <w:shd w:val="clear" w:color="auto" w:fill="FFFFFF"/>
        </w:rPr>
        <w:t xml:space="preserve">AB, fue adquirida por </w:t>
      </w:r>
      <w:proofErr w:type="spellStart"/>
      <w:r w:rsidR="00B1572B" w:rsidRPr="00B1572B">
        <w:rPr>
          <w:rFonts w:cs="Arial"/>
          <w:spacing w:val="-4"/>
          <w:szCs w:val="24"/>
          <w:shd w:val="clear" w:color="auto" w:fill="FFFFFF"/>
        </w:rPr>
        <w:t>Sun</w:t>
      </w:r>
      <w:proofErr w:type="spellEnd"/>
      <w:r w:rsidR="00B1572B" w:rsidRPr="00B1572B">
        <w:rPr>
          <w:rFonts w:cs="Arial"/>
          <w:spacing w:val="-4"/>
          <w:szCs w:val="24"/>
          <w:shd w:val="clear" w:color="auto" w:fill="FFFFFF"/>
        </w:rPr>
        <w:t xml:space="preserve"> </w:t>
      </w:r>
      <w:proofErr w:type="spellStart"/>
      <w:r w:rsidR="00B1572B" w:rsidRPr="00B1572B">
        <w:rPr>
          <w:rFonts w:cs="Arial"/>
          <w:spacing w:val="-4"/>
          <w:szCs w:val="24"/>
          <w:shd w:val="clear" w:color="auto" w:fill="FFFFFF"/>
        </w:rPr>
        <w:t>MicroSystems</w:t>
      </w:r>
      <w:proofErr w:type="spellEnd"/>
      <w:r w:rsidR="00B1572B" w:rsidRPr="00B1572B">
        <w:rPr>
          <w:rFonts w:cs="Arial"/>
          <w:spacing w:val="-4"/>
          <w:szCs w:val="24"/>
          <w:shd w:val="clear" w:color="auto" w:fill="FFFFFF"/>
        </w:rPr>
        <w:t xml:space="preserve"> en 2008 y esta su vez comprada por Oracle </w:t>
      </w:r>
      <w:proofErr w:type="spellStart"/>
      <w:r w:rsidR="00B1572B" w:rsidRPr="00B1572B">
        <w:rPr>
          <w:rFonts w:cs="Arial"/>
          <w:spacing w:val="-4"/>
          <w:szCs w:val="24"/>
          <w:shd w:val="clear" w:color="auto" w:fill="FFFFFF"/>
        </w:rPr>
        <w:t>Corporation</w:t>
      </w:r>
      <w:proofErr w:type="spellEnd"/>
      <w:r w:rsidR="00B1572B" w:rsidRPr="00B1572B">
        <w:rPr>
          <w:rFonts w:cs="Arial"/>
          <w:spacing w:val="-4"/>
          <w:szCs w:val="24"/>
          <w:shd w:val="clear" w:color="auto" w:fill="FFFFFF"/>
        </w:rPr>
        <w:t xml:space="preserve"> en 2010, la cual ya era dueña de un motor propio </w:t>
      </w:r>
      <w:proofErr w:type="spellStart"/>
      <w:r w:rsidR="00B1572B" w:rsidRPr="00B1572B">
        <w:rPr>
          <w:rFonts w:cs="Arial"/>
          <w:spacing w:val="-4"/>
          <w:szCs w:val="24"/>
          <w:shd w:val="clear" w:color="auto" w:fill="FFFFFF"/>
        </w:rPr>
        <w:t>InnoDB</w:t>
      </w:r>
      <w:proofErr w:type="spellEnd"/>
      <w:r w:rsidR="00B1572B" w:rsidRPr="00B1572B">
        <w:rPr>
          <w:rFonts w:cs="Arial"/>
          <w:spacing w:val="-4"/>
          <w:szCs w:val="24"/>
          <w:shd w:val="clear" w:color="auto" w:fill="FFFFFF"/>
        </w:rPr>
        <w:t xml:space="preserve"> para </w:t>
      </w:r>
      <w:r w:rsidR="006D04AA">
        <w:rPr>
          <w:rFonts w:cs="Arial"/>
          <w:szCs w:val="24"/>
          <w:shd w:val="clear" w:color="auto" w:fill="FFFFFF"/>
        </w:rPr>
        <w:t>MYSQL</w:t>
      </w:r>
      <w:r w:rsidR="00B1572B">
        <w:rPr>
          <w:rFonts w:cs="Arial"/>
          <w:spacing w:val="-4"/>
          <w:szCs w:val="24"/>
          <w:shd w:val="clear" w:color="auto" w:fill="FFFFFF"/>
        </w:rPr>
        <w:t xml:space="preserve">; </w:t>
      </w:r>
      <w:r w:rsidR="00B1572B">
        <w:t>permite la manipulación, almacenaje, modificación y eliminación con un formato tabular.</w:t>
      </w:r>
    </w:p>
    <w:p w14:paraId="5BD2F30A" w14:textId="77777777" w:rsidR="00B1572B" w:rsidRDefault="00B1572B" w:rsidP="00B1572B">
      <w:pPr>
        <w:pStyle w:val="Heading2"/>
        <w:numPr>
          <w:ilvl w:val="3"/>
          <w:numId w:val="31"/>
        </w:numPr>
      </w:pPr>
      <w:bookmarkStart w:id="136" w:name="_Toc52322115"/>
      <w:r>
        <w:t>CARACTERÍSTICAS DE MYSQL</w:t>
      </w:r>
      <w:bookmarkEnd w:id="136"/>
    </w:p>
    <w:p w14:paraId="46C2A4D1" w14:textId="77777777" w:rsidR="00B1572B" w:rsidRDefault="00B1572B" w:rsidP="00B1572B">
      <w:r>
        <w:t xml:space="preserve">Una de sus ventajas que le hace interesante para los desarrolladores, es que trabaja con bases de datos relacionales, es decir que utiliza tablas múltiples que se interconectan entre sí para almacenar la información y organizar correctamente. Veremos a continuación otras características: </w:t>
      </w:r>
    </w:p>
    <w:p w14:paraId="3439CC21" w14:textId="77777777" w:rsidR="000A6EFB" w:rsidRDefault="00B1572B" w:rsidP="003E0520">
      <w:pPr>
        <w:pStyle w:val="ListParagraph"/>
        <w:numPr>
          <w:ilvl w:val="0"/>
          <w:numId w:val="36"/>
        </w:numPr>
      </w:pPr>
      <w:r>
        <w:t xml:space="preserve">Arquitectura cliente servidor: </w:t>
      </w:r>
      <w:r w:rsidR="000A6EFB">
        <w:t>los clientes y servidores se comunican entre sí de manera diferenciada para un mejor rendimiento, cada cliente puede realizar consultas a través del sistema de registro para obtener datos, modificarlos y guardar cambios o establecer nuevas tablas de registros.</w:t>
      </w:r>
    </w:p>
    <w:p w14:paraId="2858DE8A" w14:textId="790DF88D" w:rsidR="00B1572B" w:rsidRDefault="000A6EFB" w:rsidP="003E0520">
      <w:pPr>
        <w:pStyle w:val="ListParagraph"/>
        <w:numPr>
          <w:ilvl w:val="0"/>
          <w:numId w:val="36"/>
        </w:numPr>
      </w:pPr>
      <w:r>
        <w:t xml:space="preserve">Procedimientos almacenados: posee la característica de no procesar las tablas </w:t>
      </w:r>
      <w:r w:rsidR="00F04FAE">
        <w:t>directamente,</w:t>
      </w:r>
      <w:r>
        <w:t xml:space="preserve"> sino que a través de procedimientos almacenados es posible incrementar la eficacia de nuestra implementación.</w:t>
      </w:r>
    </w:p>
    <w:p w14:paraId="745E11B9" w14:textId="7B8D0F00" w:rsidR="000A6EFB" w:rsidRDefault="000A6EFB" w:rsidP="003E0520">
      <w:pPr>
        <w:pStyle w:val="ListParagraph"/>
        <w:numPr>
          <w:ilvl w:val="0"/>
          <w:numId w:val="36"/>
        </w:numPr>
      </w:pPr>
      <w:r>
        <w:lastRenderedPageBreak/>
        <w:t xml:space="preserve">Desencadenantes: permite automatizar ciertas tareas dentro de la </w:t>
      </w:r>
      <w:r w:rsidR="00F04FAE">
        <w:t>base</w:t>
      </w:r>
      <w:r>
        <w:t xml:space="preserve"> de datos, en el momento que se produce un evento otro es lanzado para actualizar registros u optimizar su funcionalidad.</w:t>
      </w:r>
    </w:p>
    <w:p w14:paraId="57DACBE2" w14:textId="77777777" w:rsidR="000A6EFB" w:rsidRDefault="000A6EFB" w:rsidP="003E0520">
      <w:pPr>
        <w:pStyle w:val="ListParagraph"/>
        <w:numPr>
          <w:ilvl w:val="0"/>
          <w:numId w:val="36"/>
        </w:numPr>
      </w:pPr>
      <w:r>
        <w:t xml:space="preserve">Transacciones: representa la actuación de diversas operaciones en la base de datos como un dispositivo. El sistema de base de datos de registros avala que todos los procedimientos se establezcan correctamente o ninguna de ellas, es decir, preserva la integridad de la base de datos resguardando la información. </w:t>
      </w:r>
    </w:p>
    <w:p w14:paraId="7FCC89AB" w14:textId="77777777" w:rsidR="000A6EFB" w:rsidRDefault="000A6EFB" w:rsidP="003E0520">
      <w:pPr>
        <w:pStyle w:val="Heading2"/>
        <w:numPr>
          <w:ilvl w:val="3"/>
          <w:numId w:val="36"/>
        </w:numPr>
      </w:pPr>
      <w:bookmarkStart w:id="137" w:name="_Toc52322116"/>
      <w:r>
        <w:t>PRINCIPALES SENTENCIAS DE MYSQL</w:t>
      </w:r>
      <w:bookmarkEnd w:id="137"/>
    </w:p>
    <w:p w14:paraId="64CA6CE4" w14:textId="77777777" w:rsidR="000A6EFB" w:rsidRDefault="00E40035" w:rsidP="000A6EFB">
      <w:r>
        <w:t xml:space="preserve">MYSQL comparte las sentencias del leguaje SQL. Al ser un elemento muy ligado al </w:t>
      </w:r>
      <w:proofErr w:type="spellStart"/>
      <w:r>
        <w:t>backend</w:t>
      </w:r>
      <w:proofErr w:type="spellEnd"/>
      <w:r>
        <w:t xml:space="preserve"> de cualquier aplicación web, normalmente desarrollada sobre algún lenguaje como PHP, puede ser un poco difícil de ejemplificar, lo cual se puede realizar las siguientes sentencias:</w:t>
      </w:r>
    </w:p>
    <w:p w14:paraId="44C045C3" w14:textId="77777777" w:rsidR="007144D4" w:rsidRDefault="007144D4" w:rsidP="003E0520">
      <w:pPr>
        <w:pStyle w:val="ListParagraph"/>
        <w:numPr>
          <w:ilvl w:val="0"/>
          <w:numId w:val="38"/>
        </w:numPr>
      </w:pPr>
      <w:r>
        <w:t>CREATE DATABASE: crea una base de datos con el nombre dado.</w:t>
      </w:r>
    </w:p>
    <w:p w14:paraId="1F412900" w14:textId="77777777" w:rsidR="007144D4" w:rsidRDefault="007144D4" w:rsidP="003E0520">
      <w:pPr>
        <w:pStyle w:val="ListParagraph"/>
        <w:numPr>
          <w:ilvl w:val="0"/>
          <w:numId w:val="38"/>
        </w:numPr>
      </w:pPr>
      <w:r>
        <w:t>DROP DATABASE: borra todas las tablas en la base de datos y borra la base de datos.</w:t>
      </w:r>
    </w:p>
    <w:p w14:paraId="21CEB2B4" w14:textId="77777777" w:rsidR="007144D4" w:rsidRDefault="007144D4" w:rsidP="003E0520">
      <w:pPr>
        <w:pStyle w:val="ListParagraph"/>
        <w:numPr>
          <w:ilvl w:val="0"/>
          <w:numId w:val="38"/>
        </w:numPr>
      </w:pPr>
      <w:r>
        <w:t>CREATE TABLE: crea una tabla con el nombre dado.</w:t>
      </w:r>
    </w:p>
    <w:p w14:paraId="11AA64BB" w14:textId="77777777" w:rsidR="007144D4" w:rsidRDefault="007144D4" w:rsidP="003E0520">
      <w:pPr>
        <w:pStyle w:val="ListParagraph"/>
        <w:numPr>
          <w:ilvl w:val="0"/>
          <w:numId w:val="38"/>
        </w:numPr>
      </w:pPr>
      <w:r>
        <w:t>ALTER TABLE: permite cambiar la estructura de una tabla existente.</w:t>
      </w:r>
    </w:p>
    <w:p w14:paraId="50E71C65" w14:textId="77777777" w:rsidR="007144D4" w:rsidRDefault="007144D4" w:rsidP="003E0520">
      <w:pPr>
        <w:pStyle w:val="ListParagraph"/>
        <w:numPr>
          <w:ilvl w:val="0"/>
          <w:numId w:val="38"/>
        </w:numPr>
      </w:pPr>
      <w:r>
        <w:t xml:space="preserve">DROP TABLE: borra una o más tablas. </w:t>
      </w:r>
    </w:p>
    <w:p w14:paraId="4D392CF3" w14:textId="77777777" w:rsidR="00E40035" w:rsidRDefault="00E40035" w:rsidP="003E0520">
      <w:pPr>
        <w:pStyle w:val="ListParagraph"/>
        <w:numPr>
          <w:ilvl w:val="0"/>
          <w:numId w:val="37"/>
        </w:numPr>
      </w:pPr>
      <w:r>
        <w:t>SELECT: es usada para consultar datos.</w:t>
      </w:r>
    </w:p>
    <w:p w14:paraId="257E5373" w14:textId="7AA01D0E" w:rsidR="00E40035" w:rsidRDefault="00E40035" w:rsidP="003E0520">
      <w:pPr>
        <w:pStyle w:val="ListParagraph"/>
        <w:numPr>
          <w:ilvl w:val="0"/>
          <w:numId w:val="37"/>
        </w:numPr>
      </w:pPr>
      <w:r>
        <w:t xml:space="preserve">DISTINCT: sirve para eliminar los duplicados de </w:t>
      </w:r>
      <w:r w:rsidR="00F04FAE">
        <w:t>la sentencia</w:t>
      </w:r>
      <w:r>
        <w:t xml:space="preserve"> de datos.</w:t>
      </w:r>
    </w:p>
    <w:p w14:paraId="7A542F33" w14:textId="77777777" w:rsidR="00E40035" w:rsidRDefault="00E40035" w:rsidP="003E0520">
      <w:pPr>
        <w:pStyle w:val="ListParagraph"/>
        <w:numPr>
          <w:ilvl w:val="0"/>
          <w:numId w:val="37"/>
        </w:numPr>
      </w:pPr>
      <w:r>
        <w:t xml:space="preserve">WHERE: es usada para incluir las condiciones de los datos que en su momento se desea consultar. </w:t>
      </w:r>
    </w:p>
    <w:p w14:paraId="0AA3C239" w14:textId="77777777" w:rsidR="00E40035" w:rsidRDefault="00E40035" w:rsidP="003E0520">
      <w:pPr>
        <w:pStyle w:val="ListParagraph"/>
        <w:numPr>
          <w:ilvl w:val="0"/>
          <w:numId w:val="37"/>
        </w:numPr>
      </w:pPr>
      <w:r>
        <w:t xml:space="preserve">AND y OR: usados para incluir dos o más condiciones a una consulta. </w:t>
      </w:r>
    </w:p>
    <w:p w14:paraId="475EC093" w14:textId="77777777" w:rsidR="00E40035" w:rsidRDefault="00E40035" w:rsidP="003E0520">
      <w:pPr>
        <w:pStyle w:val="ListParagraph"/>
        <w:numPr>
          <w:ilvl w:val="0"/>
          <w:numId w:val="37"/>
        </w:numPr>
      </w:pPr>
      <w:r>
        <w:t>ORDER BY: es usada para ordenar los resultados de una consulta.</w:t>
      </w:r>
    </w:p>
    <w:p w14:paraId="190EA644" w14:textId="77777777" w:rsidR="00E40035" w:rsidRDefault="00E40035" w:rsidP="003E0520">
      <w:pPr>
        <w:pStyle w:val="ListParagraph"/>
        <w:numPr>
          <w:ilvl w:val="0"/>
          <w:numId w:val="37"/>
        </w:numPr>
      </w:pPr>
      <w:r>
        <w:t>INSERT: usada para insertar datos.</w:t>
      </w:r>
    </w:p>
    <w:p w14:paraId="620D3087" w14:textId="77777777" w:rsidR="00E40035" w:rsidRDefault="00E40035" w:rsidP="003E0520">
      <w:pPr>
        <w:pStyle w:val="ListParagraph"/>
        <w:numPr>
          <w:ilvl w:val="0"/>
          <w:numId w:val="37"/>
        </w:numPr>
      </w:pPr>
      <w:r>
        <w:t>UPDATE: usada para actualizar o modificar datos ya existentes.</w:t>
      </w:r>
    </w:p>
    <w:p w14:paraId="2F0BA33B" w14:textId="77777777" w:rsidR="00E40035" w:rsidRDefault="00E40035" w:rsidP="003E0520">
      <w:pPr>
        <w:pStyle w:val="ListParagraph"/>
        <w:numPr>
          <w:ilvl w:val="0"/>
          <w:numId w:val="37"/>
        </w:numPr>
      </w:pPr>
      <w:r>
        <w:t>DELETE: usada para borrar datos.</w:t>
      </w:r>
    </w:p>
    <w:p w14:paraId="6C81CF65" w14:textId="77777777" w:rsidR="00B55A7C" w:rsidRPr="003C6E75" w:rsidRDefault="007B3EB1" w:rsidP="003E0520">
      <w:pPr>
        <w:pStyle w:val="Heading2"/>
        <w:numPr>
          <w:ilvl w:val="3"/>
          <w:numId w:val="36"/>
        </w:numPr>
      </w:pPr>
      <w:bookmarkStart w:id="138" w:name="_Toc52322117"/>
      <w:r w:rsidRPr="003C6E75">
        <w:lastRenderedPageBreak/>
        <w:t>ACCESO A LA BASE DE DATOS DESDE PHP</w:t>
      </w:r>
      <w:bookmarkEnd w:id="138"/>
    </w:p>
    <w:p w14:paraId="4AFE420A" w14:textId="77777777" w:rsidR="00E40035" w:rsidRDefault="006D04AA" w:rsidP="000A6EFB">
      <w:pPr>
        <w:rPr>
          <w:rFonts w:cs="Arial"/>
          <w:szCs w:val="24"/>
          <w:shd w:val="clear" w:color="auto" w:fill="FFFFFF"/>
        </w:rPr>
      </w:pPr>
      <w:r>
        <w:rPr>
          <w:rFonts w:cs="Arial"/>
          <w:szCs w:val="24"/>
          <w:shd w:val="clear" w:color="auto" w:fill="FFFFFF"/>
        </w:rPr>
        <w:t xml:space="preserve">MYSQL </w:t>
      </w:r>
      <w:r w:rsidR="00B55A7C" w:rsidRPr="00B55A7C">
        <w:rPr>
          <w:rFonts w:cs="Arial"/>
          <w:szCs w:val="24"/>
          <w:shd w:val="clear" w:color="auto" w:fill="FFFFFF"/>
        </w:rPr>
        <w:t xml:space="preserve">es el sistema gestor de bases de datos de código abierto más popular en la actualidad. </w:t>
      </w:r>
      <w:r>
        <w:rPr>
          <w:rFonts w:cs="Arial"/>
          <w:szCs w:val="24"/>
          <w:shd w:val="clear" w:color="auto" w:fill="FFFFFF"/>
        </w:rPr>
        <w:t xml:space="preserve">MYSQL </w:t>
      </w:r>
      <w:r w:rsidR="00B55A7C" w:rsidRPr="00B55A7C">
        <w:rPr>
          <w:rFonts w:cs="Arial"/>
          <w:szCs w:val="24"/>
          <w:shd w:val="clear" w:color="auto" w:fill="FFFFFF"/>
        </w:rPr>
        <w:t xml:space="preserve">está disponible para distintos sistemas operativos, como Linux, Mac OS X, Solaris, Windows y otros más. </w:t>
      </w:r>
      <w:r>
        <w:rPr>
          <w:rFonts w:cs="Arial"/>
          <w:szCs w:val="24"/>
          <w:shd w:val="clear" w:color="auto" w:fill="FFFFFF"/>
        </w:rPr>
        <w:t xml:space="preserve">MYSQL </w:t>
      </w:r>
      <w:r w:rsidR="00B55A7C" w:rsidRPr="00B55A7C">
        <w:rPr>
          <w:rFonts w:cs="Arial"/>
          <w:szCs w:val="24"/>
          <w:shd w:val="clear" w:color="auto" w:fill="FFFFFF"/>
        </w:rPr>
        <w:t>es muy popular en el desarrollo de aplicaciones web, ya que forma parte como sistema gestor de bases de datos de las plataformas </w:t>
      </w:r>
      <w:r w:rsidR="00B55A7C" w:rsidRPr="00B55A7C">
        <w:rPr>
          <w:rFonts w:cs="Arial"/>
          <w:szCs w:val="24"/>
        </w:rPr>
        <w:t>LAMP</w:t>
      </w:r>
      <w:r w:rsidR="00B55A7C" w:rsidRPr="00B55A7C">
        <w:rPr>
          <w:rFonts w:cs="Arial"/>
          <w:szCs w:val="24"/>
          <w:shd w:val="clear" w:color="auto" w:fill="FFFFFF"/>
        </w:rPr>
        <w:t>, </w:t>
      </w:r>
      <w:r w:rsidR="00B55A7C" w:rsidRPr="00B55A7C">
        <w:rPr>
          <w:rFonts w:cs="Arial"/>
          <w:szCs w:val="24"/>
        </w:rPr>
        <w:t>BAMP</w:t>
      </w:r>
      <w:r w:rsidR="00B55A7C" w:rsidRPr="00B55A7C">
        <w:rPr>
          <w:rFonts w:cs="Arial"/>
          <w:szCs w:val="24"/>
          <w:shd w:val="clear" w:color="auto" w:fill="FFFFFF"/>
        </w:rPr>
        <w:t>, </w:t>
      </w:r>
      <w:r w:rsidR="00B55A7C" w:rsidRPr="00B55A7C">
        <w:rPr>
          <w:rFonts w:cs="Arial"/>
          <w:szCs w:val="24"/>
        </w:rPr>
        <w:t>MAMP</w:t>
      </w:r>
      <w:r w:rsidR="00B55A7C" w:rsidRPr="00B55A7C">
        <w:rPr>
          <w:rFonts w:cs="Arial"/>
          <w:szCs w:val="24"/>
          <w:shd w:val="clear" w:color="auto" w:fill="FFFFFF"/>
        </w:rPr>
        <w:t> y </w:t>
      </w:r>
      <w:r w:rsidR="00B55A7C" w:rsidRPr="00B55A7C">
        <w:rPr>
          <w:rFonts w:cs="Arial"/>
          <w:szCs w:val="24"/>
        </w:rPr>
        <w:t>WAMP</w:t>
      </w:r>
      <w:r w:rsidR="00B55A7C" w:rsidRPr="00B55A7C">
        <w:rPr>
          <w:rFonts w:cs="Arial"/>
          <w:szCs w:val="24"/>
          <w:shd w:val="clear" w:color="auto" w:fill="FFFFFF"/>
        </w:rPr>
        <w:t>.</w:t>
      </w:r>
    </w:p>
    <w:p w14:paraId="1738464A" w14:textId="4C4D2F5C" w:rsidR="007B3EB1" w:rsidRDefault="007B3EB1" w:rsidP="000A6EFB">
      <w:pPr>
        <w:rPr>
          <w:rFonts w:cs="Arial"/>
          <w:szCs w:val="24"/>
          <w:shd w:val="clear" w:color="auto" w:fill="FFFFFF"/>
        </w:rPr>
      </w:pPr>
      <w:r>
        <w:rPr>
          <w:rFonts w:cs="Arial"/>
          <w:szCs w:val="24"/>
          <w:shd w:val="clear" w:color="auto" w:fill="FFFFFF"/>
        </w:rPr>
        <w:t xml:space="preserve">Para la conexión a MYSQL se </w:t>
      </w:r>
      <w:r w:rsidR="00F04FAE">
        <w:rPr>
          <w:rFonts w:cs="Arial"/>
          <w:szCs w:val="24"/>
          <w:shd w:val="clear" w:color="auto" w:fill="FFFFFF"/>
        </w:rPr>
        <w:t>utilizó</w:t>
      </w:r>
      <w:r>
        <w:rPr>
          <w:rFonts w:cs="Arial"/>
          <w:szCs w:val="24"/>
          <w:shd w:val="clear" w:color="auto" w:fill="FFFFFF"/>
        </w:rPr>
        <w:t xml:space="preserve"> </w:t>
      </w:r>
      <w:proofErr w:type="spellStart"/>
      <w:r>
        <w:rPr>
          <w:rFonts w:cs="Arial"/>
          <w:szCs w:val="24"/>
          <w:shd w:val="clear" w:color="auto" w:fill="FFFFFF"/>
        </w:rPr>
        <w:t>mysqli</w:t>
      </w:r>
      <w:proofErr w:type="spellEnd"/>
      <w:r>
        <w:rPr>
          <w:rFonts w:cs="Arial"/>
          <w:szCs w:val="24"/>
          <w:shd w:val="clear" w:color="auto" w:fill="FFFFFF"/>
        </w:rPr>
        <w:t xml:space="preserve"> que permite usar una interfaz API de dos </w:t>
      </w:r>
      <w:r w:rsidR="006D04AA">
        <w:rPr>
          <w:rFonts w:cs="Arial"/>
          <w:szCs w:val="24"/>
          <w:shd w:val="clear" w:color="auto" w:fill="FFFFFF"/>
        </w:rPr>
        <w:t>formas</w:t>
      </w:r>
      <w:r>
        <w:rPr>
          <w:rFonts w:cs="Arial"/>
          <w:szCs w:val="24"/>
          <w:shd w:val="clear" w:color="auto" w:fill="FFFFFF"/>
        </w:rPr>
        <w:t xml:space="preserve"> diferentes: </w:t>
      </w:r>
    </w:p>
    <w:p w14:paraId="64ED3163" w14:textId="77777777" w:rsidR="007B3EB1" w:rsidRDefault="007B3EB1" w:rsidP="003E0520">
      <w:pPr>
        <w:pStyle w:val="ListParagraph"/>
        <w:numPr>
          <w:ilvl w:val="0"/>
          <w:numId w:val="40"/>
        </w:numPr>
        <w:rPr>
          <w:rFonts w:cs="Arial"/>
          <w:szCs w:val="24"/>
          <w:shd w:val="clear" w:color="auto" w:fill="FFFFFF"/>
        </w:rPr>
      </w:pPr>
      <w:r>
        <w:rPr>
          <w:rFonts w:cs="Arial"/>
          <w:szCs w:val="24"/>
          <w:shd w:val="clear" w:color="auto" w:fill="FFFFFF"/>
        </w:rPr>
        <w:t>Procedimental: se invoca funciones para llevar a cabo las tareas.</w:t>
      </w:r>
    </w:p>
    <w:p w14:paraId="7A8C9F1E" w14:textId="77777777" w:rsidR="007B3EB1" w:rsidRPr="00C70B1C" w:rsidRDefault="007B3EB1" w:rsidP="003E0520">
      <w:pPr>
        <w:pStyle w:val="ListParagraph"/>
        <w:numPr>
          <w:ilvl w:val="0"/>
          <w:numId w:val="40"/>
        </w:numPr>
        <w:rPr>
          <w:rFonts w:cs="Arial"/>
          <w:szCs w:val="24"/>
          <w:shd w:val="clear" w:color="auto" w:fill="FFFFFF"/>
        </w:rPr>
      </w:pPr>
      <w:r>
        <w:rPr>
          <w:rFonts w:cs="Arial"/>
          <w:szCs w:val="24"/>
          <w:shd w:val="clear" w:color="auto" w:fill="FFFFFF"/>
        </w:rPr>
        <w:t xml:space="preserve">Haciendo </w:t>
      </w:r>
      <w:r w:rsidR="006D04AA">
        <w:rPr>
          <w:rFonts w:cs="Arial"/>
          <w:szCs w:val="24"/>
          <w:shd w:val="clear" w:color="auto" w:fill="FFFFFF"/>
        </w:rPr>
        <w:t>uso de objetos (Orientada a Objetos): e instancia a una clase para luego poder invocar sus métodos.</w:t>
      </w:r>
    </w:p>
    <w:p w14:paraId="7FC14146" w14:textId="38AEB379" w:rsidR="00C70B1C" w:rsidRDefault="00C70B1C" w:rsidP="000A6EFB">
      <w:pPr>
        <w:rPr>
          <w:rFonts w:cs="Arial"/>
          <w:szCs w:val="30"/>
          <w:shd w:val="clear" w:color="auto" w:fill="FFFFFF"/>
        </w:rPr>
      </w:pPr>
      <w:r w:rsidRPr="00C70B1C">
        <w:rPr>
          <w:rFonts w:cs="Arial"/>
          <w:szCs w:val="30"/>
          <w:shd w:val="clear" w:color="auto" w:fill="FFFFFF"/>
        </w:rPr>
        <w:t xml:space="preserve">La conexión se realiza con new </w:t>
      </w:r>
      <w:proofErr w:type="spellStart"/>
      <w:r w:rsidR="00F04FAE" w:rsidRPr="00C70B1C">
        <w:rPr>
          <w:rFonts w:cs="Arial"/>
          <w:szCs w:val="30"/>
          <w:shd w:val="clear" w:color="auto" w:fill="FFFFFF"/>
        </w:rPr>
        <w:t>mysqli</w:t>
      </w:r>
      <w:proofErr w:type="spellEnd"/>
      <w:r w:rsidR="00F04FAE" w:rsidRPr="00C70B1C">
        <w:rPr>
          <w:rFonts w:cs="Arial"/>
          <w:szCs w:val="30"/>
          <w:shd w:val="clear" w:color="auto" w:fill="FFFFFF"/>
        </w:rPr>
        <w:t xml:space="preserve"> (</w:t>
      </w:r>
      <w:r w:rsidRPr="00C70B1C">
        <w:rPr>
          <w:rFonts w:cs="Arial"/>
          <w:szCs w:val="30"/>
          <w:shd w:val="clear" w:color="auto" w:fill="FFFFFF"/>
        </w:rPr>
        <w:t>) y necesita unos parámetros para conectarse</w:t>
      </w:r>
      <w:r w:rsidRPr="008E18AE">
        <w:rPr>
          <w:rFonts w:cs="Arial"/>
          <w:szCs w:val="30"/>
          <w:shd w:val="clear" w:color="auto" w:fill="FFFFFF"/>
        </w:rPr>
        <w:t>.</w:t>
      </w:r>
    </w:p>
    <w:p w14:paraId="33F2128A" w14:textId="77777777" w:rsidR="00865B27" w:rsidRPr="008E18AE" w:rsidRDefault="00865B27" w:rsidP="00865B27">
      <w:pPr>
        <w:jc w:val="center"/>
        <w:rPr>
          <w:rFonts w:cs="Arial"/>
          <w:szCs w:val="30"/>
          <w:shd w:val="clear" w:color="auto" w:fill="FFFFFF"/>
        </w:rPr>
      </w:pPr>
      <w:r>
        <w:rPr>
          <w:rFonts w:cs="Arial"/>
          <w:szCs w:val="30"/>
          <w:shd w:val="clear" w:color="auto" w:fill="FFFFFF"/>
        </w:rPr>
        <w:t>$</w:t>
      </w:r>
      <w:proofErr w:type="spellStart"/>
      <w:r>
        <w:rPr>
          <w:rFonts w:cs="Arial"/>
          <w:szCs w:val="30"/>
          <w:shd w:val="clear" w:color="auto" w:fill="FFFFFF"/>
        </w:rPr>
        <w:t>objeto_mysqli</w:t>
      </w:r>
      <w:proofErr w:type="spellEnd"/>
      <w:r>
        <w:rPr>
          <w:rFonts w:cs="Arial"/>
          <w:szCs w:val="30"/>
          <w:shd w:val="clear" w:color="auto" w:fill="FFFFFF"/>
        </w:rPr>
        <w:t xml:space="preserve"> = new </w:t>
      </w:r>
      <w:proofErr w:type="spellStart"/>
      <w:r>
        <w:rPr>
          <w:rFonts w:cs="Arial"/>
          <w:szCs w:val="30"/>
          <w:shd w:val="clear" w:color="auto" w:fill="FFFFFF"/>
        </w:rPr>
        <w:t>mysqli</w:t>
      </w:r>
      <w:proofErr w:type="spellEnd"/>
      <w:r>
        <w:rPr>
          <w:rFonts w:cs="Arial"/>
          <w:szCs w:val="30"/>
          <w:shd w:val="clear" w:color="auto" w:fill="FFFFFF"/>
        </w:rPr>
        <w:t>(‘</w:t>
      </w:r>
      <w:proofErr w:type="spellStart"/>
      <w:r>
        <w:rPr>
          <w:rFonts w:cs="Arial"/>
          <w:szCs w:val="30"/>
          <w:shd w:val="clear" w:color="auto" w:fill="FFFFFF"/>
        </w:rPr>
        <w:t>localhost’,’usuario’,’contraseña’,’test</w:t>
      </w:r>
      <w:proofErr w:type="spellEnd"/>
      <w:r>
        <w:rPr>
          <w:rFonts w:cs="Arial"/>
          <w:szCs w:val="30"/>
          <w:shd w:val="clear" w:color="auto" w:fill="FFFFFF"/>
        </w:rPr>
        <w:t>’);</w:t>
      </w:r>
    </w:p>
    <w:p w14:paraId="68BE1890" w14:textId="77777777" w:rsidR="007B3EB1" w:rsidRDefault="00C70B1C" w:rsidP="003E0520">
      <w:pPr>
        <w:pStyle w:val="ListParagraph"/>
        <w:numPr>
          <w:ilvl w:val="0"/>
          <w:numId w:val="39"/>
        </w:numPr>
        <w:rPr>
          <w:rFonts w:cs="Arial"/>
          <w:szCs w:val="24"/>
          <w:shd w:val="clear" w:color="auto" w:fill="FFFFFF"/>
        </w:rPr>
      </w:pPr>
      <w:r>
        <w:rPr>
          <w:rFonts w:cs="Arial"/>
          <w:szCs w:val="24"/>
          <w:shd w:val="clear" w:color="auto" w:fill="FFFFFF"/>
        </w:rPr>
        <w:t>HOST:</w:t>
      </w:r>
      <w:r w:rsidR="00715B42">
        <w:rPr>
          <w:rFonts w:cs="Arial"/>
          <w:szCs w:val="24"/>
          <w:shd w:val="clear" w:color="auto" w:fill="FFFFFF"/>
        </w:rPr>
        <w:t xml:space="preserve"> la IP o domino al que conectarse, si necesitas conectarte a una base de datos que está en tu mismo servidor, localhost.</w:t>
      </w:r>
    </w:p>
    <w:p w14:paraId="5FC143BF" w14:textId="77777777" w:rsidR="00C70B1C" w:rsidRDefault="00C70B1C" w:rsidP="003E0520">
      <w:pPr>
        <w:pStyle w:val="ListParagraph"/>
        <w:numPr>
          <w:ilvl w:val="0"/>
          <w:numId w:val="39"/>
        </w:numPr>
        <w:rPr>
          <w:rFonts w:cs="Arial"/>
          <w:szCs w:val="24"/>
          <w:shd w:val="clear" w:color="auto" w:fill="FFFFFF"/>
        </w:rPr>
      </w:pPr>
      <w:r>
        <w:rPr>
          <w:rFonts w:cs="Arial"/>
          <w:szCs w:val="24"/>
          <w:shd w:val="clear" w:color="auto" w:fill="FFFFFF"/>
        </w:rPr>
        <w:t>USUARIO:</w:t>
      </w:r>
      <w:r w:rsidR="00715B42">
        <w:rPr>
          <w:rFonts w:cs="Arial"/>
          <w:szCs w:val="24"/>
          <w:shd w:val="clear" w:color="auto" w:fill="FFFFFF"/>
        </w:rPr>
        <w:t xml:space="preserve"> el usuario de la base de datos.</w:t>
      </w:r>
    </w:p>
    <w:p w14:paraId="1450E4C2" w14:textId="77777777" w:rsidR="00C70B1C" w:rsidRDefault="00C70B1C" w:rsidP="003E0520">
      <w:pPr>
        <w:pStyle w:val="ListParagraph"/>
        <w:numPr>
          <w:ilvl w:val="0"/>
          <w:numId w:val="39"/>
        </w:numPr>
        <w:rPr>
          <w:rFonts w:cs="Arial"/>
          <w:szCs w:val="24"/>
          <w:shd w:val="clear" w:color="auto" w:fill="FFFFFF"/>
        </w:rPr>
      </w:pPr>
      <w:r>
        <w:rPr>
          <w:rFonts w:cs="Arial"/>
          <w:szCs w:val="24"/>
          <w:shd w:val="clear" w:color="auto" w:fill="FFFFFF"/>
        </w:rPr>
        <w:t>CONTRASEÑA:</w:t>
      </w:r>
      <w:r w:rsidR="00715B42">
        <w:rPr>
          <w:rFonts w:cs="Arial"/>
          <w:szCs w:val="24"/>
          <w:shd w:val="clear" w:color="auto" w:fill="FFFFFF"/>
        </w:rPr>
        <w:t xml:space="preserve"> la contraseña a la base de datos que quieres conectarte.</w:t>
      </w:r>
    </w:p>
    <w:p w14:paraId="7E64AF4E" w14:textId="77777777" w:rsidR="00B55A7C" w:rsidRPr="003C6E75" w:rsidRDefault="00C70B1C" w:rsidP="003E0520">
      <w:pPr>
        <w:pStyle w:val="ListParagraph"/>
        <w:numPr>
          <w:ilvl w:val="0"/>
          <w:numId w:val="39"/>
        </w:numPr>
        <w:rPr>
          <w:rFonts w:cs="Arial"/>
          <w:szCs w:val="24"/>
          <w:shd w:val="clear" w:color="auto" w:fill="FFFFFF"/>
        </w:rPr>
      </w:pPr>
      <w:r>
        <w:rPr>
          <w:rFonts w:cs="Arial"/>
          <w:szCs w:val="24"/>
          <w:shd w:val="clear" w:color="auto" w:fill="FFFFFF"/>
        </w:rPr>
        <w:t>BASE DE DATOS:</w:t>
      </w:r>
      <w:r w:rsidR="00715B42">
        <w:rPr>
          <w:rFonts w:cs="Arial"/>
          <w:szCs w:val="24"/>
          <w:shd w:val="clear" w:color="auto" w:fill="FFFFFF"/>
        </w:rPr>
        <w:t xml:space="preserve"> el nombre de la base de datos a la que se realiza la conexión. </w:t>
      </w:r>
    </w:p>
    <w:p w14:paraId="77A63274" w14:textId="3E50C8B7" w:rsidR="008D3FE0" w:rsidRDefault="008D3FE0" w:rsidP="005375F8">
      <w:pPr>
        <w:pStyle w:val="Heading2"/>
        <w:numPr>
          <w:ilvl w:val="1"/>
          <w:numId w:val="31"/>
        </w:numPr>
      </w:pPr>
      <w:bookmarkStart w:id="139" w:name="_Toc52322118"/>
      <w:commentRangeStart w:id="140"/>
      <w:del w:id="141" w:author="Elba Valderrama" w:date="2020-10-22T04:46:00Z">
        <w:r w:rsidDel="00273D44">
          <w:delText>DIAGRAMA</w:delText>
        </w:r>
        <w:r w:rsidR="009E118E" w:rsidDel="00273D44">
          <w:delText>S</w:delText>
        </w:r>
      </w:del>
      <w:commentRangeEnd w:id="140"/>
      <w:r w:rsidR="00273D44">
        <w:rPr>
          <w:rStyle w:val="CommentReference"/>
          <w:rFonts w:eastAsiaTheme="minorHAnsi" w:cstheme="minorBidi"/>
          <w:b w:val="0"/>
          <w:bCs w:val="0"/>
        </w:rPr>
        <w:commentReference w:id="140"/>
      </w:r>
      <w:del w:id="142" w:author="Elba Valderrama" w:date="2020-10-22T04:46:00Z">
        <w:r w:rsidDel="00273D44">
          <w:delText xml:space="preserve"> DE </w:delText>
        </w:r>
      </w:del>
      <w:r>
        <w:t>CASOS DE USO</w:t>
      </w:r>
      <w:bookmarkEnd w:id="139"/>
    </w:p>
    <w:p w14:paraId="3DEA745E" w14:textId="77777777" w:rsidR="008D3FE0" w:rsidRPr="00B40B3D" w:rsidRDefault="008D3FE0" w:rsidP="008D3FE0">
      <w:r>
        <w:t xml:space="preserve">Los diagramas de caso de uso modelan la funcionalidad del sistema usando actores y casos de uso. Los casos de usos son servicios o funciones provistas por el sistema para sus usuarios. </w:t>
      </w:r>
    </w:p>
    <w:p w14:paraId="667F0719" w14:textId="77777777" w:rsidR="008D3FE0" w:rsidRDefault="008D3FE0" w:rsidP="005375F8">
      <w:pPr>
        <w:pStyle w:val="Heading2"/>
        <w:numPr>
          <w:ilvl w:val="2"/>
          <w:numId w:val="31"/>
        </w:numPr>
      </w:pPr>
      <w:bookmarkStart w:id="143" w:name="_Toc52322119"/>
      <w:r>
        <w:lastRenderedPageBreak/>
        <w:t>DIAGRAMA GENERAL</w:t>
      </w:r>
      <w:bookmarkEnd w:id="143"/>
      <w:r>
        <w:t xml:space="preserve"> </w:t>
      </w:r>
    </w:p>
    <w:p w14:paraId="324038D4" w14:textId="77777777" w:rsidR="00DE339E" w:rsidRDefault="00DE339E" w:rsidP="00DE339E">
      <w:pPr>
        <w:keepNext/>
        <w:jc w:val="center"/>
      </w:pPr>
      <w:r>
        <w:rPr>
          <w:noProof/>
          <w:lang w:eastAsia="es-PA"/>
        </w:rPr>
        <w:drawing>
          <wp:inline distT="0" distB="0" distL="0" distR="0" wp14:anchorId="78A93EAB" wp14:editId="0FD60F66">
            <wp:extent cx="5612130" cy="2223135"/>
            <wp:effectExtent l="19050" t="0" r="7620" b="0"/>
            <wp:docPr id="10" name="9 Imagen" descr="caso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general.png"/>
                    <pic:cNvPicPr/>
                  </pic:nvPicPr>
                  <pic:blipFill>
                    <a:blip r:embed="rId28" cstate="print"/>
                    <a:stretch>
                      <a:fillRect/>
                    </a:stretch>
                  </pic:blipFill>
                  <pic:spPr>
                    <a:xfrm>
                      <a:off x="0" y="0"/>
                      <a:ext cx="5612130" cy="2223135"/>
                    </a:xfrm>
                    <a:prstGeom prst="rect">
                      <a:avLst/>
                    </a:prstGeom>
                  </pic:spPr>
                </pic:pic>
              </a:graphicData>
            </a:graphic>
          </wp:inline>
        </w:drawing>
      </w:r>
    </w:p>
    <w:p w14:paraId="64D0E253" w14:textId="373F74CB" w:rsidR="00C06CA4" w:rsidRDefault="00DE339E" w:rsidP="00DE339E">
      <w:pPr>
        <w:pStyle w:val="Caption"/>
        <w:jc w:val="center"/>
      </w:pPr>
      <w:bookmarkStart w:id="144" w:name="_Toc52322196"/>
      <w:r>
        <w:t xml:space="preserve">Imagen </w:t>
      </w:r>
      <w:r w:rsidR="00262711">
        <w:fldChar w:fldCharType="begin"/>
      </w:r>
      <w:r w:rsidR="00262711">
        <w:instrText xml:space="preserve"> SEQ Imagen \* ARABIC </w:instrText>
      </w:r>
      <w:r w:rsidR="00262711">
        <w:fldChar w:fldCharType="separate"/>
      </w:r>
      <w:r w:rsidR="00E85264">
        <w:rPr>
          <w:noProof/>
        </w:rPr>
        <w:t>1</w:t>
      </w:r>
      <w:r w:rsidR="00262711">
        <w:rPr>
          <w:noProof/>
        </w:rPr>
        <w:fldChar w:fldCharType="end"/>
      </w:r>
      <w:r>
        <w:t>: Diagrama general del sistema</w:t>
      </w:r>
      <w:bookmarkEnd w:id="144"/>
    </w:p>
    <w:p w14:paraId="3C8764AB" w14:textId="77777777" w:rsidR="00DE339E" w:rsidRDefault="00DE339E" w:rsidP="00DE339E">
      <w:pPr>
        <w:rPr>
          <w:rFonts w:cs="Arial"/>
        </w:rPr>
      </w:pPr>
      <w:r w:rsidRPr="00C34652">
        <w:rPr>
          <w:rFonts w:cs="Arial"/>
        </w:rPr>
        <w:t xml:space="preserve">A continuación, se presentan las funciones que esperamos que acojan los usuarios del sistema, para garantizar su adecuado desempeño. Estas funciones han sido descritas según </w:t>
      </w:r>
      <w:r>
        <w:rPr>
          <w:rFonts w:cs="Arial"/>
        </w:rPr>
        <w:t>el rol actualmente del</w:t>
      </w:r>
      <w:r w:rsidRPr="00C34652">
        <w:rPr>
          <w:rFonts w:cs="Arial"/>
        </w:rPr>
        <w:t xml:space="preserve"> estudiante y el administrador</w:t>
      </w:r>
      <w:r>
        <w:rPr>
          <w:rFonts w:cs="Arial"/>
        </w:rPr>
        <w:t xml:space="preserve"> (profesor e investigador)</w:t>
      </w:r>
      <w:r w:rsidRPr="00C34652">
        <w:rPr>
          <w:rFonts w:cs="Arial"/>
        </w:rPr>
        <w:t>:</w:t>
      </w:r>
    </w:p>
    <w:p w14:paraId="312DB7C8" w14:textId="77777777" w:rsidR="00DE339E" w:rsidRDefault="00DE339E" w:rsidP="00DE339E">
      <w:pPr>
        <w:pStyle w:val="Heading2"/>
        <w:numPr>
          <w:ilvl w:val="2"/>
          <w:numId w:val="31"/>
        </w:numPr>
      </w:pPr>
      <w:bookmarkStart w:id="145" w:name="_Toc52322120"/>
      <w:r>
        <w:t>CASO DE USO DE INICIO DE SESIÓN</w:t>
      </w:r>
      <w:bookmarkEnd w:id="145"/>
    </w:p>
    <w:tbl>
      <w:tblPr>
        <w:tblW w:w="10065" w:type="dxa"/>
        <w:tblInd w:w="-21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70" w:type="dxa"/>
          <w:right w:w="70" w:type="dxa"/>
        </w:tblCellMar>
        <w:tblLook w:val="0000" w:firstRow="0" w:lastRow="0" w:firstColumn="0" w:lastColumn="0" w:noHBand="0" w:noVBand="0"/>
      </w:tblPr>
      <w:tblGrid>
        <w:gridCol w:w="993"/>
        <w:gridCol w:w="1276"/>
        <w:gridCol w:w="826"/>
        <w:gridCol w:w="4702"/>
        <w:gridCol w:w="2268"/>
      </w:tblGrid>
      <w:tr w:rsidR="00DE339E" w:rsidRPr="00C40D3E" w14:paraId="0E7FB564" w14:textId="77777777" w:rsidTr="00DE339E">
        <w:tc>
          <w:tcPr>
            <w:tcW w:w="3095" w:type="dxa"/>
            <w:gridSpan w:val="3"/>
            <w:shd w:val="clear" w:color="auto" w:fill="5F497A" w:themeFill="accent4" w:themeFillShade="BF"/>
            <w:vAlign w:val="center"/>
          </w:tcPr>
          <w:p w14:paraId="41F04E52" w14:textId="77777777" w:rsidR="00DE339E" w:rsidRPr="00C40D3E" w:rsidRDefault="00DE339E" w:rsidP="00DE339E">
            <w:pPr>
              <w:rPr>
                <w:rFonts w:cs="Arial"/>
                <w:b/>
                <w:bCs/>
                <w:color w:val="FFFFFF" w:themeColor="background1"/>
                <w:szCs w:val="24"/>
              </w:rPr>
            </w:pPr>
            <w:r w:rsidRPr="00C40D3E">
              <w:rPr>
                <w:rFonts w:cs="Arial"/>
                <w:b/>
                <w:bCs/>
                <w:color w:val="FFFFFF" w:themeColor="background1"/>
                <w:szCs w:val="24"/>
              </w:rPr>
              <w:t>CU-001</w:t>
            </w:r>
          </w:p>
        </w:tc>
        <w:tc>
          <w:tcPr>
            <w:tcW w:w="6970" w:type="dxa"/>
            <w:gridSpan w:val="2"/>
            <w:shd w:val="clear" w:color="auto" w:fill="5F497A" w:themeFill="accent4" w:themeFillShade="BF"/>
            <w:vAlign w:val="center"/>
          </w:tcPr>
          <w:p w14:paraId="3AF97163" w14:textId="77777777" w:rsidR="00DE339E" w:rsidRPr="00C40D3E" w:rsidRDefault="00DE339E" w:rsidP="00DE339E">
            <w:pPr>
              <w:rPr>
                <w:rFonts w:cs="Arial"/>
                <w:b/>
                <w:color w:val="FFFFFF" w:themeColor="background1"/>
                <w:szCs w:val="24"/>
              </w:rPr>
            </w:pPr>
            <w:r w:rsidRPr="00C40D3E">
              <w:rPr>
                <w:rFonts w:cs="Arial"/>
                <w:b/>
                <w:color w:val="FFFFFF" w:themeColor="background1"/>
                <w:szCs w:val="24"/>
              </w:rPr>
              <w:t>INICIO DE SESIÓN</w:t>
            </w:r>
          </w:p>
        </w:tc>
      </w:tr>
      <w:tr w:rsidR="00DE339E" w:rsidRPr="00C40D3E" w14:paraId="6973D78C" w14:textId="77777777" w:rsidTr="00DE339E">
        <w:tc>
          <w:tcPr>
            <w:tcW w:w="3095" w:type="dxa"/>
            <w:gridSpan w:val="3"/>
            <w:vAlign w:val="center"/>
          </w:tcPr>
          <w:p w14:paraId="545E694F" w14:textId="77777777" w:rsidR="00DE339E" w:rsidRPr="00C40D3E" w:rsidRDefault="00DE339E" w:rsidP="00DE339E">
            <w:pPr>
              <w:rPr>
                <w:rFonts w:cs="Arial"/>
                <w:b/>
                <w:bCs/>
                <w:szCs w:val="24"/>
              </w:rPr>
            </w:pPr>
            <w:r w:rsidRPr="00C40D3E">
              <w:rPr>
                <w:rFonts w:cs="Arial"/>
                <w:b/>
                <w:bCs/>
                <w:szCs w:val="24"/>
              </w:rPr>
              <w:t>Objetivos asociados</w:t>
            </w:r>
          </w:p>
        </w:tc>
        <w:tc>
          <w:tcPr>
            <w:tcW w:w="6970" w:type="dxa"/>
            <w:gridSpan w:val="2"/>
          </w:tcPr>
          <w:p w14:paraId="44FAED71" w14:textId="77777777" w:rsidR="00DE339E" w:rsidRPr="00C40D3E" w:rsidRDefault="00DE339E" w:rsidP="00DE339E">
            <w:pPr>
              <w:rPr>
                <w:rFonts w:cs="Arial"/>
                <w:szCs w:val="24"/>
              </w:rPr>
            </w:pPr>
            <w:r w:rsidRPr="00C40D3E">
              <w:rPr>
                <w:rFonts w:cs="Arial"/>
                <w:szCs w:val="24"/>
              </w:rPr>
              <w:t>Lograr la identificación y autenticación de usuario dispuesto a ingresar en el sitio</w:t>
            </w:r>
          </w:p>
        </w:tc>
      </w:tr>
      <w:tr w:rsidR="00DE339E" w:rsidRPr="00C40D3E" w14:paraId="05B38913" w14:textId="77777777" w:rsidTr="00DE339E">
        <w:tc>
          <w:tcPr>
            <w:tcW w:w="3095" w:type="dxa"/>
            <w:gridSpan w:val="3"/>
            <w:shd w:val="clear" w:color="auto" w:fill="E5DFEC" w:themeFill="accent4" w:themeFillTint="33"/>
            <w:vAlign w:val="center"/>
          </w:tcPr>
          <w:p w14:paraId="1C210B59" w14:textId="77777777" w:rsidR="00DE339E" w:rsidRPr="00C40D3E" w:rsidRDefault="00DE339E" w:rsidP="00DE339E">
            <w:pPr>
              <w:rPr>
                <w:rFonts w:cs="Arial"/>
                <w:b/>
                <w:bCs/>
                <w:szCs w:val="24"/>
              </w:rPr>
            </w:pPr>
            <w:r w:rsidRPr="00C40D3E">
              <w:rPr>
                <w:rFonts w:cs="Arial"/>
                <w:b/>
                <w:bCs/>
                <w:szCs w:val="24"/>
              </w:rPr>
              <w:t>Descripción</w:t>
            </w:r>
          </w:p>
        </w:tc>
        <w:tc>
          <w:tcPr>
            <w:tcW w:w="6970" w:type="dxa"/>
            <w:gridSpan w:val="2"/>
          </w:tcPr>
          <w:p w14:paraId="3ABD27FB" w14:textId="77777777" w:rsidR="00DE339E" w:rsidRPr="00C40D3E" w:rsidRDefault="00DE339E" w:rsidP="00DE339E">
            <w:pPr>
              <w:rPr>
                <w:rFonts w:cs="Arial"/>
                <w:szCs w:val="24"/>
              </w:rPr>
            </w:pPr>
            <w:r w:rsidRPr="00C40D3E">
              <w:rPr>
                <w:rFonts w:cs="Arial"/>
                <w:szCs w:val="24"/>
              </w:rPr>
              <w:t>El usuario deberá ingresar su identificación y contraseña para acceder a la pantalla principal del sitio</w:t>
            </w:r>
          </w:p>
        </w:tc>
      </w:tr>
      <w:tr w:rsidR="00DE339E" w:rsidRPr="00C40D3E" w14:paraId="7D5F73FE" w14:textId="77777777" w:rsidTr="00DE339E">
        <w:tc>
          <w:tcPr>
            <w:tcW w:w="10065" w:type="dxa"/>
            <w:gridSpan w:val="5"/>
            <w:shd w:val="clear" w:color="auto" w:fill="5F497A" w:themeFill="accent4" w:themeFillShade="BF"/>
          </w:tcPr>
          <w:p w14:paraId="539E5CEB" w14:textId="77777777" w:rsidR="00DE339E" w:rsidRPr="00C40D3E" w:rsidRDefault="00DE339E" w:rsidP="00DE339E">
            <w:pPr>
              <w:jc w:val="center"/>
              <w:rPr>
                <w:rFonts w:cs="Arial"/>
                <w:b/>
                <w:bCs/>
                <w:color w:val="FFFFFF" w:themeColor="background1"/>
                <w:szCs w:val="24"/>
              </w:rPr>
            </w:pPr>
            <w:r w:rsidRPr="00C40D3E">
              <w:rPr>
                <w:rFonts w:cs="Arial"/>
                <w:b/>
                <w:bCs/>
                <w:color w:val="FFFFFF" w:themeColor="background1"/>
                <w:szCs w:val="24"/>
              </w:rPr>
              <w:t>ACTOR(ES)</w:t>
            </w:r>
          </w:p>
        </w:tc>
      </w:tr>
      <w:tr w:rsidR="00DE339E" w:rsidRPr="00C40D3E" w14:paraId="08B73497" w14:textId="77777777" w:rsidTr="00DE339E">
        <w:tc>
          <w:tcPr>
            <w:tcW w:w="2269" w:type="dxa"/>
            <w:gridSpan w:val="2"/>
            <w:shd w:val="clear" w:color="auto" w:fill="E5DFEC" w:themeFill="accent4" w:themeFillTint="33"/>
          </w:tcPr>
          <w:p w14:paraId="51F1C232" w14:textId="77777777" w:rsidR="00DE339E" w:rsidRPr="00C40D3E" w:rsidRDefault="00DE339E" w:rsidP="00DE339E">
            <w:pPr>
              <w:jc w:val="center"/>
              <w:rPr>
                <w:rFonts w:cs="Arial"/>
                <w:b/>
                <w:bCs/>
                <w:szCs w:val="24"/>
              </w:rPr>
            </w:pPr>
            <w:r w:rsidRPr="00C40D3E">
              <w:rPr>
                <w:rFonts w:cs="Arial"/>
                <w:b/>
                <w:bCs/>
                <w:szCs w:val="24"/>
              </w:rPr>
              <w:t>Nombre</w:t>
            </w:r>
          </w:p>
        </w:tc>
        <w:tc>
          <w:tcPr>
            <w:tcW w:w="7796" w:type="dxa"/>
            <w:gridSpan w:val="3"/>
            <w:shd w:val="clear" w:color="auto" w:fill="E5DFEC" w:themeFill="accent4" w:themeFillTint="33"/>
          </w:tcPr>
          <w:p w14:paraId="42B3D9CC" w14:textId="77777777" w:rsidR="00DE339E" w:rsidRPr="00C40D3E" w:rsidRDefault="00DE339E" w:rsidP="00DE339E">
            <w:pPr>
              <w:jc w:val="center"/>
              <w:rPr>
                <w:rFonts w:cs="Arial"/>
                <w:b/>
                <w:bCs/>
                <w:szCs w:val="24"/>
              </w:rPr>
            </w:pPr>
            <w:r w:rsidRPr="00C40D3E">
              <w:rPr>
                <w:rFonts w:cs="Arial"/>
                <w:b/>
                <w:bCs/>
                <w:szCs w:val="24"/>
              </w:rPr>
              <w:t>Descripción</w:t>
            </w:r>
          </w:p>
        </w:tc>
      </w:tr>
      <w:tr w:rsidR="00DE339E" w:rsidRPr="00C40D3E" w14:paraId="7898A6E3" w14:textId="77777777" w:rsidTr="00DE339E">
        <w:trPr>
          <w:trHeight w:val="483"/>
        </w:trPr>
        <w:tc>
          <w:tcPr>
            <w:tcW w:w="2269" w:type="dxa"/>
            <w:gridSpan w:val="2"/>
            <w:shd w:val="clear" w:color="auto" w:fill="auto"/>
            <w:vAlign w:val="center"/>
          </w:tcPr>
          <w:p w14:paraId="77693149" w14:textId="77777777" w:rsidR="00DE339E" w:rsidRPr="00C40D3E" w:rsidRDefault="00DE339E" w:rsidP="00DE339E">
            <w:pPr>
              <w:rPr>
                <w:rFonts w:cs="Arial"/>
                <w:bCs/>
                <w:szCs w:val="24"/>
              </w:rPr>
            </w:pPr>
            <w:r w:rsidRPr="00C40D3E">
              <w:rPr>
                <w:rFonts w:cs="Arial"/>
                <w:bCs/>
                <w:szCs w:val="24"/>
              </w:rPr>
              <w:t>Usuario del sistema</w:t>
            </w:r>
          </w:p>
        </w:tc>
        <w:tc>
          <w:tcPr>
            <w:tcW w:w="7796" w:type="dxa"/>
            <w:gridSpan w:val="3"/>
            <w:shd w:val="clear" w:color="auto" w:fill="auto"/>
            <w:vAlign w:val="center"/>
          </w:tcPr>
          <w:p w14:paraId="1994B2B6" w14:textId="77777777" w:rsidR="00DE339E" w:rsidRPr="00C40D3E" w:rsidRDefault="00DE339E" w:rsidP="00DE339E">
            <w:pPr>
              <w:rPr>
                <w:rFonts w:cs="Arial"/>
                <w:bCs/>
                <w:szCs w:val="24"/>
              </w:rPr>
            </w:pPr>
          </w:p>
        </w:tc>
      </w:tr>
      <w:tr w:rsidR="00DE339E" w:rsidRPr="00C40D3E" w14:paraId="7DF5DDCE" w14:textId="77777777" w:rsidTr="00DE339E">
        <w:tc>
          <w:tcPr>
            <w:tcW w:w="3095" w:type="dxa"/>
            <w:gridSpan w:val="3"/>
            <w:vAlign w:val="center"/>
          </w:tcPr>
          <w:p w14:paraId="13474A34" w14:textId="77777777" w:rsidR="00DE339E" w:rsidRPr="00C40D3E" w:rsidRDefault="00DE339E" w:rsidP="00DE339E">
            <w:pPr>
              <w:rPr>
                <w:rFonts w:cs="Arial"/>
                <w:b/>
                <w:bCs/>
                <w:szCs w:val="24"/>
              </w:rPr>
            </w:pPr>
            <w:r w:rsidRPr="00C40D3E">
              <w:rPr>
                <w:rFonts w:cs="Arial"/>
                <w:b/>
                <w:bCs/>
                <w:szCs w:val="24"/>
              </w:rPr>
              <w:t>Precondición</w:t>
            </w:r>
          </w:p>
        </w:tc>
        <w:tc>
          <w:tcPr>
            <w:tcW w:w="6970" w:type="dxa"/>
            <w:gridSpan w:val="2"/>
          </w:tcPr>
          <w:p w14:paraId="30F66A8F" w14:textId="77777777" w:rsidR="00DE339E" w:rsidRPr="00C40D3E" w:rsidRDefault="00DE339E" w:rsidP="00DE339E">
            <w:pPr>
              <w:rPr>
                <w:rFonts w:cs="Arial"/>
                <w:szCs w:val="24"/>
              </w:rPr>
            </w:pPr>
            <w:r w:rsidRPr="00C40D3E">
              <w:rPr>
                <w:rFonts w:cs="Arial"/>
                <w:szCs w:val="24"/>
              </w:rPr>
              <w:t>Usuario previamente registrado en la UTP.</w:t>
            </w:r>
          </w:p>
          <w:p w14:paraId="7862B63B" w14:textId="77777777" w:rsidR="00DE339E" w:rsidRPr="00C40D3E" w:rsidRDefault="00DE339E" w:rsidP="00DE339E">
            <w:pPr>
              <w:rPr>
                <w:rFonts w:cs="Arial"/>
                <w:szCs w:val="24"/>
              </w:rPr>
            </w:pPr>
            <w:r w:rsidRPr="00C40D3E">
              <w:rPr>
                <w:rFonts w:cs="Arial"/>
                <w:szCs w:val="24"/>
              </w:rPr>
              <w:t>Haber accedido a la dirección del sitio.</w:t>
            </w:r>
          </w:p>
        </w:tc>
      </w:tr>
      <w:tr w:rsidR="00DE339E" w:rsidRPr="00C40D3E" w14:paraId="4A741792" w14:textId="77777777" w:rsidTr="00DE339E">
        <w:tc>
          <w:tcPr>
            <w:tcW w:w="10065" w:type="dxa"/>
            <w:gridSpan w:val="5"/>
            <w:shd w:val="clear" w:color="auto" w:fill="5F497A" w:themeFill="accent4" w:themeFillShade="BF"/>
          </w:tcPr>
          <w:p w14:paraId="5C4B2916" w14:textId="77777777" w:rsidR="00DE339E" w:rsidRPr="00C40D3E" w:rsidRDefault="00DE339E" w:rsidP="00DE339E">
            <w:pPr>
              <w:jc w:val="center"/>
              <w:rPr>
                <w:rFonts w:cs="Arial"/>
                <w:b/>
                <w:color w:val="FFFFFF" w:themeColor="background1"/>
                <w:szCs w:val="24"/>
              </w:rPr>
            </w:pPr>
            <w:r w:rsidRPr="00C40D3E">
              <w:rPr>
                <w:rFonts w:cs="Arial"/>
                <w:b/>
                <w:color w:val="FFFFFF" w:themeColor="background1"/>
                <w:szCs w:val="24"/>
              </w:rPr>
              <w:lastRenderedPageBreak/>
              <w:t>FLUJO BASICO</w:t>
            </w:r>
          </w:p>
        </w:tc>
      </w:tr>
      <w:tr w:rsidR="00DE339E" w:rsidRPr="00C40D3E" w14:paraId="08729609" w14:textId="77777777" w:rsidTr="00DE339E">
        <w:tc>
          <w:tcPr>
            <w:tcW w:w="993" w:type="dxa"/>
            <w:shd w:val="clear" w:color="auto" w:fill="E5DFEC" w:themeFill="accent4" w:themeFillTint="33"/>
            <w:vAlign w:val="center"/>
          </w:tcPr>
          <w:p w14:paraId="62B90910" w14:textId="77777777" w:rsidR="00DE339E" w:rsidRPr="00C40D3E" w:rsidRDefault="00DE339E" w:rsidP="00DE339E">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14:paraId="6F9DA086" w14:textId="77777777" w:rsidR="00DE339E" w:rsidRPr="00C40D3E" w:rsidRDefault="00DE339E" w:rsidP="00DE339E">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14:paraId="0D241C3C" w14:textId="77777777" w:rsidR="00DE339E" w:rsidRPr="00C40D3E" w:rsidRDefault="00DE339E" w:rsidP="00DE339E">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14:paraId="3D5BDE79" w14:textId="77777777" w:rsidR="00DE339E" w:rsidRPr="00C40D3E" w:rsidRDefault="00DE339E" w:rsidP="00DE339E">
            <w:pPr>
              <w:jc w:val="center"/>
              <w:rPr>
                <w:rFonts w:cs="Arial"/>
                <w:b/>
                <w:bCs/>
                <w:szCs w:val="24"/>
              </w:rPr>
            </w:pPr>
            <w:r w:rsidRPr="00C40D3E">
              <w:rPr>
                <w:rFonts w:cs="Arial"/>
                <w:b/>
                <w:bCs/>
                <w:szCs w:val="24"/>
              </w:rPr>
              <w:t>Flujo Alterno o Excepción</w:t>
            </w:r>
          </w:p>
        </w:tc>
      </w:tr>
      <w:tr w:rsidR="00DE339E" w:rsidRPr="00C40D3E" w14:paraId="5A1109B8" w14:textId="77777777" w:rsidTr="00DE339E">
        <w:tc>
          <w:tcPr>
            <w:tcW w:w="993" w:type="dxa"/>
          </w:tcPr>
          <w:p w14:paraId="2EF29516" w14:textId="77777777" w:rsidR="00DE339E" w:rsidRPr="00C40D3E" w:rsidRDefault="00DE339E" w:rsidP="00DE339E">
            <w:pPr>
              <w:jc w:val="center"/>
              <w:rPr>
                <w:rFonts w:cs="Arial"/>
                <w:szCs w:val="24"/>
              </w:rPr>
            </w:pPr>
            <w:r w:rsidRPr="00C40D3E">
              <w:rPr>
                <w:rFonts w:cs="Arial"/>
                <w:szCs w:val="24"/>
              </w:rPr>
              <w:t>1</w:t>
            </w:r>
          </w:p>
        </w:tc>
        <w:tc>
          <w:tcPr>
            <w:tcW w:w="1276" w:type="dxa"/>
            <w:vAlign w:val="center"/>
          </w:tcPr>
          <w:p w14:paraId="2B4E4137" w14:textId="77777777" w:rsidR="00DE339E" w:rsidRPr="00C40D3E" w:rsidRDefault="00DE339E" w:rsidP="00DE339E">
            <w:pPr>
              <w:jc w:val="center"/>
              <w:rPr>
                <w:rFonts w:cs="Arial"/>
                <w:szCs w:val="24"/>
              </w:rPr>
            </w:pPr>
            <w:r w:rsidRPr="00C40D3E">
              <w:rPr>
                <w:rFonts w:cs="Arial"/>
                <w:szCs w:val="24"/>
              </w:rPr>
              <w:t>Sistema</w:t>
            </w:r>
          </w:p>
        </w:tc>
        <w:tc>
          <w:tcPr>
            <w:tcW w:w="5528" w:type="dxa"/>
            <w:gridSpan w:val="2"/>
          </w:tcPr>
          <w:p w14:paraId="742894BF" w14:textId="77777777" w:rsidR="00DE339E" w:rsidRPr="00C40D3E" w:rsidRDefault="00DE339E" w:rsidP="00DE339E">
            <w:pPr>
              <w:rPr>
                <w:rFonts w:cs="Arial"/>
                <w:szCs w:val="24"/>
              </w:rPr>
            </w:pPr>
            <w:r w:rsidRPr="00C40D3E">
              <w:rPr>
                <w:rFonts w:cs="Arial"/>
                <w:szCs w:val="24"/>
              </w:rPr>
              <w:t>Mostrar los campos para ingresar la identificación del usuario y su contraseña.</w:t>
            </w:r>
          </w:p>
          <w:p w14:paraId="53DF6550" w14:textId="77777777" w:rsidR="00DE339E" w:rsidRPr="00C40D3E" w:rsidRDefault="00DE339E" w:rsidP="00DE339E">
            <w:pPr>
              <w:rPr>
                <w:rFonts w:cs="Arial"/>
                <w:szCs w:val="24"/>
              </w:rPr>
            </w:pPr>
            <w:r w:rsidRPr="00C40D3E">
              <w:rPr>
                <w:rFonts w:cs="Arial"/>
                <w:szCs w:val="24"/>
              </w:rPr>
              <w:t>Debe mostrar el título “Bienvenidos” y los campos:</w:t>
            </w:r>
          </w:p>
          <w:p w14:paraId="3C3E86B4" w14:textId="77777777" w:rsidR="00DE339E" w:rsidRPr="00C40D3E" w:rsidRDefault="00DE339E" w:rsidP="00DE339E">
            <w:pPr>
              <w:pStyle w:val="ListParagraph"/>
              <w:numPr>
                <w:ilvl w:val="0"/>
                <w:numId w:val="12"/>
              </w:numPr>
              <w:spacing w:after="0" w:line="240" w:lineRule="auto"/>
              <w:rPr>
                <w:rFonts w:cs="Arial"/>
                <w:szCs w:val="24"/>
              </w:rPr>
            </w:pPr>
            <w:r w:rsidRPr="00C40D3E">
              <w:rPr>
                <w:rFonts w:cs="Arial"/>
                <w:b/>
                <w:szCs w:val="24"/>
              </w:rPr>
              <w:t>Identificación</w:t>
            </w:r>
            <w:r w:rsidRPr="00C40D3E">
              <w:rPr>
                <w:rFonts w:cs="Arial"/>
                <w:szCs w:val="24"/>
              </w:rPr>
              <w:t>: Número de identificación del usuario, cédula o pasaporte</w:t>
            </w:r>
          </w:p>
          <w:p w14:paraId="45C27CA9" w14:textId="77777777" w:rsidR="00DE339E" w:rsidRPr="00C40D3E" w:rsidRDefault="00DE339E" w:rsidP="00DE339E">
            <w:pPr>
              <w:pStyle w:val="ListParagraph"/>
              <w:numPr>
                <w:ilvl w:val="0"/>
                <w:numId w:val="12"/>
              </w:numPr>
              <w:spacing w:after="0" w:line="240" w:lineRule="auto"/>
              <w:rPr>
                <w:rFonts w:cs="Arial"/>
                <w:b/>
                <w:szCs w:val="24"/>
              </w:rPr>
            </w:pPr>
            <w:r w:rsidRPr="00C40D3E">
              <w:rPr>
                <w:rFonts w:cs="Arial"/>
                <w:b/>
                <w:szCs w:val="24"/>
              </w:rPr>
              <w:t>Contraseña</w:t>
            </w:r>
            <w:r w:rsidRPr="00C40D3E">
              <w:rPr>
                <w:rFonts w:cs="Arial"/>
                <w:szCs w:val="24"/>
              </w:rPr>
              <w:t>: Permite ingresar la contraseña. Este campo debe estar enmascarado.</w:t>
            </w:r>
          </w:p>
          <w:p w14:paraId="51352DFE" w14:textId="77777777" w:rsidR="00DE339E" w:rsidRPr="00C40D3E" w:rsidRDefault="00DE339E" w:rsidP="00DE339E">
            <w:pPr>
              <w:pStyle w:val="ListParagraph"/>
              <w:numPr>
                <w:ilvl w:val="0"/>
                <w:numId w:val="12"/>
              </w:numPr>
              <w:spacing w:after="0" w:line="240" w:lineRule="auto"/>
              <w:rPr>
                <w:rFonts w:cs="Arial"/>
                <w:b/>
                <w:szCs w:val="24"/>
              </w:rPr>
            </w:pPr>
            <w:r w:rsidRPr="00C40D3E">
              <w:rPr>
                <w:rFonts w:cs="Arial"/>
                <w:szCs w:val="24"/>
              </w:rPr>
              <w:t>Ambos campos deberán ser obligatorios. En caso de que no se ingrese uno de los campos, se debe desplegar el mensaje de error “El campo NOMBRE DEL CAMPO es requerido” debajo del campo no ingresado.</w:t>
            </w:r>
          </w:p>
          <w:p w14:paraId="003257DF" w14:textId="77777777" w:rsidR="00DE339E" w:rsidRPr="00C40D3E" w:rsidRDefault="00DE339E" w:rsidP="00DE339E">
            <w:pPr>
              <w:pStyle w:val="ListParagraph"/>
              <w:numPr>
                <w:ilvl w:val="0"/>
                <w:numId w:val="12"/>
              </w:numPr>
              <w:spacing w:after="0" w:line="240" w:lineRule="auto"/>
              <w:rPr>
                <w:rFonts w:cs="Arial"/>
                <w:b/>
                <w:szCs w:val="24"/>
              </w:rPr>
            </w:pPr>
            <w:r w:rsidRPr="00C40D3E">
              <w:rPr>
                <w:rFonts w:cs="Arial"/>
                <w:szCs w:val="24"/>
              </w:rPr>
              <w:t xml:space="preserve">Debe mostrar la opción “Iniciar sesión” </w:t>
            </w:r>
          </w:p>
          <w:p w14:paraId="2661BD63" w14:textId="77777777" w:rsidR="00DE339E" w:rsidRPr="00C40D3E" w:rsidRDefault="00DE339E" w:rsidP="00DE339E">
            <w:pPr>
              <w:rPr>
                <w:rFonts w:cs="Arial"/>
                <w:szCs w:val="24"/>
              </w:rPr>
            </w:pPr>
            <w:r w:rsidRPr="00C40D3E">
              <w:rPr>
                <w:rFonts w:cs="Arial"/>
                <w:szCs w:val="24"/>
              </w:rPr>
              <w:t>(Imagen 1)</w:t>
            </w:r>
          </w:p>
        </w:tc>
        <w:tc>
          <w:tcPr>
            <w:tcW w:w="2268" w:type="dxa"/>
            <w:vAlign w:val="center"/>
          </w:tcPr>
          <w:p w14:paraId="0EAB3B5D" w14:textId="77777777" w:rsidR="00DE339E" w:rsidRPr="00C40D3E" w:rsidRDefault="00DE339E" w:rsidP="00DE339E">
            <w:pPr>
              <w:jc w:val="center"/>
              <w:rPr>
                <w:rFonts w:cs="Arial"/>
                <w:szCs w:val="24"/>
              </w:rPr>
            </w:pPr>
          </w:p>
        </w:tc>
      </w:tr>
      <w:tr w:rsidR="00DE339E" w:rsidRPr="00C40D3E" w14:paraId="77990570" w14:textId="77777777" w:rsidTr="00DE339E">
        <w:tc>
          <w:tcPr>
            <w:tcW w:w="993" w:type="dxa"/>
          </w:tcPr>
          <w:p w14:paraId="5AAEB4C1" w14:textId="77777777" w:rsidR="00DE339E" w:rsidRPr="00C40D3E" w:rsidRDefault="00DE339E" w:rsidP="00DE339E">
            <w:pPr>
              <w:jc w:val="center"/>
              <w:rPr>
                <w:rFonts w:cs="Arial"/>
                <w:szCs w:val="24"/>
              </w:rPr>
            </w:pPr>
            <w:r w:rsidRPr="00C40D3E">
              <w:rPr>
                <w:rFonts w:cs="Arial"/>
                <w:szCs w:val="24"/>
              </w:rPr>
              <w:t>2</w:t>
            </w:r>
          </w:p>
        </w:tc>
        <w:tc>
          <w:tcPr>
            <w:tcW w:w="1276" w:type="dxa"/>
            <w:vAlign w:val="center"/>
          </w:tcPr>
          <w:p w14:paraId="7B5932F1" w14:textId="77777777" w:rsidR="00DE339E" w:rsidRPr="00C40D3E" w:rsidRDefault="00DE339E" w:rsidP="00DE339E">
            <w:pPr>
              <w:jc w:val="center"/>
              <w:rPr>
                <w:rFonts w:cs="Arial"/>
                <w:szCs w:val="24"/>
              </w:rPr>
            </w:pPr>
            <w:r w:rsidRPr="00C40D3E">
              <w:rPr>
                <w:rFonts w:cs="Arial"/>
                <w:szCs w:val="24"/>
              </w:rPr>
              <w:t>Usuario del sistema</w:t>
            </w:r>
          </w:p>
        </w:tc>
        <w:tc>
          <w:tcPr>
            <w:tcW w:w="5528" w:type="dxa"/>
            <w:gridSpan w:val="2"/>
          </w:tcPr>
          <w:p w14:paraId="280437CC" w14:textId="77777777" w:rsidR="00DE339E" w:rsidRPr="00C40D3E" w:rsidRDefault="00DE339E" w:rsidP="00DE339E">
            <w:pPr>
              <w:rPr>
                <w:rFonts w:cs="Arial"/>
                <w:szCs w:val="24"/>
              </w:rPr>
            </w:pPr>
            <w:r w:rsidRPr="00C40D3E">
              <w:rPr>
                <w:rFonts w:cs="Arial"/>
                <w:szCs w:val="24"/>
              </w:rPr>
              <w:t>Ingresa los datos de identificación y contraseña y selecciona la opción “Iniciar Sesión”</w:t>
            </w:r>
          </w:p>
        </w:tc>
        <w:tc>
          <w:tcPr>
            <w:tcW w:w="2268" w:type="dxa"/>
            <w:vAlign w:val="center"/>
          </w:tcPr>
          <w:p w14:paraId="44DD447B" w14:textId="77777777" w:rsidR="00DE339E" w:rsidRPr="00C40D3E" w:rsidRDefault="00DE339E" w:rsidP="00DE339E">
            <w:pPr>
              <w:jc w:val="center"/>
              <w:rPr>
                <w:rFonts w:cs="Arial"/>
                <w:szCs w:val="24"/>
              </w:rPr>
            </w:pPr>
          </w:p>
        </w:tc>
      </w:tr>
      <w:tr w:rsidR="00DE339E" w:rsidRPr="00C40D3E" w14:paraId="0D2C36CC" w14:textId="77777777" w:rsidTr="00DE339E">
        <w:tc>
          <w:tcPr>
            <w:tcW w:w="993" w:type="dxa"/>
          </w:tcPr>
          <w:p w14:paraId="447282F6" w14:textId="77777777" w:rsidR="00DE339E" w:rsidRPr="00C40D3E" w:rsidRDefault="00DE339E" w:rsidP="00DE339E">
            <w:pPr>
              <w:jc w:val="center"/>
              <w:rPr>
                <w:rFonts w:cs="Arial"/>
                <w:szCs w:val="24"/>
              </w:rPr>
            </w:pPr>
            <w:r w:rsidRPr="00C40D3E">
              <w:rPr>
                <w:rFonts w:cs="Arial"/>
                <w:szCs w:val="24"/>
              </w:rPr>
              <w:t>3</w:t>
            </w:r>
          </w:p>
        </w:tc>
        <w:tc>
          <w:tcPr>
            <w:tcW w:w="1276" w:type="dxa"/>
            <w:vAlign w:val="center"/>
          </w:tcPr>
          <w:p w14:paraId="7816F925" w14:textId="77777777" w:rsidR="00DE339E" w:rsidRPr="00C40D3E" w:rsidRDefault="00DE339E" w:rsidP="00DE339E">
            <w:pPr>
              <w:jc w:val="center"/>
              <w:rPr>
                <w:rFonts w:cs="Arial"/>
                <w:szCs w:val="24"/>
              </w:rPr>
            </w:pPr>
            <w:r w:rsidRPr="00C40D3E">
              <w:rPr>
                <w:rFonts w:cs="Arial"/>
                <w:szCs w:val="24"/>
              </w:rPr>
              <w:t>Sistema</w:t>
            </w:r>
          </w:p>
        </w:tc>
        <w:tc>
          <w:tcPr>
            <w:tcW w:w="5528" w:type="dxa"/>
            <w:gridSpan w:val="2"/>
          </w:tcPr>
          <w:p w14:paraId="24610238" w14:textId="77777777" w:rsidR="00DE339E" w:rsidRPr="00C40D3E" w:rsidRDefault="00DE339E" w:rsidP="00DE339E">
            <w:pPr>
              <w:rPr>
                <w:rFonts w:cs="Arial"/>
                <w:szCs w:val="24"/>
              </w:rPr>
            </w:pPr>
            <w:r w:rsidRPr="00C40D3E">
              <w:rPr>
                <w:rFonts w:cs="Arial"/>
                <w:szCs w:val="24"/>
              </w:rPr>
              <w:t>Validar Identificación y contraseña ingresadas.</w:t>
            </w:r>
          </w:p>
          <w:p w14:paraId="389EE8E6" w14:textId="77777777" w:rsidR="00DE339E" w:rsidRPr="00C40D3E" w:rsidRDefault="00DE339E" w:rsidP="00DE339E">
            <w:pPr>
              <w:pStyle w:val="ListParagraph"/>
              <w:numPr>
                <w:ilvl w:val="0"/>
                <w:numId w:val="12"/>
              </w:numPr>
              <w:spacing w:after="0" w:line="240" w:lineRule="auto"/>
              <w:rPr>
                <w:rFonts w:cs="Arial"/>
                <w:szCs w:val="24"/>
              </w:rPr>
            </w:pPr>
            <w:r w:rsidRPr="00C40D3E">
              <w:rPr>
                <w:rFonts w:cs="Arial"/>
                <w:szCs w:val="24"/>
              </w:rPr>
              <w:t>Validar que la identificación y contraseña existen en base de datos.</w:t>
            </w:r>
          </w:p>
          <w:p w14:paraId="43598F21" w14:textId="77777777" w:rsidR="00DE339E" w:rsidRPr="00C40D3E" w:rsidRDefault="00DE339E" w:rsidP="00DE339E">
            <w:pPr>
              <w:pStyle w:val="ListParagraph"/>
              <w:numPr>
                <w:ilvl w:val="0"/>
                <w:numId w:val="12"/>
              </w:numPr>
              <w:spacing w:after="0" w:line="240" w:lineRule="auto"/>
              <w:rPr>
                <w:rFonts w:cs="Arial"/>
                <w:szCs w:val="24"/>
              </w:rPr>
            </w:pPr>
            <w:r w:rsidRPr="00C40D3E">
              <w:rPr>
                <w:rFonts w:cs="Arial"/>
                <w:szCs w:val="24"/>
              </w:rPr>
              <w:t>Validar el rol del usuario.</w:t>
            </w:r>
          </w:p>
        </w:tc>
        <w:tc>
          <w:tcPr>
            <w:tcW w:w="2268" w:type="dxa"/>
            <w:vAlign w:val="center"/>
          </w:tcPr>
          <w:p w14:paraId="5DD4BB14" w14:textId="77777777" w:rsidR="00DE339E" w:rsidRPr="00C40D3E" w:rsidRDefault="00DE339E" w:rsidP="00DE339E">
            <w:pPr>
              <w:jc w:val="center"/>
              <w:rPr>
                <w:rFonts w:cs="Arial"/>
                <w:b/>
                <w:szCs w:val="24"/>
              </w:rPr>
            </w:pPr>
            <w:r w:rsidRPr="00C40D3E">
              <w:rPr>
                <w:rFonts w:cs="Arial"/>
                <w:b/>
                <w:szCs w:val="24"/>
              </w:rPr>
              <w:t>E1</w:t>
            </w:r>
          </w:p>
          <w:p w14:paraId="4519E327" w14:textId="77777777" w:rsidR="00DE339E" w:rsidRPr="00C40D3E" w:rsidRDefault="00DE339E" w:rsidP="00DE339E">
            <w:pPr>
              <w:jc w:val="center"/>
              <w:rPr>
                <w:rFonts w:cs="Arial"/>
                <w:b/>
                <w:szCs w:val="24"/>
              </w:rPr>
            </w:pPr>
            <w:r w:rsidRPr="00C40D3E">
              <w:rPr>
                <w:rFonts w:cs="Arial"/>
                <w:b/>
                <w:szCs w:val="24"/>
              </w:rPr>
              <w:t>E2</w:t>
            </w:r>
          </w:p>
        </w:tc>
      </w:tr>
      <w:tr w:rsidR="00DE339E" w:rsidRPr="00C40D3E" w14:paraId="567DE488" w14:textId="77777777" w:rsidTr="00DE339E">
        <w:tc>
          <w:tcPr>
            <w:tcW w:w="993" w:type="dxa"/>
          </w:tcPr>
          <w:p w14:paraId="743EEB99" w14:textId="77777777" w:rsidR="00DE339E" w:rsidRPr="00C40D3E" w:rsidRDefault="00DE339E" w:rsidP="00DE339E">
            <w:pPr>
              <w:jc w:val="center"/>
              <w:rPr>
                <w:rFonts w:cs="Arial"/>
                <w:szCs w:val="24"/>
              </w:rPr>
            </w:pPr>
            <w:r w:rsidRPr="00C40D3E">
              <w:rPr>
                <w:rFonts w:cs="Arial"/>
                <w:szCs w:val="24"/>
              </w:rPr>
              <w:t>4</w:t>
            </w:r>
          </w:p>
        </w:tc>
        <w:tc>
          <w:tcPr>
            <w:tcW w:w="1276" w:type="dxa"/>
            <w:vAlign w:val="center"/>
          </w:tcPr>
          <w:p w14:paraId="2CE15554" w14:textId="77777777" w:rsidR="00DE339E" w:rsidRPr="00C40D3E" w:rsidRDefault="00DE339E" w:rsidP="00DE339E">
            <w:pPr>
              <w:jc w:val="center"/>
              <w:rPr>
                <w:rFonts w:cs="Arial"/>
                <w:szCs w:val="24"/>
              </w:rPr>
            </w:pPr>
            <w:r w:rsidRPr="00C40D3E">
              <w:rPr>
                <w:rFonts w:cs="Arial"/>
                <w:szCs w:val="24"/>
              </w:rPr>
              <w:t>Sistema</w:t>
            </w:r>
          </w:p>
        </w:tc>
        <w:tc>
          <w:tcPr>
            <w:tcW w:w="5528" w:type="dxa"/>
            <w:gridSpan w:val="2"/>
          </w:tcPr>
          <w:p w14:paraId="5B933E06" w14:textId="77777777" w:rsidR="00DE339E" w:rsidRPr="00C40D3E" w:rsidRDefault="00DE339E" w:rsidP="00DE339E">
            <w:pPr>
              <w:rPr>
                <w:rFonts w:cs="Arial"/>
                <w:szCs w:val="24"/>
              </w:rPr>
            </w:pPr>
            <w:r w:rsidRPr="00C40D3E">
              <w:rPr>
                <w:rFonts w:cs="Arial"/>
                <w:szCs w:val="24"/>
              </w:rPr>
              <w:t>se muestra la “vista de estudiantes” del sitio</w:t>
            </w:r>
          </w:p>
        </w:tc>
        <w:tc>
          <w:tcPr>
            <w:tcW w:w="2268" w:type="dxa"/>
            <w:vAlign w:val="center"/>
          </w:tcPr>
          <w:p w14:paraId="3ABF4319" w14:textId="77777777" w:rsidR="00DE339E" w:rsidRPr="00C40D3E" w:rsidRDefault="00DE339E" w:rsidP="00DE339E">
            <w:pPr>
              <w:jc w:val="center"/>
              <w:rPr>
                <w:rFonts w:cs="Arial"/>
                <w:b/>
                <w:szCs w:val="24"/>
              </w:rPr>
            </w:pPr>
            <w:r w:rsidRPr="00C40D3E">
              <w:rPr>
                <w:rFonts w:cs="Arial"/>
                <w:b/>
                <w:szCs w:val="24"/>
              </w:rPr>
              <w:t>A1</w:t>
            </w:r>
          </w:p>
        </w:tc>
      </w:tr>
      <w:tr w:rsidR="00DE339E" w:rsidRPr="00C40D3E" w14:paraId="0CAD4249" w14:textId="77777777" w:rsidTr="00DE339E">
        <w:tc>
          <w:tcPr>
            <w:tcW w:w="993" w:type="dxa"/>
          </w:tcPr>
          <w:p w14:paraId="36B51611" w14:textId="77777777" w:rsidR="00DE339E" w:rsidRPr="00C40D3E" w:rsidRDefault="00DE339E" w:rsidP="00DE339E">
            <w:pPr>
              <w:jc w:val="center"/>
              <w:rPr>
                <w:rFonts w:cs="Arial"/>
                <w:szCs w:val="24"/>
              </w:rPr>
            </w:pPr>
            <w:r w:rsidRPr="00C40D3E">
              <w:rPr>
                <w:rFonts w:cs="Arial"/>
                <w:szCs w:val="24"/>
              </w:rPr>
              <w:t>5</w:t>
            </w:r>
          </w:p>
        </w:tc>
        <w:tc>
          <w:tcPr>
            <w:tcW w:w="6804" w:type="dxa"/>
            <w:gridSpan w:val="3"/>
            <w:vAlign w:val="center"/>
          </w:tcPr>
          <w:p w14:paraId="5C1C49CA" w14:textId="77777777" w:rsidR="00DE339E" w:rsidRPr="00C40D3E" w:rsidRDefault="00DE339E" w:rsidP="00DE339E">
            <w:pPr>
              <w:rPr>
                <w:rFonts w:cs="Arial"/>
                <w:szCs w:val="24"/>
              </w:rPr>
            </w:pPr>
            <w:r w:rsidRPr="00C40D3E">
              <w:rPr>
                <w:rFonts w:cs="Arial"/>
                <w:szCs w:val="24"/>
              </w:rPr>
              <w:t>Fin del caso de uso.</w:t>
            </w:r>
          </w:p>
        </w:tc>
        <w:tc>
          <w:tcPr>
            <w:tcW w:w="2268" w:type="dxa"/>
            <w:vAlign w:val="center"/>
          </w:tcPr>
          <w:p w14:paraId="4447AC64" w14:textId="77777777" w:rsidR="00DE339E" w:rsidRPr="00C40D3E" w:rsidRDefault="00DE339E" w:rsidP="00DE339E">
            <w:pPr>
              <w:jc w:val="center"/>
              <w:rPr>
                <w:rFonts w:cs="Arial"/>
                <w:szCs w:val="24"/>
              </w:rPr>
            </w:pPr>
          </w:p>
        </w:tc>
      </w:tr>
      <w:tr w:rsidR="00DE339E" w:rsidRPr="00C40D3E" w14:paraId="12591ED1" w14:textId="77777777" w:rsidTr="00DE339E">
        <w:tc>
          <w:tcPr>
            <w:tcW w:w="10065" w:type="dxa"/>
            <w:gridSpan w:val="5"/>
            <w:shd w:val="clear" w:color="auto" w:fill="5F497A" w:themeFill="accent4" w:themeFillShade="BF"/>
            <w:vAlign w:val="center"/>
          </w:tcPr>
          <w:p w14:paraId="6DD4A8B5" w14:textId="77777777" w:rsidR="00DE339E" w:rsidRPr="00C40D3E" w:rsidRDefault="00DE339E" w:rsidP="00DE339E">
            <w:pPr>
              <w:jc w:val="center"/>
              <w:rPr>
                <w:rFonts w:cs="Arial"/>
                <w:b/>
                <w:bCs/>
                <w:color w:val="FFFFFF" w:themeColor="background1"/>
                <w:szCs w:val="24"/>
              </w:rPr>
            </w:pPr>
            <w:r w:rsidRPr="00C40D3E">
              <w:rPr>
                <w:rFonts w:cs="Arial"/>
                <w:b/>
                <w:bCs/>
                <w:color w:val="FFFFFF" w:themeColor="background1"/>
                <w:szCs w:val="24"/>
              </w:rPr>
              <w:t>FLUJOS ALTERNOS</w:t>
            </w:r>
          </w:p>
        </w:tc>
      </w:tr>
      <w:tr w:rsidR="00DE339E" w:rsidRPr="00C40D3E" w14:paraId="38B9BBCF" w14:textId="77777777" w:rsidTr="00DE339E">
        <w:tc>
          <w:tcPr>
            <w:tcW w:w="993" w:type="dxa"/>
            <w:shd w:val="clear" w:color="auto" w:fill="E5DFEC" w:themeFill="accent4" w:themeFillTint="33"/>
            <w:vAlign w:val="center"/>
          </w:tcPr>
          <w:p w14:paraId="00000388" w14:textId="77777777" w:rsidR="00DE339E" w:rsidRPr="00C40D3E" w:rsidRDefault="00DE339E" w:rsidP="00DE339E">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14:paraId="1B943673" w14:textId="77777777" w:rsidR="00DE339E" w:rsidRPr="00C40D3E" w:rsidRDefault="00DE339E" w:rsidP="00DE339E">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14:paraId="1FF99C8B" w14:textId="77777777" w:rsidR="00DE339E" w:rsidRPr="00C40D3E" w:rsidRDefault="00DE339E" w:rsidP="00DE339E">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14:paraId="45F73BB0" w14:textId="77777777" w:rsidR="00DE339E" w:rsidRPr="00C40D3E" w:rsidRDefault="00DE339E" w:rsidP="00DE339E">
            <w:pPr>
              <w:jc w:val="center"/>
              <w:rPr>
                <w:rFonts w:cs="Arial"/>
                <w:b/>
                <w:bCs/>
                <w:szCs w:val="24"/>
              </w:rPr>
            </w:pPr>
            <w:r w:rsidRPr="00C40D3E">
              <w:rPr>
                <w:rFonts w:cs="Arial"/>
                <w:b/>
                <w:bCs/>
                <w:szCs w:val="24"/>
              </w:rPr>
              <w:t>Flujo Alterno o Excepción</w:t>
            </w:r>
          </w:p>
        </w:tc>
      </w:tr>
      <w:tr w:rsidR="00DE339E" w:rsidRPr="00C40D3E" w14:paraId="2A8B0C5A" w14:textId="77777777" w:rsidTr="00DE339E">
        <w:tc>
          <w:tcPr>
            <w:tcW w:w="10065" w:type="dxa"/>
            <w:gridSpan w:val="5"/>
            <w:shd w:val="clear" w:color="auto" w:fill="E5DFEC" w:themeFill="accent4" w:themeFillTint="33"/>
          </w:tcPr>
          <w:p w14:paraId="4866CB1E" w14:textId="77777777" w:rsidR="00DE339E" w:rsidRPr="00C40D3E" w:rsidRDefault="00DE339E" w:rsidP="00DE339E">
            <w:pPr>
              <w:rPr>
                <w:rFonts w:cs="Arial"/>
                <w:b/>
                <w:szCs w:val="24"/>
              </w:rPr>
            </w:pPr>
            <w:r w:rsidRPr="00C40D3E">
              <w:rPr>
                <w:rFonts w:cs="Arial"/>
                <w:b/>
                <w:szCs w:val="24"/>
              </w:rPr>
              <w:lastRenderedPageBreak/>
              <w:t>A1 – Se identifica que el rol del usuario ingresado es Asesor</w:t>
            </w:r>
          </w:p>
        </w:tc>
      </w:tr>
      <w:tr w:rsidR="00DE339E" w:rsidRPr="00C40D3E" w14:paraId="084E0134" w14:textId="77777777" w:rsidTr="00DE339E">
        <w:tc>
          <w:tcPr>
            <w:tcW w:w="993" w:type="dxa"/>
            <w:vAlign w:val="center"/>
          </w:tcPr>
          <w:p w14:paraId="336592FE" w14:textId="77777777" w:rsidR="00DE339E" w:rsidRPr="00C40D3E" w:rsidRDefault="00DE339E" w:rsidP="00DE339E">
            <w:pPr>
              <w:jc w:val="center"/>
              <w:rPr>
                <w:rFonts w:cs="Arial"/>
                <w:szCs w:val="24"/>
              </w:rPr>
            </w:pPr>
            <w:r w:rsidRPr="00C40D3E">
              <w:rPr>
                <w:rFonts w:cs="Arial"/>
                <w:szCs w:val="24"/>
              </w:rPr>
              <w:t>1</w:t>
            </w:r>
          </w:p>
        </w:tc>
        <w:tc>
          <w:tcPr>
            <w:tcW w:w="1276" w:type="dxa"/>
            <w:vAlign w:val="center"/>
          </w:tcPr>
          <w:p w14:paraId="5AC4D9E3" w14:textId="77777777" w:rsidR="00DE339E" w:rsidRPr="00C40D3E" w:rsidRDefault="00DE339E" w:rsidP="00DE339E">
            <w:pPr>
              <w:jc w:val="center"/>
              <w:rPr>
                <w:rFonts w:cs="Arial"/>
                <w:szCs w:val="24"/>
              </w:rPr>
            </w:pPr>
            <w:r w:rsidRPr="00C40D3E">
              <w:rPr>
                <w:rFonts w:cs="Arial"/>
                <w:szCs w:val="24"/>
              </w:rPr>
              <w:t>Sistema</w:t>
            </w:r>
          </w:p>
        </w:tc>
        <w:tc>
          <w:tcPr>
            <w:tcW w:w="5528" w:type="dxa"/>
            <w:gridSpan w:val="2"/>
          </w:tcPr>
          <w:p w14:paraId="4CE7BB78" w14:textId="77777777" w:rsidR="00DE339E" w:rsidRPr="00C40D3E" w:rsidRDefault="00DE339E" w:rsidP="00DE339E">
            <w:pPr>
              <w:rPr>
                <w:rFonts w:cs="Arial"/>
                <w:szCs w:val="24"/>
              </w:rPr>
            </w:pPr>
            <w:r w:rsidRPr="00C40D3E">
              <w:rPr>
                <w:rFonts w:cs="Arial"/>
                <w:szCs w:val="24"/>
              </w:rPr>
              <w:t>Se muestra la “vista de asesor” del sitio</w:t>
            </w:r>
          </w:p>
        </w:tc>
        <w:tc>
          <w:tcPr>
            <w:tcW w:w="2268" w:type="dxa"/>
            <w:vAlign w:val="center"/>
          </w:tcPr>
          <w:p w14:paraId="710FDAE9" w14:textId="77777777" w:rsidR="00DE339E" w:rsidRPr="00C40D3E" w:rsidRDefault="00DE339E" w:rsidP="00DE339E">
            <w:pPr>
              <w:jc w:val="center"/>
              <w:rPr>
                <w:rFonts w:cs="Arial"/>
                <w:szCs w:val="24"/>
              </w:rPr>
            </w:pPr>
          </w:p>
        </w:tc>
      </w:tr>
      <w:tr w:rsidR="00DE339E" w:rsidRPr="00C40D3E" w14:paraId="2E175C1B" w14:textId="77777777" w:rsidTr="00DE339E">
        <w:tc>
          <w:tcPr>
            <w:tcW w:w="993" w:type="dxa"/>
            <w:vAlign w:val="center"/>
          </w:tcPr>
          <w:p w14:paraId="3390D260" w14:textId="77777777" w:rsidR="00DE339E" w:rsidRPr="00C40D3E" w:rsidRDefault="00DE339E" w:rsidP="00DE339E">
            <w:pPr>
              <w:jc w:val="center"/>
              <w:rPr>
                <w:rFonts w:cs="Arial"/>
                <w:szCs w:val="24"/>
              </w:rPr>
            </w:pPr>
            <w:r w:rsidRPr="00C40D3E">
              <w:rPr>
                <w:rFonts w:cs="Arial"/>
                <w:szCs w:val="24"/>
              </w:rPr>
              <w:t>2</w:t>
            </w:r>
          </w:p>
        </w:tc>
        <w:tc>
          <w:tcPr>
            <w:tcW w:w="6804" w:type="dxa"/>
            <w:gridSpan w:val="3"/>
            <w:vAlign w:val="center"/>
          </w:tcPr>
          <w:p w14:paraId="55E38657" w14:textId="77777777" w:rsidR="00DE339E" w:rsidRPr="00C40D3E" w:rsidRDefault="00DE339E" w:rsidP="00DE339E">
            <w:pPr>
              <w:rPr>
                <w:rFonts w:cs="Arial"/>
                <w:szCs w:val="24"/>
              </w:rPr>
            </w:pPr>
            <w:r w:rsidRPr="00C40D3E">
              <w:rPr>
                <w:rFonts w:cs="Arial"/>
                <w:szCs w:val="24"/>
              </w:rPr>
              <w:t>Fin del caso de uso</w:t>
            </w:r>
          </w:p>
        </w:tc>
        <w:tc>
          <w:tcPr>
            <w:tcW w:w="2268" w:type="dxa"/>
            <w:vAlign w:val="center"/>
          </w:tcPr>
          <w:p w14:paraId="14A58CCD" w14:textId="77777777" w:rsidR="00DE339E" w:rsidRPr="00C40D3E" w:rsidRDefault="00DE339E" w:rsidP="00DE339E">
            <w:pPr>
              <w:jc w:val="center"/>
              <w:rPr>
                <w:rFonts w:cs="Arial"/>
                <w:szCs w:val="24"/>
              </w:rPr>
            </w:pPr>
          </w:p>
        </w:tc>
      </w:tr>
      <w:tr w:rsidR="00DE339E" w:rsidRPr="00C40D3E" w14:paraId="0384B642" w14:textId="77777777" w:rsidTr="00DE339E">
        <w:tc>
          <w:tcPr>
            <w:tcW w:w="10065" w:type="dxa"/>
            <w:gridSpan w:val="5"/>
            <w:shd w:val="clear" w:color="auto" w:fill="5F497A" w:themeFill="accent4" w:themeFillShade="BF"/>
            <w:vAlign w:val="center"/>
          </w:tcPr>
          <w:p w14:paraId="51354429" w14:textId="77777777" w:rsidR="00DE339E" w:rsidRPr="00C40D3E" w:rsidRDefault="00DE339E" w:rsidP="00DE339E">
            <w:pPr>
              <w:jc w:val="center"/>
              <w:rPr>
                <w:rFonts w:cs="Arial"/>
                <w:b/>
                <w:bCs/>
                <w:color w:val="FFFFFF" w:themeColor="background1"/>
                <w:szCs w:val="24"/>
              </w:rPr>
            </w:pPr>
            <w:r w:rsidRPr="00C40D3E">
              <w:rPr>
                <w:rFonts w:cs="Arial"/>
                <w:b/>
                <w:bCs/>
                <w:color w:val="FFFFFF" w:themeColor="background1"/>
                <w:szCs w:val="24"/>
              </w:rPr>
              <w:t>FLUJOS DE EXCEPCIÓN</w:t>
            </w:r>
          </w:p>
        </w:tc>
      </w:tr>
      <w:tr w:rsidR="00DE339E" w:rsidRPr="00C40D3E" w14:paraId="1505C5A8" w14:textId="77777777" w:rsidTr="00DE339E">
        <w:tc>
          <w:tcPr>
            <w:tcW w:w="993" w:type="dxa"/>
            <w:shd w:val="clear" w:color="auto" w:fill="E5DFEC" w:themeFill="accent4" w:themeFillTint="33"/>
            <w:vAlign w:val="center"/>
          </w:tcPr>
          <w:p w14:paraId="1550C1E5" w14:textId="77777777" w:rsidR="00DE339E" w:rsidRPr="00C40D3E" w:rsidRDefault="00DE339E" w:rsidP="00DE339E">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14:paraId="562B1F58" w14:textId="77777777" w:rsidR="00DE339E" w:rsidRPr="00C40D3E" w:rsidRDefault="00DE339E" w:rsidP="00DE339E">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14:paraId="4F5E52CD" w14:textId="77777777" w:rsidR="00DE339E" w:rsidRPr="00C40D3E" w:rsidRDefault="00DE339E" w:rsidP="00DE339E">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14:paraId="709B6886" w14:textId="77777777" w:rsidR="00DE339E" w:rsidRPr="00C40D3E" w:rsidRDefault="00DE339E" w:rsidP="00DE339E">
            <w:pPr>
              <w:jc w:val="center"/>
              <w:rPr>
                <w:rFonts w:cs="Arial"/>
                <w:b/>
                <w:bCs/>
                <w:szCs w:val="24"/>
              </w:rPr>
            </w:pPr>
            <w:r w:rsidRPr="00C40D3E">
              <w:rPr>
                <w:rFonts w:cs="Arial"/>
                <w:b/>
                <w:bCs/>
                <w:szCs w:val="24"/>
              </w:rPr>
              <w:t>Flujo Alterno o Excepción</w:t>
            </w:r>
          </w:p>
        </w:tc>
      </w:tr>
      <w:tr w:rsidR="00DE339E" w:rsidRPr="00C40D3E" w14:paraId="58DE7A15" w14:textId="77777777" w:rsidTr="00DE339E">
        <w:tc>
          <w:tcPr>
            <w:tcW w:w="10065" w:type="dxa"/>
            <w:gridSpan w:val="5"/>
            <w:shd w:val="clear" w:color="auto" w:fill="E5DFEC" w:themeFill="accent4" w:themeFillTint="33"/>
          </w:tcPr>
          <w:p w14:paraId="197C83F1" w14:textId="77777777" w:rsidR="00DE339E" w:rsidRPr="00C40D3E" w:rsidRDefault="00DE339E" w:rsidP="00DE339E">
            <w:pPr>
              <w:rPr>
                <w:rFonts w:cs="Arial"/>
                <w:b/>
                <w:szCs w:val="24"/>
              </w:rPr>
            </w:pPr>
            <w:r w:rsidRPr="00C40D3E">
              <w:rPr>
                <w:rFonts w:cs="Arial"/>
                <w:b/>
                <w:szCs w:val="24"/>
              </w:rPr>
              <w:t>E1 – El sistema detecta que la identificación o contraseña no son válidos</w:t>
            </w:r>
          </w:p>
        </w:tc>
      </w:tr>
      <w:tr w:rsidR="00DE339E" w:rsidRPr="00C40D3E" w14:paraId="1BAE63F1" w14:textId="77777777" w:rsidTr="00DE339E">
        <w:tc>
          <w:tcPr>
            <w:tcW w:w="993" w:type="dxa"/>
          </w:tcPr>
          <w:p w14:paraId="69FE670C" w14:textId="77777777" w:rsidR="00DE339E" w:rsidRPr="00C40D3E" w:rsidRDefault="00DE339E" w:rsidP="00DE339E">
            <w:pPr>
              <w:jc w:val="center"/>
              <w:rPr>
                <w:rFonts w:cs="Arial"/>
                <w:szCs w:val="24"/>
              </w:rPr>
            </w:pPr>
            <w:r w:rsidRPr="00C40D3E">
              <w:rPr>
                <w:rFonts w:cs="Arial"/>
                <w:szCs w:val="24"/>
              </w:rPr>
              <w:t>1</w:t>
            </w:r>
          </w:p>
        </w:tc>
        <w:tc>
          <w:tcPr>
            <w:tcW w:w="1276" w:type="dxa"/>
          </w:tcPr>
          <w:p w14:paraId="5FC41505" w14:textId="77777777" w:rsidR="00DE339E" w:rsidRPr="00C40D3E" w:rsidRDefault="00DE339E" w:rsidP="00DE339E">
            <w:pPr>
              <w:jc w:val="center"/>
              <w:rPr>
                <w:rFonts w:cs="Arial"/>
                <w:szCs w:val="24"/>
              </w:rPr>
            </w:pPr>
            <w:r w:rsidRPr="00C40D3E">
              <w:rPr>
                <w:rFonts w:cs="Arial"/>
                <w:szCs w:val="24"/>
              </w:rPr>
              <w:t>Sistema</w:t>
            </w:r>
          </w:p>
        </w:tc>
        <w:tc>
          <w:tcPr>
            <w:tcW w:w="5528" w:type="dxa"/>
            <w:gridSpan w:val="2"/>
          </w:tcPr>
          <w:p w14:paraId="00673C9C" w14:textId="77777777" w:rsidR="00DE339E" w:rsidRPr="00C40D3E" w:rsidRDefault="00DE339E" w:rsidP="00DE339E">
            <w:pPr>
              <w:rPr>
                <w:rFonts w:cs="Arial"/>
                <w:szCs w:val="24"/>
              </w:rPr>
            </w:pPr>
            <w:r w:rsidRPr="00C40D3E">
              <w:rPr>
                <w:rFonts w:cs="Arial"/>
                <w:szCs w:val="24"/>
              </w:rPr>
              <w:t>Se muestra una notificación de error con el mensaje “Usuario no encontrado”</w:t>
            </w:r>
          </w:p>
        </w:tc>
        <w:tc>
          <w:tcPr>
            <w:tcW w:w="2268" w:type="dxa"/>
          </w:tcPr>
          <w:p w14:paraId="138CCD58" w14:textId="77777777" w:rsidR="00DE339E" w:rsidRPr="00C40D3E" w:rsidRDefault="00DE339E" w:rsidP="00DE339E">
            <w:pPr>
              <w:rPr>
                <w:rFonts w:cs="Arial"/>
                <w:szCs w:val="24"/>
              </w:rPr>
            </w:pPr>
          </w:p>
        </w:tc>
      </w:tr>
      <w:tr w:rsidR="00DE339E" w:rsidRPr="00C40D3E" w14:paraId="62EE7405" w14:textId="77777777" w:rsidTr="00DE339E">
        <w:tc>
          <w:tcPr>
            <w:tcW w:w="993" w:type="dxa"/>
          </w:tcPr>
          <w:p w14:paraId="0C3CD486" w14:textId="77777777" w:rsidR="00DE339E" w:rsidRPr="00C40D3E" w:rsidRDefault="00DE339E" w:rsidP="00DE339E">
            <w:pPr>
              <w:jc w:val="center"/>
              <w:rPr>
                <w:rFonts w:cs="Arial"/>
                <w:szCs w:val="24"/>
              </w:rPr>
            </w:pPr>
            <w:r w:rsidRPr="00C40D3E">
              <w:rPr>
                <w:rFonts w:cs="Arial"/>
                <w:szCs w:val="24"/>
              </w:rPr>
              <w:t>2</w:t>
            </w:r>
          </w:p>
        </w:tc>
        <w:tc>
          <w:tcPr>
            <w:tcW w:w="6804" w:type="dxa"/>
            <w:gridSpan w:val="3"/>
          </w:tcPr>
          <w:p w14:paraId="14B1D8AC" w14:textId="77777777" w:rsidR="00DE339E" w:rsidRPr="00C40D3E" w:rsidRDefault="00DE339E" w:rsidP="00DE339E">
            <w:pPr>
              <w:rPr>
                <w:rFonts w:cs="Arial"/>
                <w:szCs w:val="24"/>
              </w:rPr>
            </w:pPr>
            <w:r w:rsidRPr="00C40D3E">
              <w:rPr>
                <w:rFonts w:cs="Arial"/>
                <w:szCs w:val="24"/>
              </w:rPr>
              <w:t>Se retorna al paso 2 del flujo básico</w:t>
            </w:r>
          </w:p>
        </w:tc>
        <w:tc>
          <w:tcPr>
            <w:tcW w:w="2268" w:type="dxa"/>
          </w:tcPr>
          <w:p w14:paraId="05D1F69C" w14:textId="77777777" w:rsidR="00DE339E" w:rsidRPr="00C40D3E" w:rsidRDefault="00DE339E" w:rsidP="00DE339E">
            <w:pPr>
              <w:rPr>
                <w:rFonts w:cs="Arial"/>
                <w:szCs w:val="24"/>
              </w:rPr>
            </w:pPr>
          </w:p>
        </w:tc>
      </w:tr>
      <w:tr w:rsidR="00DE339E" w:rsidRPr="00C40D3E" w14:paraId="3DC8FB90" w14:textId="77777777" w:rsidTr="00DE339E">
        <w:tc>
          <w:tcPr>
            <w:tcW w:w="3095" w:type="dxa"/>
            <w:gridSpan w:val="3"/>
            <w:shd w:val="clear" w:color="auto" w:fill="E5DFEC" w:themeFill="accent4" w:themeFillTint="33"/>
            <w:vAlign w:val="center"/>
          </w:tcPr>
          <w:p w14:paraId="70E5CA3E" w14:textId="70282721" w:rsidR="00DE339E" w:rsidRPr="00C40D3E" w:rsidRDefault="00F04FAE" w:rsidP="00DE339E">
            <w:pPr>
              <w:rPr>
                <w:rFonts w:cs="Arial"/>
                <w:b/>
                <w:bCs/>
                <w:szCs w:val="24"/>
              </w:rPr>
            </w:pPr>
            <w:r w:rsidRPr="00C40D3E">
              <w:rPr>
                <w:rFonts w:cs="Arial"/>
                <w:b/>
                <w:bCs/>
                <w:szCs w:val="24"/>
              </w:rPr>
              <w:t>Post</w:t>
            </w:r>
            <w:r>
              <w:rPr>
                <w:rFonts w:cs="Arial"/>
                <w:b/>
                <w:bCs/>
                <w:szCs w:val="24"/>
              </w:rPr>
              <w:t>c</w:t>
            </w:r>
            <w:r w:rsidRPr="00C40D3E">
              <w:rPr>
                <w:rFonts w:cs="Arial"/>
                <w:b/>
                <w:bCs/>
                <w:szCs w:val="24"/>
              </w:rPr>
              <w:t>ondición</w:t>
            </w:r>
          </w:p>
        </w:tc>
        <w:tc>
          <w:tcPr>
            <w:tcW w:w="6970" w:type="dxa"/>
            <w:gridSpan w:val="2"/>
          </w:tcPr>
          <w:p w14:paraId="3A8C91FA" w14:textId="77777777" w:rsidR="00DE339E" w:rsidRPr="00C40D3E" w:rsidRDefault="00DE339E" w:rsidP="00DE339E">
            <w:pPr>
              <w:rPr>
                <w:rFonts w:cs="Arial"/>
                <w:szCs w:val="24"/>
              </w:rPr>
            </w:pPr>
            <w:r w:rsidRPr="00C40D3E">
              <w:rPr>
                <w:rFonts w:cs="Arial"/>
                <w:szCs w:val="24"/>
              </w:rPr>
              <w:t>El usuario ingresa y visualiza las opciones disponibles para su rol.</w:t>
            </w:r>
          </w:p>
        </w:tc>
      </w:tr>
    </w:tbl>
    <w:p w14:paraId="626791B0" w14:textId="77777777" w:rsidR="00DE339E" w:rsidRDefault="00DE339E" w:rsidP="00DE339E">
      <w:pPr>
        <w:pStyle w:val="Heading2"/>
        <w:numPr>
          <w:ilvl w:val="2"/>
          <w:numId w:val="31"/>
        </w:numPr>
      </w:pPr>
      <w:bookmarkStart w:id="146" w:name="_Toc52322121"/>
      <w:r>
        <w:t>CASO DE USO APLICAR A TEMA DE TRABAJO DE GRADUACIÓN</w:t>
      </w:r>
      <w:bookmarkEnd w:id="146"/>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418"/>
        <w:gridCol w:w="826"/>
        <w:gridCol w:w="24"/>
        <w:gridCol w:w="4678"/>
        <w:gridCol w:w="2268"/>
      </w:tblGrid>
      <w:tr w:rsidR="00DE339E" w:rsidRPr="006F628D" w14:paraId="1782D657" w14:textId="77777777" w:rsidTr="00DE339E">
        <w:tc>
          <w:tcPr>
            <w:tcW w:w="3095" w:type="dxa"/>
            <w:gridSpan w:val="3"/>
            <w:shd w:val="clear" w:color="auto" w:fill="5F497A"/>
            <w:vAlign w:val="center"/>
          </w:tcPr>
          <w:p w14:paraId="3A4CE6A1" w14:textId="77777777" w:rsidR="00DE339E" w:rsidRPr="006F628D" w:rsidRDefault="00DE339E" w:rsidP="00DE339E">
            <w:pPr>
              <w:rPr>
                <w:rFonts w:cs="Arial"/>
                <w:b/>
                <w:bCs/>
                <w:color w:val="FFFFFF"/>
                <w:szCs w:val="24"/>
              </w:rPr>
            </w:pPr>
            <w:r w:rsidRPr="006F628D">
              <w:rPr>
                <w:rFonts w:cs="Arial"/>
                <w:b/>
                <w:bCs/>
                <w:color w:val="FFFFFF"/>
                <w:szCs w:val="24"/>
              </w:rPr>
              <w:t>CU-002</w:t>
            </w:r>
          </w:p>
        </w:tc>
        <w:tc>
          <w:tcPr>
            <w:tcW w:w="6970" w:type="dxa"/>
            <w:gridSpan w:val="3"/>
            <w:shd w:val="clear" w:color="auto" w:fill="5F497A"/>
            <w:vAlign w:val="center"/>
          </w:tcPr>
          <w:p w14:paraId="33387239" w14:textId="77777777" w:rsidR="00DE339E" w:rsidRPr="006F628D" w:rsidRDefault="00DE339E" w:rsidP="00DE339E">
            <w:pPr>
              <w:rPr>
                <w:rFonts w:cs="Arial"/>
                <w:b/>
                <w:color w:val="FFFFFF"/>
                <w:szCs w:val="24"/>
              </w:rPr>
            </w:pPr>
            <w:r w:rsidRPr="006F628D">
              <w:rPr>
                <w:rFonts w:cs="Arial"/>
                <w:b/>
                <w:color w:val="FFFFFF"/>
                <w:szCs w:val="24"/>
              </w:rPr>
              <w:t>AP</w:t>
            </w:r>
            <w:r>
              <w:rPr>
                <w:rFonts w:cs="Arial"/>
                <w:b/>
                <w:color w:val="FFFFFF"/>
              </w:rPr>
              <w:t>LICAR A TEMA DE TRABAJO DE GR</w:t>
            </w:r>
            <w:r w:rsidRPr="006F628D">
              <w:rPr>
                <w:rFonts w:cs="Arial"/>
                <w:b/>
                <w:color w:val="FFFFFF"/>
                <w:szCs w:val="24"/>
              </w:rPr>
              <w:t>ADUACIÓN</w:t>
            </w:r>
          </w:p>
        </w:tc>
      </w:tr>
      <w:tr w:rsidR="00DE339E" w:rsidRPr="006F628D" w14:paraId="217D396D" w14:textId="77777777" w:rsidTr="00DE339E">
        <w:tc>
          <w:tcPr>
            <w:tcW w:w="3095" w:type="dxa"/>
            <w:gridSpan w:val="3"/>
            <w:vAlign w:val="center"/>
          </w:tcPr>
          <w:p w14:paraId="11659516" w14:textId="77777777" w:rsidR="00DE339E" w:rsidRPr="006F628D" w:rsidRDefault="00DE339E" w:rsidP="00DE339E">
            <w:pPr>
              <w:rPr>
                <w:rFonts w:cs="Arial"/>
                <w:b/>
                <w:bCs/>
                <w:szCs w:val="24"/>
              </w:rPr>
            </w:pPr>
            <w:r w:rsidRPr="006F628D">
              <w:rPr>
                <w:rFonts w:cs="Arial"/>
                <w:b/>
                <w:bCs/>
                <w:szCs w:val="24"/>
              </w:rPr>
              <w:t>Objetivos asociados</w:t>
            </w:r>
          </w:p>
        </w:tc>
        <w:tc>
          <w:tcPr>
            <w:tcW w:w="6970" w:type="dxa"/>
            <w:gridSpan w:val="3"/>
          </w:tcPr>
          <w:p w14:paraId="0115196E" w14:textId="77777777" w:rsidR="00DE339E" w:rsidRPr="006F628D" w:rsidRDefault="00DE339E" w:rsidP="00DE339E">
            <w:pPr>
              <w:rPr>
                <w:rFonts w:cs="Arial"/>
                <w:szCs w:val="24"/>
              </w:rPr>
            </w:pPr>
            <w:r w:rsidRPr="006F628D">
              <w:rPr>
                <w:rFonts w:cs="Arial"/>
                <w:szCs w:val="24"/>
              </w:rPr>
              <w:t>Lograr que el usuario estudiante aplique a una de las opciones de trabajo de graduación</w:t>
            </w:r>
          </w:p>
        </w:tc>
      </w:tr>
      <w:tr w:rsidR="00DE339E" w:rsidRPr="006F628D" w14:paraId="204E4018" w14:textId="77777777" w:rsidTr="00DE339E">
        <w:tc>
          <w:tcPr>
            <w:tcW w:w="3095" w:type="dxa"/>
            <w:gridSpan w:val="3"/>
            <w:shd w:val="clear" w:color="auto" w:fill="E5DFEC"/>
            <w:vAlign w:val="center"/>
          </w:tcPr>
          <w:p w14:paraId="5C10C15F" w14:textId="77777777" w:rsidR="00DE339E" w:rsidRPr="006F628D" w:rsidRDefault="00DE339E" w:rsidP="00DE339E">
            <w:pPr>
              <w:rPr>
                <w:rFonts w:cs="Arial"/>
                <w:b/>
                <w:bCs/>
                <w:szCs w:val="24"/>
              </w:rPr>
            </w:pPr>
            <w:r w:rsidRPr="006F628D">
              <w:rPr>
                <w:rFonts w:cs="Arial"/>
                <w:b/>
                <w:bCs/>
                <w:szCs w:val="24"/>
              </w:rPr>
              <w:t>Descripción</w:t>
            </w:r>
          </w:p>
        </w:tc>
        <w:tc>
          <w:tcPr>
            <w:tcW w:w="6970" w:type="dxa"/>
            <w:gridSpan w:val="3"/>
          </w:tcPr>
          <w:p w14:paraId="09D73664" w14:textId="77777777" w:rsidR="00DE339E" w:rsidRPr="006F628D" w:rsidRDefault="00DE339E" w:rsidP="00DE339E">
            <w:pPr>
              <w:rPr>
                <w:rFonts w:cs="Arial"/>
                <w:szCs w:val="24"/>
              </w:rPr>
            </w:pPr>
            <w:r w:rsidRPr="006F628D">
              <w:rPr>
                <w:rFonts w:cs="Arial"/>
                <w:szCs w:val="24"/>
              </w:rPr>
              <w:t>El usuario estudiante podrá realizar una búsqueda mediante filtros de las opciones de trabajos de graduación registradas en el sistema y aplicar a las que desee.</w:t>
            </w:r>
          </w:p>
        </w:tc>
      </w:tr>
      <w:tr w:rsidR="00DE339E" w:rsidRPr="006F628D" w14:paraId="411D07A0" w14:textId="77777777" w:rsidTr="00DE339E">
        <w:tc>
          <w:tcPr>
            <w:tcW w:w="10065" w:type="dxa"/>
            <w:gridSpan w:val="6"/>
            <w:shd w:val="clear" w:color="auto" w:fill="5F497A"/>
          </w:tcPr>
          <w:p w14:paraId="74FDA12C" w14:textId="77777777" w:rsidR="00DE339E" w:rsidRPr="006F628D" w:rsidRDefault="00DE339E" w:rsidP="00DE339E">
            <w:pPr>
              <w:jc w:val="center"/>
              <w:rPr>
                <w:rFonts w:cs="Arial"/>
                <w:b/>
                <w:bCs/>
                <w:color w:val="FFFFFF"/>
                <w:szCs w:val="24"/>
              </w:rPr>
            </w:pPr>
            <w:r w:rsidRPr="006F628D">
              <w:rPr>
                <w:rFonts w:cs="Arial"/>
                <w:b/>
                <w:bCs/>
                <w:color w:val="FFFFFF"/>
                <w:szCs w:val="24"/>
              </w:rPr>
              <w:t>ACTOR(ES)</w:t>
            </w:r>
          </w:p>
        </w:tc>
      </w:tr>
      <w:tr w:rsidR="00DE339E" w:rsidRPr="006F628D" w14:paraId="1274449F" w14:textId="77777777" w:rsidTr="00DE339E">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14:paraId="11BA5BAC" w14:textId="77777777" w:rsidR="00DE339E" w:rsidRPr="006F628D" w:rsidRDefault="00DE339E" w:rsidP="00DE339E">
            <w:pPr>
              <w:jc w:val="center"/>
              <w:rPr>
                <w:rFonts w:cs="Arial"/>
                <w:b/>
                <w:bCs/>
                <w:szCs w:val="24"/>
              </w:rPr>
            </w:pPr>
            <w:r w:rsidRPr="006F628D">
              <w:rPr>
                <w:rFonts w:cs="Arial"/>
                <w:b/>
                <w:bCs/>
                <w:szCs w:val="24"/>
              </w:rPr>
              <w:t>Nombre</w:t>
            </w:r>
          </w:p>
        </w:tc>
        <w:tc>
          <w:tcPr>
            <w:tcW w:w="7796" w:type="dxa"/>
            <w:gridSpan w:val="4"/>
            <w:shd w:val="clear" w:color="auto" w:fill="E5DFEC" w:themeFill="accent4" w:themeFillTint="33"/>
          </w:tcPr>
          <w:p w14:paraId="355B8118" w14:textId="77777777" w:rsidR="00DE339E" w:rsidRPr="006F628D" w:rsidRDefault="00DE339E" w:rsidP="00DE339E">
            <w:pPr>
              <w:jc w:val="center"/>
              <w:rPr>
                <w:rFonts w:cs="Arial"/>
                <w:b/>
                <w:bCs/>
                <w:szCs w:val="24"/>
              </w:rPr>
            </w:pPr>
            <w:r w:rsidRPr="006F628D">
              <w:rPr>
                <w:rFonts w:cs="Arial"/>
                <w:b/>
                <w:bCs/>
                <w:szCs w:val="24"/>
              </w:rPr>
              <w:t>Descripción</w:t>
            </w:r>
          </w:p>
        </w:tc>
      </w:tr>
      <w:tr w:rsidR="00DE339E" w:rsidRPr="006F628D" w14:paraId="75F1C3C9" w14:textId="77777777" w:rsidTr="00DE339E">
        <w:tc>
          <w:tcPr>
            <w:tcW w:w="2269" w:type="dxa"/>
            <w:gridSpan w:val="2"/>
            <w:vAlign w:val="center"/>
          </w:tcPr>
          <w:p w14:paraId="11794581" w14:textId="77777777" w:rsidR="00DE339E" w:rsidRPr="006F628D" w:rsidRDefault="00DE339E" w:rsidP="00DE339E">
            <w:pPr>
              <w:rPr>
                <w:rFonts w:cs="Arial"/>
                <w:bCs/>
                <w:szCs w:val="24"/>
              </w:rPr>
            </w:pPr>
            <w:r w:rsidRPr="006F628D">
              <w:rPr>
                <w:rFonts w:cs="Arial"/>
                <w:bCs/>
                <w:szCs w:val="24"/>
              </w:rPr>
              <w:t>Usuario del sistema</w:t>
            </w:r>
          </w:p>
        </w:tc>
        <w:tc>
          <w:tcPr>
            <w:tcW w:w="7796" w:type="dxa"/>
            <w:gridSpan w:val="4"/>
          </w:tcPr>
          <w:p w14:paraId="746C331D" w14:textId="77777777" w:rsidR="00DE339E" w:rsidRPr="006F628D" w:rsidRDefault="00DE339E" w:rsidP="00DE339E">
            <w:pPr>
              <w:rPr>
                <w:rFonts w:cs="Arial"/>
                <w:szCs w:val="24"/>
              </w:rPr>
            </w:pPr>
          </w:p>
        </w:tc>
      </w:tr>
      <w:tr w:rsidR="00DE339E" w:rsidRPr="006F628D" w14:paraId="6DD81A4F" w14:textId="77777777" w:rsidTr="00DE339E">
        <w:tc>
          <w:tcPr>
            <w:tcW w:w="3119" w:type="dxa"/>
            <w:gridSpan w:val="4"/>
            <w:vAlign w:val="center"/>
          </w:tcPr>
          <w:p w14:paraId="56F0F7B8" w14:textId="77777777" w:rsidR="00DE339E" w:rsidRPr="006F628D" w:rsidRDefault="00DE339E" w:rsidP="00DE339E">
            <w:pPr>
              <w:rPr>
                <w:rFonts w:cs="Arial"/>
                <w:b/>
                <w:bCs/>
                <w:szCs w:val="24"/>
              </w:rPr>
            </w:pPr>
            <w:r w:rsidRPr="006F628D">
              <w:rPr>
                <w:rFonts w:cs="Arial"/>
                <w:b/>
                <w:bCs/>
                <w:szCs w:val="24"/>
              </w:rPr>
              <w:lastRenderedPageBreak/>
              <w:t>Precondición</w:t>
            </w:r>
          </w:p>
        </w:tc>
        <w:tc>
          <w:tcPr>
            <w:tcW w:w="6946" w:type="dxa"/>
            <w:gridSpan w:val="2"/>
          </w:tcPr>
          <w:p w14:paraId="755C37DD" w14:textId="77777777" w:rsidR="00DE339E" w:rsidRPr="006F628D" w:rsidRDefault="00DE339E" w:rsidP="00DE339E">
            <w:pPr>
              <w:rPr>
                <w:rFonts w:cs="Arial"/>
                <w:szCs w:val="24"/>
              </w:rPr>
            </w:pPr>
            <w:r w:rsidRPr="006F628D">
              <w:rPr>
                <w:rFonts w:cs="Arial"/>
                <w:szCs w:val="24"/>
              </w:rPr>
              <w:t>Haber iniciado sesión con un usuario válido que tenga el rol de estudiante.</w:t>
            </w:r>
          </w:p>
        </w:tc>
      </w:tr>
      <w:tr w:rsidR="00DE339E" w:rsidRPr="006F628D" w14:paraId="51A125A2" w14:textId="77777777" w:rsidTr="00DE339E">
        <w:tc>
          <w:tcPr>
            <w:tcW w:w="10065" w:type="dxa"/>
            <w:gridSpan w:val="6"/>
            <w:shd w:val="clear" w:color="auto" w:fill="5F497A"/>
          </w:tcPr>
          <w:p w14:paraId="167640D0" w14:textId="77777777" w:rsidR="00DE339E" w:rsidRPr="006F628D" w:rsidRDefault="00DE339E" w:rsidP="00DE339E">
            <w:pPr>
              <w:jc w:val="center"/>
              <w:rPr>
                <w:rFonts w:cs="Arial"/>
                <w:b/>
                <w:color w:val="FFFFFF"/>
                <w:szCs w:val="24"/>
              </w:rPr>
            </w:pPr>
            <w:r w:rsidRPr="006F628D">
              <w:rPr>
                <w:rFonts w:cs="Arial"/>
                <w:b/>
                <w:color w:val="FFFFFF"/>
                <w:szCs w:val="24"/>
              </w:rPr>
              <w:t>FLUJO BASICO</w:t>
            </w:r>
          </w:p>
        </w:tc>
      </w:tr>
      <w:tr w:rsidR="00DE339E" w:rsidRPr="006F628D" w14:paraId="4844091B" w14:textId="77777777" w:rsidTr="00DE339E">
        <w:tc>
          <w:tcPr>
            <w:tcW w:w="851" w:type="dxa"/>
            <w:shd w:val="clear" w:color="auto" w:fill="E5DFEC"/>
            <w:vAlign w:val="center"/>
          </w:tcPr>
          <w:p w14:paraId="2E2D88ED" w14:textId="77777777" w:rsidR="00DE339E" w:rsidRPr="006F628D" w:rsidRDefault="00DE339E" w:rsidP="00DE339E">
            <w:pPr>
              <w:jc w:val="center"/>
              <w:rPr>
                <w:rFonts w:cs="Arial"/>
                <w:b/>
                <w:bCs/>
                <w:szCs w:val="24"/>
              </w:rPr>
            </w:pPr>
            <w:r w:rsidRPr="006F628D">
              <w:rPr>
                <w:rFonts w:cs="Arial"/>
                <w:b/>
                <w:bCs/>
                <w:szCs w:val="24"/>
              </w:rPr>
              <w:t>Paso</w:t>
            </w:r>
          </w:p>
        </w:tc>
        <w:tc>
          <w:tcPr>
            <w:tcW w:w="1418" w:type="dxa"/>
            <w:shd w:val="clear" w:color="auto" w:fill="E5DFEC"/>
            <w:vAlign w:val="center"/>
          </w:tcPr>
          <w:p w14:paraId="23EAB41B" w14:textId="77777777" w:rsidR="00DE339E" w:rsidRPr="006F628D" w:rsidRDefault="00DE339E" w:rsidP="00DE339E">
            <w:pPr>
              <w:jc w:val="center"/>
              <w:rPr>
                <w:rFonts w:cs="Arial"/>
                <w:szCs w:val="24"/>
              </w:rPr>
            </w:pPr>
            <w:r w:rsidRPr="006F628D">
              <w:rPr>
                <w:rFonts w:cs="Arial"/>
                <w:b/>
                <w:bCs/>
                <w:szCs w:val="24"/>
              </w:rPr>
              <w:t>Actor</w:t>
            </w:r>
          </w:p>
        </w:tc>
        <w:tc>
          <w:tcPr>
            <w:tcW w:w="5528" w:type="dxa"/>
            <w:gridSpan w:val="3"/>
            <w:shd w:val="clear" w:color="auto" w:fill="E5DFEC"/>
            <w:vAlign w:val="center"/>
          </w:tcPr>
          <w:p w14:paraId="7E0C38A3" w14:textId="77777777" w:rsidR="00DE339E" w:rsidRPr="006F628D" w:rsidRDefault="00DE339E" w:rsidP="00DE339E">
            <w:pPr>
              <w:jc w:val="center"/>
              <w:rPr>
                <w:rFonts w:cs="Arial"/>
                <w:b/>
                <w:szCs w:val="24"/>
              </w:rPr>
            </w:pPr>
            <w:r w:rsidRPr="006F628D">
              <w:rPr>
                <w:rFonts w:cs="Arial"/>
                <w:b/>
                <w:szCs w:val="24"/>
              </w:rPr>
              <w:t>Secuencia de eventos</w:t>
            </w:r>
          </w:p>
        </w:tc>
        <w:tc>
          <w:tcPr>
            <w:tcW w:w="2268" w:type="dxa"/>
            <w:shd w:val="clear" w:color="auto" w:fill="E5DFEC"/>
            <w:vAlign w:val="center"/>
          </w:tcPr>
          <w:p w14:paraId="35E5B456" w14:textId="77777777" w:rsidR="00DE339E" w:rsidRPr="006F628D" w:rsidRDefault="00DE339E" w:rsidP="00DE339E">
            <w:pPr>
              <w:jc w:val="center"/>
              <w:rPr>
                <w:rFonts w:cs="Arial"/>
                <w:b/>
                <w:bCs/>
                <w:szCs w:val="24"/>
              </w:rPr>
            </w:pPr>
            <w:r w:rsidRPr="006F628D">
              <w:rPr>
                <w:rFonts w:cs="Arial"/>
                <w:b/>
                <w:bCs/>
                <w:szCs w:val="24"/>
              </w:rPr>
              <w:t>Flujo Alterno o Excepción</w:t>
            </w:r>
          </w:p>
        </w:tc>
      </w:tr>
      <w:tr w:rsidR="00DE339E" w:rsidRPr="006F628D" w14:paraId="31EDDB78" w14:textId="77777777" w:rsidTr="00DE339E">
        <w:tc>
          <w:tcPr>
            <w:tcW w:w="851" w:type="dxa"/>
            <w:vAlign w:val="center"/>
          </w:tcPr>
          <w:p w14:paraId="751E1DAF" w14:textId="77777777" w:rsidR="00DE339E" w:rsidRPr="006F628D" w:rsidRDefault="00DE339E" w:rsidP="00DE339E">
            <w:pPr>
              <w:jc w:val="center"/>
              <w:rPr>
                <w:rFonts w:cs="Arial"/>
                <w:szCs w:val="24"/>
              </w:rPr>
            </w:pPr>
            <w:r w:rsidRPr="006F628D">
              <w:rPr>
                <w:rFonts w:cs="Arial"/>
                <w:szCs w:val="24"/>
              </w:rPr>
              <w:t>1</w:t>
            </w:r>
          </w:p>
        </w:tc>
        <w:tc>
          <w:tcPr>
            <w:tcW w:w="1418" w:type="dxa"/>
            <w:vAlign w:val="center"/>
          </w:tcPr>
          <w:p w14:paraId="1F65AA5A"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1A450834" w14:textId="77777777" w:rsidR="00DE339E" w:rsidRPr="006F628D" w:rsidRDefault="00DE339E" w:rsidP="00DE339E">
            <w:pPr>
              <w:rPr>
                <w:rFonts w:cs="Arial"/>
                <w:szCs w:val="24"/>
              </w:rPr>
            </w:pPr>
            <w:r w:rsidRPr="006F628D">
              <w:rPr>
                <w:rFonts w:cs="Arial"/>
                <w:szCs w:val="24"/>
              </w:rPr>
              <w:t>El sistema muestra la pantalla principal de la vista de estudiantes.</w:t>
            </w:r>
          </w:p>
          <w:p w14:paraId="65586DA2" w14:textId="77777777" w:rsidR="00DE339E" w:rsidRPr="006F628D" w:rsidRDefault="00DE339E" w:rsidP="00DE339E">
            <w:pPr>
              <w:rPr>
                <w:rFonts w:cs="Arial"/>
                <w:szCs w:val="24"/>
              </w:rPr>
            </w:pPr>
            <w:r w:rsidRPr="006F628D">
              <w:rPr>
                <w:rFonts w:cs="Arial"/>
                <w:szCs w:val="24"/>
              </w:rPr>
              <w:t>Se añade a la cabecera, en la parte superior derecha el nombre del usuario que ha ingresado junto a la opción “cerrar sesión”. (Imagen 1)</w:t>
            </w:r>
          </w:p>
          <w:p w14:paraId="0C72C947" w14:textId="77777777" w:rsidR="00DE339E" w:rsidRPr="006F628D" w:rsidRDefault="00DE339E" w:rsidP="00DE339E">
            <w:pPr>
              <w:rPr>
                <w:rFonts w:cs="Arial"/>
                <w:szCs w:val="24"/>
              </w:rPr>
            </w:pPr>
            <w:r w:rsidRPr="006F628D">
              <w:rPr>
                <w:rFonts w:cs="Arial"/>
                <w:szCs w:val="24"/>
              </w:rPr>
              <w:t>Se muestra en la pantalla el título “Busca tu opción de trabajo de graduación” y debajo las opciones:</w:t>
            </w:r>
          </w:p>
          <w:p w14:paraId="2AA07213" w14:textId="77777777" w:rsidR="00DE339E" w:rsidRPr="006F628D" w:rsidRDefault="00DE339E" w:rsidP="00DE339E">
            <w:pPr>
              <w:pStyle w:val="ListParagraph"/>
              <w:numPr>
                <w:ilvl w:val="0"/>
                <w:numId w:val="13"/>
              </w:numPr>
              <w:spacing w:after="0" w:line="240" w:lineRule="auto"/>
              <w:rPr>
                <w:rFonts w:cs="Arial"/>
                <w:szCs w:val="24"/>
              </w:rPr>
            </w:pPr>
            <w:r w:rsidRPr="006F628D">
              <w:rPr>
                <w:rFonts w:cs="Arial"/>
                <w:b/>
                <w:szCs w:val="24"/>
              </w:rPr>
              <w:t>Tipo de trabajo</w:t>
            </w:r>
            <w:r w:rsidRPr="006F628D">
              <w:rPr>
                <w:rFonts w:cs="Arial"/>
                <w:szCs w:val="24"/>
              </w:rPr>
              <w:t>: Campo desplegable que mostrará el catálogo de tipos de trabajos de graduación y añadida la opción “todos”.</w:t>
            </w:r>
          </w:p>
          <w:p w14:paraId="68450F1A" w14:textId="77777777" w:rsidR="00DE339E" w:rsidRPr="006F628D" w:rsidRDefault="00DE339E" w:rsidP="00DE339E">
            <w:pPr>
              <w:pStyle w:val="ListParagraph"/>
              <w:numPr>
                <w:ilvl w:val="0"/>
                <w:numId w:val="13"/>
              </w:numPr>
              <w:spacing w:after="0" w:line="240" w:lineRule="auto"/>
              <w:rPr>
                <w:rFonts w:cs="Arial"/>
                <w:szCs w:val="24"/>
              </w:rPr>
            </w:pPr>
            <w:r w:rsidRPr="006F628D">
              <w:rPr>
                <w:rFonts w:cs="Arial"/>
                <w:b/>
                <w:szCs w:val="24"/>
              </w:rPr>
              <w:t>Facultad</w:t>
            </w:r>
            <w:r w:rsidRPr="006F628D">
              <w:rPr>
                <w:rFonts w:cs="Arial"/>
                <w:szCs w:val="24"/>
              </w:rPr>
              <w:t>: Campo desplegable que mostrará el catálogo de facultades y añadida la opción “todos”.</w:t>
            </w:r>
          </w:p>
          <w:p w14:paraId="3C614E3C" w14:textId="77777777" w:rsidR="00DE339E" w:rsidRPr="006F628D" w:rsidRDefault="00DE339E" w:rsidP="00DE339E">
            <w:pPr>
              <w:pStyle w:val="ListParagraph"/>
              <w:numPr>
                <w:ilvl w:val="0"/>
                <w:numId w:val="13"/>
              </w:numPr>
              <w:spacing w:after="0" w:line="240" w:lineRule="auto"/>
              <w:rPr>
                <w:rFonts w:cs="Arial"/>
                <w:szCs w:val="24"/>
              </w:rPr>
            </w:pPr>
            <w:r w:rsidRPr="006F628D">
              <w:rPr>
                <w:rFonts w:cs="Arial"/>
                <w:b/>
                <w:szCs w:val="24"/>
              </w:rPr>
              <w:t>Centro regional:</w:t>
            </w:r>
            <w:r w:rsidRPr="006F628D">
              <w:rPr>
                <w:rFonts w:cs="Arial"/>
                <w:szCs w:val="24"/>
              </w:rPr>
              <w:t xml:space="preserve"> Campo desplegable que mostrará el catálogo de Centros regionales y añadida la opción “todos”.</w:t>
            </w:r>
          </w:p>
          <w:p w14:paraId="7C031BF3" w14:textId="77777777" w:rsidR="00DE339E" w:rsidRPr="006F628D" w:rsidRDefault="00DE339E" w:rsidP="00DE339E">
            <w:pPr>
              <w:rPr>
                <w:rFonts w:cs="Arial"/>
                <w:szCs w:val="24"/>
              </w:rPr>
            </w:pPr>
            <w:r w:rsidRPr="006F628D">
              <w:rPr>
                <w:rFonts w:cs="Arial"/>
                <w:szCs w:val="24"/>
              </w:rPr>
              <w:t xml:space="preserve">Estos tres campos serán requeridos para la búsqueda y de no haber seleccionado alguno de estos se mostrará un mensaje de error indicando “El campo </w:t>
            </w:r>
            <w:r>
              <w:rPr>
                <w:rFonts w:cs="Arial"/>
                <w:szCs w:val="24"/>
              </w:rPr>
              <w:t>“</w:t>
            </w:r>
            <w:r w:rsidRPr="006F628D">
              <w:rPr>
                <w:rFonts w:cs="Arial"/>
                <w:szCs w:val="24"/>
              </w:rPr>
              <w:t>CAMPO</w:t>
            </w:r>
            <w:r>
              <w:rPr>
                <w:rFonts w:cs="Arial"/>
                <w:szCs w:val="24"/>
              </w:rPr>
              <w:t>”</w:t>
            </w:r>
            <w:r w:rsidRPr="006F628D">
              <w:rPr>
                <w:rFonts w:cs="Arial"/>
                <w:szCs w:val="24"/>
              </w:rPr>
              <w:t xml:space="preserve"> es requerido.” Debajo del campo faltante en donde CAMPO es el nombre del campo faltante. La opción por defecto para estos campos debe ser “Seleccionar”.</w:t>
            </w:r>
          </w:p>
          <w:p w14:paraId="1E543669" w14:textId="77777777" w:rsidR="00DE339E" w:rsidRPr="006F628D" w:rsidRDefault="00DE339E" w:rsidP="00DE339E">
            <w:pPr>
              <w:pStyle w:val="ListParagraph"/>
              <w:numPr>
                <w:ilvl w:val="0"/>
                <w:numId w:val="13"/>
              </w:numPr>
              <w:spacing w:after="0" w:line="240" w:lineRule="auto"/>
              <w:rPr>
                <w:rFonts w:cs="Arial"/>
                <w:szCs w:val="24"/>
              </w:rPr>
            </w:pPr>
            <w:r w:rsidRPr="006F628D">
              <w:rPr>
                <w:rFonts w:cs="Arial"/>
                <w:b/>
                <w:szCs w:val="24"/>
              </w:rPr>
              <w:t>Palabras claves:</w:t>
            </w:r>
            <w:r w:rsidRPr="006F628D">
              <w:rPr>
                <w:rFonts w:cs="Arial"/>
                <w:szCs w:val="24"/>
              </w:rPr>
              <w:t xml:space="preserve"> Campo de texto libre no requerido para la búsqueda.</w:t>
            </w:r>
          </w:p>
          <w:p w14:paraId="1FB81ACF" w14:textId="77777777" w:rsidR="00DE339E" w:rsidRPr="006F628D" w:rsidRDefault="00DE339E" w:rsidP="00DE339E">
            <w:pPr>
              <w:rPr>
                <w:rFonts w:cs="Arial"/>
                <w:szCs w:val="24"/>
              </w:rPr>
            </w:pPr>
            <w:r w:rsidRPr="006F628D">
              <w:rPr>
                <w:rFonts w:cs="Arial"/>
                <w:szCs w:val="24"/>
              </w:rPr>
              <w:lastRenderedPageBreak/>
              <w:t>Se debe mostrar la opción “Buscar opciones” que una vez llenado los campos anteriores realizará la búsqueda de las opciones de trabajos de graduación.</w:t>
            </w:r>
          </w:p>
          <w:p w14:paraId="74E947AB" w14:textId="77777777" w:rsidR="00DE339E" w:rsidRPr="006F628D" w:rsidRDefault="00DE339E" w:rsidP="00DE339E">
            <w:pPr>
              <w:rPr>
                <w:rFonts w:cs="Arial"/>
                <w:szCs w:val="24"/>
              </w:rPr>
            </w:pPr>
            <w:r w:rsidRPr="006F628D">
              <w:rPr>
                <w:rFonts w:cs="Arial"/>
                <w:szCs w:val="24"/>
              </w:rPr>
              <w:t>(Imagen 2)</w:t>
            </w:r>
          </w:p>
        </w:tc>
        <w:tc>
          <w:tcPr>
            <w:tcW w:w="2268" w:type="dxa"/>
            <w:vAlign w:val="center"/>
          </w:tcPr>
          <w:p w14:paraId="346F6E79" w14:textId="77777777" w:rsidR="00DE339E" w:rsidRPr="006F628D" w:rsidRDefault="00DE339E" w:rsidP="00DE339E">
            <w:pPr>
              <w:jc w:val="center"/>
              <w:rPr>
                <w:rFonts w:cs="Arial"/>
                <w:szCs w:val="24"/>
              </w:rPr>
            </w:pPr>
          </w:p>
        </w:tc>
      </w:tr>
      <w:tr w:rsidR="00DE339E" w:rsidRPr="006F628D" w14:paraId="31D4BCBF" w14:textId="77777777" w:rsidTr="00DE339E">
        <w:tc>
          <w:tcPr>
            <w:tcW w:w="851" w:type="dxa"/>
            <w:vAlign w:val="center"/>
          </w:tcPr>
          <w:p w14:paraId="0D095753" w14:textId="77777777" w:rsidR="00DE339E" w:rsidRPr="006F628D" w:rsidRDefault="00DE339E" w:rsidP="00DE339E">
            <w:pPr>
              <w:jc w:val="center"/>
              <w:rPr>
                <w:rFonts w:cs="Arial"/>
                <w:szCs w:val="24"/>
              </w:rPr>
            </w:pPr>
            <w:r w:rsidRPr="006F628D">
              <w:rPr>
                <w:rFonts w:cs="Arial"/>
                <w:szCs w:val="24"/>
              </w:rPr>
              <w:t>2</w:t>
            </w:r>
          </w:p>
        </w:tc>
        <w:tc>
          <w:tcPr>
            <w:tcW w:w="1418" w:type="dxa"/>
            <w:vAlign w:val="center"/>
          </w:tcPr>
          <w:p w14:paraId="3A67BEA1" w14:textId="77777777" w:rsidR="00DE339E" w:rsidRPr="006F628D" w:rsidRDefault="00DE339E" w:rsidP="00DE339E">
            <w:pPr>
              <w:jc w:val="center"/>
              <w:rPr>
                <w:rFonts w:cs="Arial"/>
                <w:szCs w:val="24"/>
              </w:rPr>
            </w:pPr>
            <w:r w:rsidRPr="006F628D">
              <w:rPr>
                <w:rFonts w:cs="Arial"/>
                <w:szCs w:val="24"/>
              </w:rPr>
              <w:t>Usuario del sistema</w:t>
            </w:r>
          </w:p>
        </w:tc>
        <w:tc>
          <w:tcPr>
            <w:tcW w:w="5528" w:type="dxa"/>
            <w:gridSpan w:val="3"/>
            <w:vAlign w:val="center"/>
          </w:tcPr>
          <w:p w14:paraId="3908F829" w14:textId="77777777" w:rsidR="00DE339E" w:rsidRPr="006F628D" w:rsidRDefault="00DE339E" w:rsidP="00DE339E">
            <w:pPr>
              <w:rPr>
                <w:rFonts w:cs="Arial"/>
                <w:szCs w:val="24"/>
              </w:rPr>
            </w:pPr>
            <w:r w:rsidRPr="006F628D">
              <w:rPr>
                <w:rFonts w:cs="Arial"/>
                <w:szCs w:val="24"/>
              </w:rPr>
              <w:t>El usuario completa los campos y selecciona la opción “Buscar Opciones”.</w:t>
            </w:r>
          </w:p>
        </w:tc>
        <w:tc>
          <w:tcPr>
            <w:tcW w:w="2268" w:type="dxa"/>
            <w:vAlign w:val="center"/>
          </w:tcPr>
          <w:p w14:paraId="28251649" w14:textId="77777777" w:rsidR="00DE339E" w:rsidRPr="006F628D" w:rsidRDefault="00DE339E" w:rsidP="00DE339E">
            <w:pPr>
              <w:jc w:val="center"/>
              <w:rPr>
                <w:rFonts w:cs="Arial"/>
                <w:b/>
                <w:szCs w:val="24"/>
              </w:rPr>
            </w:pPr>
            <w:r w:rsidRPr="006F628D">
              <w:rPr>
                <w:rFonts w:cs="Arial"/>
                <w:b/>
                <w:szCs w:val="24"/>
              </w:rPr>
              <w:t>A1</w:t>
            </w:r>
          </w:p>
        </w:tc>
      </w:tr>
      <w:tr w:rsidR="00DE339E" w:rsidRPr="006F628D" w14:paraId="771A7FAD" w14:textId="77777777" w:rsidTr="00DE339E">
        <w:tc>
          <w:tcPr>
            <w:tcW w:w="851" w:type="dxa"/>
            <w:vAlign w:val="center"/>
          </w:tcPr>
          <w:p w14:paraId="4959B724" w14:textId="77777777" w:rsidR="00DE339E" w:rsidRPr="006F628D" w:rsidRDefault="00DE339E" w:rsidP="00DE339E">
            <w:pPr>
              <w:jc w:val="center"/>
              <w:rPr>
                <w:rFonts w:cs="Arial"/>
                <w:szCs w:val="24"/>
              </w:rPr>
            </w:pPr>
            <w:r w:rsidRPr="006F628D">
              <w:rPr>
                <w:rFonts w:cs="Arial"/>
                <w:szCs w:val="24"/>
              </w:rPr>
              <w:t>3</w:t>
            </w:r>
          </w:p>
        </w:tc>
        <w:tc>
          <w:tcPr>
            <w:tcW w:w="1418" w:type="dxa"/>
            <w:vAlign w:val="center"/>
          </w:tcPr>
          <w:p w14:paraId="11D3AC0F"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007C75F9" w14:textId="2E9CC01D" w:rsidR="00DE339E" w:rsidRPr="006F628D" w:rsidRDefault="00DE339E" w:rsidP="00DE339E">
            <w:pPr>
              <w:rPr>
                <w:rFonts w:cs="Arial"/>
                <w:szCs w:val="24"/>
              </w:rPr>
            </w:pPr>
            <w:r w:rsidRPr="006F628D">
              <w:rPr>
                <w:rFonts w:cs="Arial"/>
                <w:szCs w:val="24"/>
              </w:rPr>
              <w:t xml:space="preserve">El sistema realiza la búsqueda en la base de datos de </w:t>
            </w:r>
            <w:r w:rsidR="00F04FAE" w:rsidRPr="006F628D">
              <w:rPr>
                <w:rFonts w:cs="Arial"/>
                <w:szCs w:val="24"/>
              </w:rPr>
              <w:t>todas las opciones</w:t>
            </w:r>
            <w:r w:rsidRPr="006F628D">
              <w:rPr>
                <w:rFonts w:cs="Arial"/>
                <w:szCs w:val="24"/>
              </w:rPr>
              <w:t xml:space="preserve"> a trabajo de graduación que concuerden con los campos seleccionados por el usuario</w:t>
            </w:r>
          </w:p>
        </w:tc>
        <w:tc>
          <w:tcPr>
            <w:tcW w:w="2268" w:type="dxa"/>
            <w:vAlign w:val="center"/>
          </w:tcPr>
          <w:p w14:paraId="41C67F9D" w14:textId="77777777" w:rsidR="00DE339E" w:rsidRPr="006F628D" w:rsidRDefault="00DE339E" w:rsidP="00DE339E">
            <w:pPr>
              <w:jc w:val="center"/>
              <w:rPr>
                <w:rFonts w:cs="Arial"/>
                <w:b/>
                <w:szCs w:val="24"/>
              </w:rPr>
            </w:pPr>
          </w:p>
        </w:tc>
      </w:tr>
      <w:tr w:rsidR="00DE339E" w:rsidRPr="006F628D" w14:paraId="6254EF6C" w14:textId="77777777" w:rsidTr="00DE339E">
        <w:tc>
          <w:tcPr>
            <w:tcW w:w="851" w:type="dxa"/>
            <w:vAlign w:val="center"/>
          </w:tcPr>
          <w:p w14:paraId="4EA10CC1" w14:textId="77777777" w:rsidR="00DE339E" w:rsidRPr="006F628D" w:rsidRDefault="00DE339E" w:rsidP="00DE339E">
            <w:pPr>
              <w:jc w:val="center"/>
              <w:rPr>
                <w:rFonts w:cs="Arial"/>
                <w:szCs w:val="24"/>
              </w:rPr>
            </w:pPr>
            <w:r w:rsidRPr="006F628D">
              <w:rPr>
                <w:rFonts w:cs="Arial"/>
                <w:szCs w:val="24"/>
              </w:rPr>
              <w:t>4</w:t>
            </w:r>
          </w:p>
        </w:tc>
        <w:tc>
          <w:tcPr>
            <w:tcW w:w="1418" w:type="dxa"/>
            <w:vAlign w:val="center"/>
          </w:tcPr>
          <w:p w14:paraId="13731A2A"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41BF6CC3" w14:textId="77777777" w:rsidR="00DE339E" w:rsidRPr="006F628D" w:rsidRDefault="00DE339E" w:rsidP="00DE339E">
            <w:pPr>
              <w:rPr>
                <w:rFonts w:cs="Arial"/>
                <w:szCs w:val="24"/>
              </w:rPr>
            </w:pPr>
            <w:r w:rsidRPr="006F628D">
              <w:rPr>
                <w:rFonts w:cs="Arial"/>
                <w:szCs w:val="24"/>
              </w:rPr>
              <w:t>El sistema muestra las opciones de trabajos de graduación resultantes de la búsqueda, ordenadas de la más reciente a la más antigua, en una tabla debajo de las opciones de búsqueda:</w:t>
            </w:r>
          </w:p>
          <w:p w14:paraId="67BC54D2" w14:textId="77777777" w:rsidR="00DE339E" w:rsidRPr="006F628D" w:rsidRDefault="00DE339E" w:rsidP="00DE339E">
            <w:pPr>
              <w:rPr>
                <w:rFonts w:cs="Arial"/>
                <w:szCs w:val="24"/>
              </w:rPr>
            </w:pPr>
            <w:r w:rsidRPr="006F628D">
              <w:rPr>
                <w:rFonts w:cs="Arial"/>
                <w:szCs w:val="24"/>
              </w:rPr>
              <w:t>Mostrar el título “Resultados de la búsqueda”</w:t>
            </w:r>
          </w:p>
          <w:p w14:paraId="3F0EF047" w14:textId="0E76F71F" w:rsidR="00DE339E" w:rsidRDefault="00DE339E" w:rsidP="00DE339E">
            <w:pPr>
              <w:rPr>
                <w:rFonts w:cs="Arial"/>
                <w:szCs w:val="24"/>
              </w:rPr>
            </w:pPr>
            <w:r w:rsidRPr="006F628D">
              <w:rPr>
                <w:rFonts w:cs="Arial"/>
                <w:szCs w:val="24"/>
              </w:rPr>
              <w:t xml:space="preserve">Mostrar el </w:t>
            </w:r>
            <w:r w:rsidR="00F04FAE" w:rsidRPr="006F628D">
              <w:rPr>
                <w:rFonts w:cs="Arial"/>
                <w:szCs w:val="24"/>
              </w:rPr>
              <w:t>subtítulo</w:t>
            </w:r>
            <w:r w:rsidRPr="006F628D">
              <w:rPr>
                <w:rFonts w:cs="Arial"/>
                <w:szCs w:val="24"/>
              </w:rPr>
              <w:t xml:space="preserve"> “La búsqueda ha dado # resultado/s, en donde # es la cantidad de resultados retornados.</w:t>
            </w:r>
          </w:p>
          <w:p w14:paraId="3B24B487" w14:textId="77777777" w:rsidR="00DE339E" w:rsidRDefault="00DE339E" w:rsidP="00DE339E">
            <w:pPr>
              <w:rPr>
                <w:rFonts w:cs="Arial"/>
                <w:szCs w:val="24"/>
              </w:rPr>
            </w:pPr>
            <w:r>
              <w:rPr>
                <w:rFonts w:cs="Arial"/>
                <w:szCs w:val="24"/>
              </w:rPr>
              <w:t xml:space="preserve">Mostar campo </w:t>
            </w:r>
            <w:r>
              <w:rPr>
                <w:rFonts w:cs="Arial"/>
                <w:b/>
                <w:szCs w:val="24"/>
              </w:rPr>
              <w:t>Mostrar historial</w:t>
            </w:r>
            <w:r>
              <w:rPr>
                <w:rFonts w:cs="Arial"/>
                <w:szCs w:val="24"/>
              </w:rPr>
              <w:t xml:space="preserve"> de tipo cuadro de selección, deseleccionado por defecto, con el siguiente comportamiento:</w:t>
            </w:r>
          </w:p>
          <w:p w14:paraId="0A2E65A1" w14:textId="77777777" w:rsidR="00DE339E" w:rsidRDefault="00DE339E" w:rsidP="00DE339E">
            <w:pPr>
              <w:pStyle w:val="ListParagraph"/>
              <w:numPr>
                <w:ilvl w:val="0"/>
                <w:numId w:val="13"/>
              </w:numPr>
              <w:spacing w:line="276" w:lineRule="auto"/>
              <w:rPr>
                <w:rFonts w:cs="Arial"/>
                <w:szCs w:val="24"/>
              </w:rPr>
            </w:pPr>
            <w:r>
              <w:rPr>
                <w:rFonts w:cs="Arial"/>
                <w:b/>
                <w:szCs w:val="24"/>
              </w:rPr>
              <w:t>Seleccionado:</w:t>
            </w:r>
            <w:r>
              <w:rPr>
                <w:rFonts w:cs="Arial"/>
                <w:szCs w:val="24"/>
              </w:rPr>
              <w:t xml:space="preserve"> Mostrar los resultados con estado “TERMINADO”.</w:t>
            </w:r>
          </w:p>
          <w:p w14:paraId="30FD8903" w14:textId="7960F6F6" w:rsidR="00DE339E" w:rsidRPr="00113D0F" w:rsidRDefault="00DE339E" w:rsidP="00DE339E">
            <w:pPr>
              <w:pStyle w:val="ListParagraph"/>
              <w:numPr>
                <w:ilvl w:val="0"/>
                <w:numId w:val="13"/>
              </w:numPr>
              <w:spacing w:line="276" w:lineRule="auto"/>
              <w:rPr>
                <w:rFonts w:cs="Arial"/>
                <w:szCs w:val="24"/>
              </w:rPr>
            </w:pPr>
            <w:r>
              <w:rPr>
                <w:rFonts w:cs="Arial"/>
                <w:b/>
                <w:szCs w:val="24"/>
              </w:rPr>
              <w:t>Deseleccionado:</w:t>
            </w:r>
            <w:r>
              <w:rPr>
                <w:rFonts w:cs="Arial"/>
                <w:szCs w:val="24"/>
              </w:rPr>
              <w:t xml:space="preserve"> Mostrar </w:t>
            </w:r>
            <w:r w:rsidR="00F04FAE">
              <w:rPr>
                <w:rFonts w:cs="Arial"/>
                <w:szCs w:val="24"/>
              </w:rPr>
              <w:t>los resultados</w:t>
            </w:r>
            <w:r>
              <w:rPr>
                <w:rFonts w:cs="Arial"/>
                <w:szCs w:val="24"/>
              </w:rPr>
              <w:t xml:space="preserve"> con estado diferente a “TERMINADO”.</w:t>
            </w:r>
          </w:p>
          <w:p w14:paraId="097E026C" w14:textId="77777777" w:rsidR="00DE339E" w:rsidRPr="006F628D" w:rsidRDefault="00DE339E" w:rsidP="00DE339E">
            <w:pPr>
              <w:rPr>
                <w:rFonts w:cs="Arial"/>
                <w:szCs w:val="24"/>
              </w:rPr>
            </w:pPr>
            <w:r w:rsidRPr="006F628D">
              <w:rPr>
                <w:rFonts w:cs="Arial"/>
                <w:szCs w:val="24"/>
              </w:rPr>
              <w:t xml:space="preserve">Mostrar tabla de resultados de las opciones de </w:t>
            </w:r>
            <w:r w:rsidRPr="006F628D">
              <w:rPr>
                <w:rFonts w:cs="Arial"/>
                <w:szCs w:val="24"/>
              </w:rPr>
              <w:lastRenderedPageBreak/>
              <w:t>trabajos de graduación resultantes de la búsqueda.</w:t>
            </w:r>
          </w:p>
          <w:p w14:paraId="422FA3E7" w14:textId="77777777" w:rsidR="00DE339E" w:rsidRPr="006F628D" w:rsidRDefault="00DE339E" w:rsidP="00DE339E">
            <w:pPr>
              <w:rPr>
                <w:rFonts w:cs="Arial"/>
                <w:szCs w:val="24"/>
              </w:rPr>
            </w:pPr>
            <w:r w:rsidRPr="006F628D">
              <w:rPr>
                <w:rFonts w:cs="Arial"/>
                <w:szCs w:val="24"/>
              </w:rPr>
              <w:t>Tabla de una sola columna en donde cada fila debe tener los datos:</w:t>
            </w:r>
          </w:p>
          <w:p w14:paraId="38AFB760" w14:textId="77777777" w:rsidR="00DE339E" w:rsidRPr="006F628D" w:rsidRDefault="00DE339E" w:rsidP="00DE339E">
            <w:pPr>
              <w:pStyle w:val="ListParagraph"/>
              <w:numPr>
                <w:ilvl w:val="0"/>
                <w:numId w:val="13"/>
              </w:numPr>
              <w:spacing w:after="0" w:line="240" w:lineRule="auto"/>
              <w:rPr>
                <w:rFonts w:cs="Arial"/>
                <w:b/>
                <w:szCs w:val="24"/>
              </w:rPr>
            </w:pPr>
            <w:r w:rsidRPr="006F628D">
              <w:rPr>
                <w:rFonts w:cs="Arial"/>
                <w:b/>
                <w:szCs w:val="24"/>
              </w:rPr>
              <w:t>Título:</w:t>
            </w:r>
            <w:r w:rsidRPr="006F628D">
              <w:rPr>
                <w:rFonts w:cs="Arial"/>
                <w:szCs w:val="24"/>
              </w:rPr>
              <w:t xml:space="preserve"> Título de la opción de trabajo de graduación.</w:t>
            </w:r>
          </w:p>
          <w:p w14:paraId="481AAB47" w14:textId="77777777" w:rsidR="00DE339E" w:rsidRPr="00113D0F" w:rsidRDefault="00DE339E" w:rsidP="00DE339E">
            <w:pPr>
              <w:pStyle w:val="ListParagraph"/>
              <w:numPr>
                <w:ilvl w:val="0"/>
                <w:numId w:val="13"/>
              </w:numPr>
              <w:spacing w:after="0" w:line="240" w:lineRule="auto"/>
              <w:rPr>
                <w:rFonts w:cs="Arial"/>
                <w:b/>
                <w:szCs w:val="24"/>
              </w:rPr>
            </w:pPr>
            <w:r w:rsidRPr="006F628D">
              <w:rPr>
                <w:rFonts w:cs="Arial"/>
                <w:b/>
                <w:szCs w:val="24"/>
              </w:rPr>
              <w:t xml:space="preserve">Asesor: </w:t>
            </w:r>
            <w:r w:rsidRPr="006F628D">
              <w:rPr>
                <w:rFonts w:cs="Arial"/>
                <w:szCs w:val="24"/>
              </w:rPr>
              <w:t>Profesor o investigador dueño de la opción de trabajo de graduación.</w:t>
            </w:r>
          </w:p>
          <w:p w14:paraId="42298E9F" w14:textId="77777777" w:rsidR="00DE339E" w:rsidRPr="006F628D" w:rsidRDefault="00DE339E" w:rsidP="00DE339E">
            <w:pPr>
              <w:pStyle w:val="ListParagraph"/>
              <w:numPr>
                <w:ilvl w:val="0"/>
                <w:numId w:val="13"/>
              </w:numPr>
              <w:spacing w:after="0" w:line="240" w:lineRule="auto"/>
              <w:rPr>
                <w:rFonts w:cs="Arial"/>
                <w:b/>
                <w:szCs w:val="24"/>
              </w:rPr>
            </w:pPr>
            <w:r>
              <w:rPr>
                <w:rFonts w:cs="Arial"/>
                <w:b/>
                <w:szCs w:val="24"/>
              </w:rPr>
              <w:t xml:space="preserve">Estado: </w:t>
            </w:r>
            <w:r w:rsidRPr="00113D0F">
              <w:rPr>
                <w:rFonts w:cs="Arial"/>
                <w:szCs w:val="24"/>
              </w:rPr>
              <w:t>Estad</w:t>
            </w:r>
            <w:r>
              <w:rPr>
                <w:rFonts w:cs="Arial"/>
                <w:szCs w:val="24"/>
              </w:rPr>
              <w:t>o del tema de investigación.</w:t>
            </w:r>
          </w:p>
          <w:p w14:paraId="4F513CB5" w14:textId="77777777" w:rsidR="00DE339E" w:rsidRPr="006F628D" w:rsidRDefault="00DE339E" w:rsidP="00DE339E">
            <w:pPr>
              <w:rPr>
                <w:rFonts w:cs="Arial"/>
                <w:szCs w:val="24"/>
              </w:rPr>
            </w:pPr>
            <w:r w:rsidRPr="006F628D">
              <w:rPr>
                <w:rFonts w:cs="Arial"/>
                <w:szCs w:val="24"/>
              </w:rPr>
              <w:t>Los resultados de la tabla deberán mostrarse divididos en páginas, mostrando no más de 5 resultados por página.</w:t>
            </w:r>
          </w:p>
          <w:p w14:paraId="7A92C883" w14:textId="77777777" w:rsidR="00DE339E" w:rsidRPr="006F628D" w:rsidRDefault="00DE339E" w:rsidP="00DE339E">
            <w:pPr>
              <w:rPr>
                <w:rFonts w:cs="Arial"/>
                <w:szCs w:val="24"/>
              </w:rPr>
            </w:pPr>
            <w:r w:rsidRPr="006F628D">
              <w:rPr>
                <w:rFonts w:cs="Arial"/>
                <w:szCs w:val="24"/>
              </w:rPr>
              <w:t>(Imagen 3)</w:t>
            </w:r>
          </w:p>
          <w:p w14:paraId="6C2344D8" w14:textId="4E06F638" w:rsidR="00DE339E" w:rsidRPr="006F628D" w:rsidRDefault="00DE339E" w:rsidP="00DE339E">
            <w:pPr>
              <w:rPr>
                <w:rFonts w:cs="Arial"/>
                <w:szCs w:val="24"/>
              </w:rPr>
            </w:pPr>
            <w:r w:rsidRPr="006F628D">
              <w:rPr>
                <w:rFonts w:cs="Arial"/>
                <w:szCs w:val="24"/>
              </w:rPr>
              <w:t xml:space="preserve">En caso de que la búsqueda no arroje resultados solamente se deberán observar el título y el </w:t>
            </w:r>
            <w:r w:rsidR="00F04FAE" w:rsidRPr="006F628D">
              <w:rPr>
                <w:rFonts w:cs="Arial"/>
                <w:szCs w:val="24"/>
              </w:rPr>
              <w:t>subtítulo</w:t>
            </w:r>
            <w:r w:rsidRPr="006F628D">
              <w:rPr>
                <w:rFonts w:cs="Arial"/>
                <w:szCs w:val="24"/>
              </w:rPr>
              <w:t>.</w:t>
            </w:r>
          </w:p>
        </w:tc>
        <w:tc>
          <w:tcPr>
            <w:tcW w:w="2268" w:type="dxa"/>
            <w:vAlign w:val="center"/>
          </w:tcPr>
          <w:p w14:paraId="20150B08" w14:textId="77777777" w:rsidR="00DE339E" w:rsidRPr="006F628D" w:rsidRDefault="00DE339E" w:rsidP="00DE339E">
            <w:pPr>
              <w:jc w:val="center"/>
              <w:rPr>
                <w:rFonts w:cs="Arial"/>
                <w:szCs w:val="24"/>
              </w:rPr>
            </w:pPr>
          </w:p>
        </w:tc>
      </w:tr>
      <w:tr w:rsidR="00DE339E" w:rsidRPr="006F628D" w14:paraId="5CD49807" w14:textId="77777777" w:rsidTr="00DE339E">
        <w:tc>
          <w:tcPr>
            <w:tcW w:w="851" w:type="dxa"/>
            <w:vAlign w:val="center"/>
          </w:tcPr>
          <w:p w14:paraId="6F71E0F1" w14:textId="77777777" w:rsidR="00DE339E" w:rsidRPr="006F628D" w:rsidRDefault="00DE339E" w:rsidP="00DE339E">
            <w:pPr>
              <w:jc w:val="center"/>
              <w:rPr>
                <w:rFonts w:cs="Arial"/>
                <w:szCs w:val="24"/>
              </w:rPr>
            </w:pPr>
            <w:r w:rsidRPr="006F628D">
              <w:rPr>
                <w:rFonts w:cs="Arial"/>
                <w:szCs w:val="24"/>
              </w:rPr>
              <w:t>5</w:t>
            </w:r>
          </w:p>
        </w:tc>
        <w:tc>
          <w:tcPr>
            <w:tcW w:w="1418" w:type="dxa"/>
            <w:vAlign w:val="center"/>
          </w:tcPr>
          <w:p w14:paraId="7ECF6E2A" w14:textId="77777777" w:rsidR="00DE339E" w:rsidRPr="006F628D" w:rsidRDefault="00DE339E" w:rsidP="00DE339E">
            <w:pPr>
              <w:jc w:val="center"/>
              <w:rPr>
                <w:rFonts w:cs="Arial"/>
                <w:szCs w:val="24"/>
              </w:rPr>
            </w:pPr>
            <w:r w:rsidRPr="006F628D">
              <w:rPr>
                <w:rFonts w:cs="Arial"/>
                <w:szCs w:val="24"/>
              </w:rPr>
              <w:t>Usuario del sistema</w:t>
            </w:r>
          </w:p>
        </w:tc>
        <w:tc>
          <w:tcPr>
            <w:tcW w:w="5528" w:type="dxa"/>
            <w:gridSpan w:val="3"/>
            <w:vAlign w:val="center"/>
          </w:tcPr>
          <w:p w14:paraId="76C241C2" w14:textId="77777777" w:rsidR="00DE339E" w:rsidRPr="006F628D" w:rsidRDefault="00DE339E" w:rsidP="00DE339E">
            <w:pPr>
              <w:rPr>
                <w:rFonts w:cs="Arial"/>
                <w:szCs w:val="24"/>
              </w:rPr>
            </w:pPr>
            <w:r w:rsidRPr="006F628D">
              <w:rPr>
                <w:rFonts w:cs="Arial"/>
                <w:szCs w:val="24"/>
              </w:rPr>
              <w:t>El usuario selecciona una de las opciones de trabajo de graduación.</w:t>
            </w:r>
          </w:p>
        </w:tc>
        <w:tc>
          <w:tcPr>
            <w:tcW w:w="2268" w:type="dxa"/>
            <w:vAlign w:val="center"/>
          </w:tcPr>
          <w:p w14:paraId="15619D19" w14:textId="77777777" w:rsidR="00DE339E" w:rsidRPr="006F628D" w:rsidRDefault="00DE339E" w:rsidP="00DE339E">
            <w:pPr>
              <w:jc w:val="center"/>
              <w:rPr>
                <w:rFonts w:cs="Arial"/>
                <w:szCs w:val="24"/>
              </w:rPr>
            </w:pPr>
            <w:r w:rsidRPr="006F628D">
              <w:rPr>
                <w:rFonts w:cs="Arial"/>
                <w:b/>
                <w:szCs w:val="24"/>
              </w:rPr>
              <w:t>A1</w:t>
            </w:r>
          </w:p>
        </w:tc>
      </w:tr>
      <w:tr w:rsidR="00DE339E" w:rsidRPr="006F628D" w14:paraId="72D74C22" w14:textId="77777777" w:rsidTr="00DE339E">
        <w:tc>
          <w:tcPr>
            <w:tcW w:w="851" w:type="dxa"/>
            <w:vAlign w:val="center"/>
          </w:tcPr>
          <w:p w14:paraId="62D93D7A" w14:textId="77777777" w:rsidR="00DE339E" w:rsidRPr="006F628D" w:rsidRDefault="00DE339E" w:rsidP="00DE339E">
            <w:pPr>
              <w:jc w:val="center"/>
              <w:rPr>
                <w:rFonts w:cs="Arial"/>
                <w:szCs w:val="24"/>
              </w:rPr>
            </w:pPr>
            <w:r w:rsidRPr="006F628D">
              <w:rPr>
                <w:rFonts w:cs="Arial"/>
                <w:szCs w:val="24"/>
              </w:rPr>
              <w:t>6</w:t>
            </w:r>
          </w:p>
        </w:tc>
        <w:tc>
          <w:tcPr>
            <w:tcW w:w="1418" w:type="dxa"/>
            <w:vAlign w:val="center"/>
          </w:tcPr>
          <w:p w14:paraId="4318519A"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16FF6A72" w14:textId="77777777" w:rsidR="00DE339E" w:rsidRPr="006F628D" w:rsidRDefault="00DE339E" w:rsidP="00DE339E">
            <w:pPr>
              <w:rPr>
                <w:rFonts w:cs="Arial"/>
                <w:szCs w:val="24"/>
              </w:rPr>
            </w:pPr>
            <w:r w:rsidRPr="006F628D">
              <w:rPr>
                <w:rFonts w:cs="Arial"/>
                <w:szCs w:val="24"/>
              </w:rPr>
              <w:t>El sistema levanta un modal en donde se presenta de forma detallada la información de la opción de trabajo de graduación seleccionado, mostrando los datos:</w:t>
            </w:r>
          </w:p>
          <w:p w14:paraId="5FA367A9" w14:textId="77777777" w:rsidR="00DE339E" w:rsidRPr="006F628D" w:rsidRDefault="00DE339E" w:rsidP="00DE339E">
            <w:pPr>
              <w:pStyle w:val="ListParagraph"/>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trabajo de graduación se presenta como el título del modal.</w:t>
            </w:r>
          </w:p>
          <w:p w14:paraId="1ACCACD7" w14:textId="77777777" w:rsidR="00DE339E" w:rsidRPr="006F628D" w:rsidRDefault="00DE339E" w:rsidP="00DE339E">
            <w:pPr>
              <w:pStyle w:val="ListParagraph"/>
              <w:numPr>
                <w:ilvl w:val="0"/>
                <w:numId w:val="13"/>
              </w:numPr>
              <w:spacing w:after="0" w:line="240" w:lineRule="auto"/>
              <w:rPr>
                <w:rFonts w:cs="Arial"/>
                <w:szCs w:val="24"/>
              </w:rPr>
            </w:pPr>
            <w:r w:rsidRPr="006F628D">
              <w:rPr>
                <w:rFonts w:cs="Arial"/>
                <w:b/>
                <w:szCs w:val="24"/>
              </w:rPr>
              <w:t>Centro regional</w:t>
            </w:r>
          </w:p>
          <w:p w14:paraId="390F83E8" w14:textId="77777777" w:rsidR="00DE339E" w:rsidRPr="006F628D" w:rsidRDefault="00DE339E" w:rsidP="00DE339E">
            <w:pPr>
              <w:pStyle w:val="ListParagraph"/>
              <w:numPr>
                <w:ilvl w:val="0"/>
                <w:numId w:val="13"/>
              </w:numPr>
              <w:spacing w:after="0" w:line="240" w:lineRule="auto"/>
              <w:rPr>
                <w:rFonts w:cs="Arial"/>
                <w:szCs w:val="24"/>
              </w:rPr>
            </w:pPr>
            <w:r w:rsidRPr="006F628D">
              <w:rPr>
                <w:rFonts w:cs="Arial"/>
                <w:b/>
                <w:szCs w:val="24"/>
              </w:rPr>
              <w:t>Asesor</w:t>
            </w:r>
          </w:p>
          <w:p w14:paraId="23441FEB" w14:textId="77777777" w:rsidR="00DE339E" w:rsidRPr="006F628D" w:rsidRDefault="00DE339E" w:rsidP="00DE339E">
            <w:pPr>
              <w:pStyle w:val="ListParagraph"/>
              <w:numPr>
                <w:ilvl w:val="0"/>
                <w:numId w:val="13"/>
              </w:numPr>
              <w:spacing w:after="0" w:line="240" w:lineRule="auto"/>
              <w:rPr>
                <w:rFonts w:cs="Arial"/>
                <w:szCs w:val="24"/>
              </w:rPr>
            </w:pPr>
            <w:r w:rsidRPr="006F628D">
              <w:rPr>
                <w:rFonts w:cs="Arial"/>
                <w:b/>
                <w:szCs w:val="24"/>
              </w:rPr>
              <w:t>Facultad</w:t>
            </w:r>
          </w:p>
          <w:p w14:paraId="07893C89" w14:textId="77777777" w:rsidR="00DE339E" w:rsidRPr="006F628D" w:rsidRDefault="00DE339E" w:rsidP="00DE339E">
            <w:pPr>
              <w:pStyle w:val="ListParagraph"/>
              <w:numPr>
                <w:ilvl w:val="0"/>
                <w:numId w:val="13"/>
              </w:numPr>
              <w:spacing w:after="0" w:line="240" w:lineRule="auto"/>
              <w:rPr>
                <w:rFonts w:cs="Arial"/>
                <w:szCs w:val="24"/>
              </w:rPr>
            </w:pPr>
            <w:r w:rsidRPr="006F628D">
              <w:rPr>
                <w:rFonts w:cs="Arial"/>
                <w:b/>
                <w:szCs w:val="24"/>
              </w:rPr>
              <w:t>Tipo de trabajo</w:t>
            </w:r>
          </w:p>
          <w:p w14:paraId="36E41628" w14:textId="77777777" w:rsidR="00DE339E" w:rsidRPr="006F628D" w:rsidRDefault="00DE339E" w:rsidP="00DE339E">
            <w:pPr>
              <w:pStyle w:val="ListParagraph"/>
              <w:numPr>
                <w:ilvl w:val="0"/>
                <w:numId w:val="13"/>
              </w:numPr>
              <w:spacing w:after="0" w:line="240" w:lineRule="auto"/>
              <w:rPr>
                <w:rFonts w:cs="Arial"/>
                <w:szCs w:val="24"/>
              </w:rPr>
            </w:pPr>
            <w:r w:rsidRPr="006F628D">
              <w:rPr>
                <w:rFonts w:cs="Arial"/>
                <w:b/>
                <w:szCs w:val="24"/>
              </w:rPr>
              <w:t>Cantidad de estudiantes</w:t>
            </w:r>
          </w:p>
          <w:p w14:paraId="6732D3D2" w14:textId="77777777" w:rsidR="00DE339E" w:rsidRPr="006F628D" w:rsidRDefault="00DE339E" w:rsidP="00DE339E">
            <w:pPr>
              <w:pStyle w:val="ListParagraph"/>
              <w:numPr>
                <w:ilvl w:val="0"/>
                <w:numId w:val="13"/>
              </w:numPr>
              <w:spacing w:after="0" w:line="240" w:lineRule="auto"/>
              <w:rPr>
                <w:rFonts w:cs="Arial"/>
                <w:szCs w:val="24"/>
              </w:rPr>
            </w:pPr>
            <w:r w:rsidRPr="006F628D">
              <w:rPr>
                <w:rFonts w:cs="Arial"/>
                <w:b/>
                <w:szCs w:val="24"/>
              </w:rPr>
              <w:t>Perfil estudiantil:</w:t>
            </w:r>
            <w:r w:rsidRPr="006F628D">
              <w:rPr>
                <w:rFonts w:cs="Arial"/>
                <w:szCs w:val="24"/>
              </w:rPr>
              <w:t xml:space="preserve"> Mostrar la facultad y carrera que se desean para cada estudiante requerido en la opción de </w:t>
            </w:r>
            <w:r w:rsidRPr="006F628D">
              <w:rPr>
                <w:rFonts w:cs="Arial"/>
                <w:szCs w:val="24"/>
              </w:rPr>
              <w:lastRenderedPageBreak/>
              <w:t>trabajo.</w:t>
            </w:r>
          </w:p>
          <w:p w14:paraId="23F51095" w14:textId="77777777" w:rsidR="00DE339E" w:rsidRPr="006F628D" w:rsidRDefault="00DE339E" w:rsidP="00DE339E">
            <w:pPr>
              <w:pStyle w:val="ListParagraph"/>
              <w:numPr>
                <w:ilvl w:val="0"/>
                <w:numId w:val="13"/>
              </w:numPr>
              <w:spacing w:after="0" w:line="240" w:lineRule="auto"/>
              <w:rPr>
                <w:rFonts w:cs="Arial"/>
                <w:szCs w:val="24"/>
              </w:rPr>
            </w:pPr>
            <w:r w:rsidRPr="006F628D">
              <w:rPr>
                <w:rFonts w:cs="Arial"/>
                <w:b/>
                <w:szCs w:val="24"/>
              </w:rPr>
              <w:t>Descripción</w:t>
            </w:r>
          </w:p>
          <w:p w14:paraId="0B89F02F" w14:textId="77777777" w:rsidR="00DE339E" w:rsidRPr="006F628D" w:rsidRDefault="00DE339E" w:rsidP="00DE339E">
            <w:pPr>
              <w:rPr>
                <w:rFonts w:cs="Arial"/>
                <w:szCs w:val="24"/>
              </w:rPr>
            </w:pPr>
            <w:r w:rsidRPr="006F628D">
              <w:rPr>
                <w:rFonts w:cs="Arial"/>
                <w:szCs w:val="24"/>
              </w:rPr>
              <w:t>Todos estos campos se mostrarán como textos planos no editables.</w:t>
            </w:r>
          </w:p>
          <w:p w14:paraId="45CFFC90" w14:textId="77777777" w:rsidR="00DE339E" w:rsidRPr="006F628D" w:rsidRDefault="00DE339E" w:rsidP="00DE339E">
            <w:pPr>
              <w:rPr>
                <w:rFonts w:cs="Arial"/>
                <w:szCs w:val="24"/>
              </w:rPr>
            </w:pPr>
            <w:r w:rsidRPr="006F628D">
              <w:rPr>
                <w:rFonts w:cs="Arial"/>
                <w:szCs w:val="24"/>
              </w:rPr>
              <w:t>Se mostrará las opciones “Cancelar” y “Contactar asesor”</w:t>
            </w:r>
          </w:p>
        </w:tc>
        <w:tc>
          <w:tcPr>
            <w:tcW w:w="2268" w:type="dxa"/>
            <w:vAlign w:val="center"/>
          </w:tcPr>
          <w:p w14:paraId="5718F0B6" w14:textId="77777777" w:rsidR="00DE339E" w:rsidRPr="006F628D" w:rsidRDefault="00DE339E" w:rsidP="00DE339E">
            <w:pPr>
              <w:jc w:val="center"/>
              <w:rPr>
                <w:rFonts w:cs="Arial"/>
                <w:szCs w:val="24"/>
              </w:rPr>
            </w:pPr>
          </w:p>
        </w:tc>
      </w:tr>
      <w:tr w:rsidR="00DE339E" w:rsidRPr="006F628D" w14:paraId="71E1A289" w14:textId="77777777" w:rsidTr="00DE339E">
        <w:tc>
          <w:tcPr>
            <w:tcW w:w="851" w:type="dxa"/>
            <w:vAlign w:val="center"/>
          </w:tcPr>
          <w:p w14:paraId="4890A245" w14:textId="77777777" w:rsidR="00DE339E" w:rsidRPr="006F628D" w:rsidRDefault="00DE339E" w:rsidP="00DE339E">
            <w:pPr>
              <w:jc w:val="center"/>
              <w:rPr>
                <w:rFonts w:cs="Arial"/>
                <w:szCs w:val="24"/>
              </w:rPr>
            </w:pPr>
            <w:r w:rsidRPr="006F628D">
              <w:rPr>
                <w:rFonts w:cs="Arial"/>
                <w:szCs w:val="24"/>
              </w:rPr>
              <w:t>7</w:t>
            </w:r>
          </w:p>
        </w:tc>
        <w:tc>
          <w:tcPr>
            <w:tcW w:w="1418" w:type="dxa"/>
            <w:vAlign w:val="center"/>
          </w:tcPr>
          <w:p w14:paraId="6FAE1CE3" w14:textId="77777777" w:rsidR="00DE339E" w:rsidRPr="006F628D" w:rsidRDefault="00DE339E" w:rsidP="00DE339E">
            <w:pPr>
              <w:jc w:val="center"/>
              <w:rPr>
                <w:rFonts w:cs="Arial"/>
                <w:szCs w:val="24"/>
              </w:rPr>
            </w:pPr>
            <w:r w:rsidRPr="006F628D">
              <w:rPr>
                <w:rFonts w:cs="Arial"/>
                <w:szCs w:val="24"/>
              </w:rPr>
              <w:t>Usuario del sistema</w:t>
            </w:r>
          </w:p>
        </w:tc>
        <w:tc>
          <w:tcPr>
            <w:tcW w:w="5528" w:type="dxa"/>
            <w:gridSpan w:val="3"/>
            <w:vAlign w:val="center"/>
          </w:tcPr>
          <w:p w14:paraId="059718EB" w14:textId="77777777" w:rsidR="00DE339E" w:rsidRPr="006F628D" w:rsidRDefault="00DE339E" w:rsidP="00DE339E">
            <w:pPr>
              <w:rPr>
                <w:rFonts w:cs="Arial"/>
                <w:szCs w:val="24"/>
              </w:rPr>
            </w:pPr>
            <w:r w:rsidRPr="006F628D">
              <w:rPr>
                <w:rFonts w:cs="Arial"/>
                <w:szCs w:val="24"/>
              </w:rPr>
              <w:t>Selecciona la opción “Contactar asesor”</w:t>
            </w:r>
          </w:p>
        </w:tc>
        <w:tc>
          <w:tcPr>
            <w:tcW w:w="2268" w:type="dxa"/>
            <w:vAlign w:val="center"/>
          </w:tcPr>
          <w:p w14:paraId="10A3AAF1" w14:textId="77777777" w:rsidR="00DE339E" w:rsidRPr="006F628D" w:rsidRDefault="00DE339E" w:rsidP="00DE339E">
            <w:pPr>
              <w:jc w:val="center"/>
              <w:rPr>
                <w:rFonts w:cs="Arial"/>
                <w:b/>
                <w:szCs w:val="24"/>
              </w:rPr>
            </w:pPr>
            <w:r w:rsidRPr="006F628D">
              <w:rPr>
                <w:rFonts w:cs="Arial"/>
                <w:b/>
                <w:szCs w:val="24"/>
              </w:rPr>
              <w:t>A2</w:t>
            </w:r>
          </w:p>
        </w:tc>
      </w:tr>
      <w:tr w:rsidR="00DE339E" w:rsidRPr="006F628D" w14:paraId="0574CF34" w14:textId="77777777" w:rsidTr="00DE339E">
        <w:tc>
          <w:tcPr>
            <w:tcW w:w="851" w:type="dxa"/>
            <w:vAlign w:val="center"/>
          </w:tcPr>
          <w:p w14:paraId="78254A71" w14:textId="77777777" w:rsidR="00DE339E" w:rsidRPr="006F628D" w:rsidRDefault="00DE339E" w:rsidP="00DE339E">
            <w:pPr>
              <w:jc w:val="center"/>
              <w:rPr>
                <w:rFonts w:cs="Arial"/>
                <w:szCs w:val="24"/>
              </w:rPr>
            </w:pPr>
            <w:r w:rsidRPr="006F628D">
              <w:rPr>
                <w:rFonts w:cs="Arial"/>
                <w:szCs w:val="24"/>
              </w:rPr>
              <w:t>8</w:t>
            </w:r>
          </w:p>
        </w:tc>
        <w:tc>
          <w:tcPr>
            <w:tcW w:w="1418" w:type="dxa"/>
            <w:vAlign w:val="center"/>
          </w:tcPr>
          <w:p w14:paraId="49A5C7D0"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77EF4CA7" w14:textId="77777777" w:rsidR="00DE339E" w:rsidRPr="006F628D" w:rsidRDefault="00DE339E" w:rsidP="00DE339E">
            <w:pPr>
              <w:rPr>
                <w:rFonts w:cs="Arial"/>
                <w:szCs w:val="24"/>
              </w:rPr>
            </w:pPr>
            <w:r w:rsidRPr="006F628D">
              <w:rPr>
                <w:rFonts w:cs="Arial"/>
                <w:szCs w:val="24"/>
              </w:rPr>
              <w:t>El sistema deberá cerrar el modal de datos de la opción de trabajo de graduación y abrirá el modal de contacto con el asesor.</w:t>
            </w:r>
          </w:p>
          <w:p w14:paraId="325C978F" w14:textId="77777777" w:rsidR="00DE339E" w:rsidRPr="006F628D" w:rsidRDefault="00DE339E" w:rsidP="00DE339E">
            <w:pPr>
              <w:pStyle w:val="ListParagraph"/>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modal será Contactando a: ASESOR, donde ASESOR es el nombre del asesor que agregó esa opción de trabajo de graduación.</w:t>
            </w:r>
          </w:p>
          <w:p w14:paraId="252F0A37" w14:textId="77777777" w:rsidR="00DE339E" w:rsidRDefault="00DE339E" w:rsidP="00DE339E">
            <w:pPr>
              <w:pStyle w:val="ListParagraph"/>
              <w:numPr>
                <w:ilvl w:val="0"/>
                <w:numId w:val="13"/>
              </w:numPr>
              <w:spacing w:after="0" w:line="240" w:lineRule="auto"/>
              <w:rPr>
                <w:rFonts w:cs="Arial"/>
                <w:szCs w:val="24"/>
              </w:rPr>
            </w:pPr>
            <w:r w:rsidRPr="006F628D">
              <w:rPr>
                <w:rFonts w:cs="Arial"/>
                <w:b/>
                <w:szCs w:val="24"/>
              </w:rPr>
              <w:t>Correo electrónico:</w:t>
            </w:r>
            <w:r w:rsidRPr="006F628D">
              <w:rPr>
                <w:rFonts w:cs="Arial"/>
                <w:szCs w:val="24"/>
              </w:rPr>
              <w:t xml:space="preserve"> Campo de texto de formato correo.</w:t>
            </w:r>
          </w:p>
          <w:p w14:paraId="18A79B7A" w14:textId="77777777" w:rsidR="00DE339E" w:rsidRPr="006F628D" w:rsidRDefault="00DE339E" w:rsidP="00DE339E">
            <w:pPr>
              <w:pStyle w:val="ListParagraph"/>
              <w:numPr>
                <w:ilvl w:val="0"/>
                <w:numId w:val="13"/>
              </w:numPr>
              <w:spacing w:after="0" w:line="240" w:lineRule="auto"/>
              <w:rPr>
                <w:rFonts w:cs="Arial"/>
                <w:szCs w:val="24"/>
              </w:rPr>
            </w:pPr>
            <w:r>
              <w:rPr>
                <w:rFonts w:cs="Arial"/>
                <w:b/>
                <w:szCs w:val="24"/>
              </w:rPr>
              <w:t>Teléfono:</w:t>
            </w:r>
            <w:r>
              <w:rPr>
                <w:rFonts w:cs="Arial"/>
                <w:szCs w:val="24"/>
              </w:rPr>
              <w:t xml:space="preserve"> Campo de texto.</w:t>
            </w:r>
          </w:p>
          <w:p w14:paraId="71045356" w14:textId="77777777" w:rsidR="00DE339E" w:rsidRPr="006F628D" w:rsidRDefault="00DE339E" w:rsidP="00DE339E">
            <w:pPr>
              <w:pStyle w:val="ListParagraph"/>
              <w:numPr>
                <w:ilvl w:val="0"/>
                <w:numId w:val="13"/>
              </w:numPr>
              <w:spacing w:after="0" w:line="240" w:lineRule="auto"/>
              <w:rPr>
                <w:rFonts w:cs="Arial"/>
                <w:szCs w:val="24"/>
              </w:rPr>
            </w:pPr>
            <w:r w:rsidRPr="006F628D">
              <w:rPr>
                <w:rFonts w:cs="Arial"/>
                <w:b/>
                <w:szCs w:val="24"/>
              </w:rPr>
              <w:t>Asunto:</w:t>
            </w:r>
            <w:r w:rsidRPr="006F628D">
              <w:rPr>
                <w:rFonts w:cs="Arial"/>
                <w:szCs w:val="24"/>
              </w:rPr>
              <w:t xml:space="preserve"> Campo de texto no editable con formato “Aplicación: </w:t>
            </w:r>
            <w:proofErr w:type="spellStart"/>
            <w:r w:rsidRPr="006F628D">
              <w:rPr>
                <w:rFonts w:cs="Arial"/>
                <w:szCs w:val="24"/>
              </w:rPr>
              <w:t>titulo_del_trabajo</w:t>
            </w:r>
            <w:proofErr w:type="spellEnd"/>
            <w:r w:rsidRPr="006F628D">
              <w:rPr>
                <w:rFonts w:cs="Arial"/>
                <w:szCs w:val="24"/>
              </w:rPr>
              <w:t xml:space="preserve">” en donde </w:t>
            </w:r>
            <w:proofErr w:type="spellStart"/>
            <w:r w:rsidRPr="006F628D">
              <w:rPr>
                <w:rFonts w:cs="Arial"/>
                <w:szCs w:val="24"/>
              </w:rPr>
              <w:t>titulo_del_trabajo</w:t>
            </w:r>
            <w:proofErr w:type="spellEnd"/>
            <w:r w:rsidRPr="006F628D">
              <w:rPr>
                <w:rFonts w:cs="Arial"/>
                <w:szCs w:val="24"/>
              </w:rPr>
              <w:t xml:space="preserve"> es el título de la opción de trabajo de graduación seleccionada.</w:t>
            </w:r>
          </w:p>
          <w:p w14:paraId="4DFDF70A" w14:textId="77777777" w:rsidR="00DE339E" w:rsidRPr="006F628D" w:rsidRDefault="00DE339E" w:rsidP="00DE339E">
            <w:pPr>
              <w:pStyle w:val="ListParagraph"/>
              <w:numPr>
                <w:ilvl w:val="0"/>
                <w:numId w:val="13"/>
              </w:numPr>
              <w:spacing w:after="0" w:line="240" w:lineRule="auto"/>
              <w:rPr>
                <w:rFonts w:cs="Arial"/>
                <w:szCs w:val="24"/>
              </w:rPr>
            </w:pPr>
            <w:r w:rsidRPr="006F628D">
              <w:rPr>
                <w:rFonts w:cs="Arial"/>
                <w:b/>
                <w:szCs w:val="24"/>
              </w:rPr>
              <w:t>Mensaje:</w:t>
            </w:r>
            <w:r w:rsidRPr="006F628D">
              <w:rPr>
                <w:rFonts w:cs="Arial"/>
                <w:szCs w:val="24"/>
              </w:rPr>
              <w:t xml:space="preserve"> área de texto sin formato.</w:t>
            </w:r>
          </w:p>
          <w:p w14:paraId="22FB0A95" w14:textId="77777777" w:rsidR="00DE339E" w:rsidRPr="006F628D" w:rsidRDefault="00DE339E" w:rsidP="00DE339E">
            <w:pPr>
              <w:rPr>
                <w:rFonts w:cs="Arial"/>
                <w:szCs w:val="24"/>
              </w:rPr>
            </w:pPr>
            <w:r w:rsidRPr="006F628D">
              <w:rPr>
                <w:rFonts w:cs="Arial"/>
                <w:szCs w:val="24"/>
              </w:rPr>
              <w:t>Los campos de “</w:t>
            </w:r>
            <w:r>
              <w:rPr>
                <w:rFonts w:cs="Arial"/>
                <w:szCs w:val="24"/>
              </w:rPr>
              <w:t>Correo</w:t>
            </w:r>
            <w:r w:rsidRPr="006F628D">
              <w:rPr>
                <w:rFonts w:cs="Arial"/>
                <w:szCs w:val="24"/>
              </w:rPr>
              <w:t>” y “</w:t>
            </w:r>
            <w:r>
              <w:rPr>
                <w:rFonts w:cs="Arial"/>
                <w:szCs w:val="24"/>
              </w:rPr>
              <w:t>Teléfono</w:t>
            </w:r>
            <w:r w:rsidRPr="006F628D">
              <w:rPr>
                <w:rFonts w:cs="Arial"/>
                <w:szCs w:val="24"/>
              </w:rPr>
              <w:t>”</w:t>
            </w:r>
            <w:r>
              <w:rPr>
                <w:rFonts w:cs="Arial"/>
                <w:szCs w:val="24"/>
              </w:rPr>
              <w:t xml:space="preserve"> y “Mensaje”</w:t>
            </w:r>
            <w:r w:rsidRPr="006F628D">
              <w:rPr>
                <w:rFonts w:cs="Arial"/>
                <w:szCs w:val="24"/>
              </w:rPr>
              <w:t xml:space="preserve"> deben ser requeridos.</w:t>
            </w:r>
          </w:p>
          <w:p w14:paraId="13D1C8B4" w14:textId="77777777" w:rsidR="00DE339E" w:rsidRPr="006F628D" w:rsidRDefault="00DE339E" w:rsidP="00DE339E">
            <w:pPr>
              <w:rPr>
                <w:rFonts w:cs="Arial"/>
                <w:szCs w:val="24"/>
              </w:rPr>
            </w:pPr>
            <w:r w:rsidRPr="006F628D">
              <w:rPr>
                <w:rFonts w:cs="Arial"/>
                <w:szCs w:val="24"/>
              </w:rPr>
              <w:t>Se debe mostrar las opciones “Cancelar” y “Enviar”</w:t>
            </w:r>
          </w:p>
        </w:tc>
        <w:tc>
          <w:tcPr>
            <w:tcW w:w="2268" w:type="dxa"/>
            <w:vAlign w:val="center"/>
          </w:tcPr>
          <w:p w14:paraId="720D5B4F" w14:textId="77777777" w:rsidR="00DE339E" w:rsidRPr="006F628D" w:rsidRDefault="00DE339E" w:rsidP="00DE339E">
            <w:pPr>
              <w:jc w:val="center"/>
              <w:rPr>
                <w:rFonts w:cs="Arial"/>
                <w:szCs w:val="24"/>
              </w:rPr>
            </w:pPr>
          </w:p>
        </w:tc>
      </w:tr>
      <w:tr w:rsidR="00DE339E" w:rsidRPr="006F628D" w14:paraId="58F2F2DC" w14:textId="77777777" w:rsidTr="00DE339E">
        <w:tc>
          <w:tcPr>
            <w:tcW w:w="851" w:type="dxa"/>
            <w:vAlign w:val="center"/>
          </w:tcPr>
          <w:p w14:paraId="6D3DA7C6" w14:textId="77777777" w:rsidR="00DE339E" w:rsidRPr="006F628D" w:rsidRDefault="00DE339E" w:rsidP="00DE339E">
            <w:pPr>
              <w:jc w:val="center"/>
              <w:rPr>
                <w:rFonts w:cs="Arial"/>
                <w:szCs w:val="24"/>
              </w:rPr>
            </w:pPr>
            <w:r w:rsidRPr="006F628D">
              <w:rPr>
                <w:rFonts w:cs="Arial"/>
                <w:szCs w:val="24"/>
              </w:rPr>
              <w:t>9</w:t>
            </w:r>
          </w:p>
        </w:tc>
        <w:tc>
          <w:tcPr>
            <w:tcW w:w="1418" w:type="dxa"/>
            <w:vAlign w:val="center"/>
          </w:tcPr>
          <w:p w14:paraId="715A455F" w14:textId="77777777" w:rsidR="00DE339E" w:rsidRPr="006F628D" w:rsidRDefault="00DE339E" w:rsidP="00DE339E">
            <w:pPr>
              <w:jc w:val="center"/>
              <w:rPr>
                <w:rFonts w:cs="Arial"/>
                <w:szCs w:val="24"/>
              </w:rPr>
            </w:pPr>
            <w:r w:rsidRPr="006F628D">
              <w:rPr>
                <w:rFonts w:cs="Arial"/>
                <w:szCs w:val="24"/>
              </w:rPr>
              <w:t>Usuario del sistema</w:t>
            </w:r>
          </w:p>
        </w:tc>
        <w:tc>
          <w:tcPr>
            <w:tcW w:w="5528" w:type="dxa"/>
            <w:gridSpan w:val="3"/>
            <w:vAlign w:val="center"/>
          </w:tcPr>
          <w:p w14:paraId="2F2443D3" w14:textId="77777777" w:rsidR="00DE339E" w:rsidRPr="006F628D" w:rsidRDefault="00DE339E" w:rsidP="00DE339E">
            <w:pPr>
              <w:rPr>
                <w:rFonts w:cs="Arial"/>
                <w:szCs w:val="24"/>
              </w:rPr>
            </w:pPr>
            <w:r w:rsidRPr="006F628D">
              <w:rPr>
                <w:rFonts w:cs="Arial"/>
                <w:szCs w:val="24"/>
              </w:rPr>
              <w:t>Completa los campos requeridos y selecciona la opción “Enviar”</w:t>
            </w:r>
          </w:p>
        </w:tc>
        <w:tc>
          <w:tcPr>
            <w:tcW w:w="2268" w:type="dxa"/>
            <w:vAlign w:val="center"/>
          </w:tcPr>
          <w:p w14:paraId="1D4AC84D" w14:textId="77777777" w:rsidR="00DE339E" w:rsidRPr="006F628D" w:rsidRDefault="00DE339E" w:rsidP="00DE339E">
            <w:pPr>
              <w:jc w:val="center"/>
              <w:rPr>
                <w:rFonts w:cs="Arial"/>
                <w:b/>
                <w:szCs w:val="24"/>
              </w:rPr>
            </w:pPr>
            <w:r w:rsidRPr="006F628D">
              <w:rPr>
                <w:rFonts w:cs="Arial"/>
                <w:b/>
                <w:szCs w:val="24"/>
              </w:rPr>
              <w:t>A2</w:t>
            </w:r>
          </w:p>
        </w:tc>
      </w:tr>
      <w:tr w:rsidR="00DE339E" w:rsidRPr="006F628D" w14:paraId="1E3A3C20" w14:textId="77777777" w:rsidTr="00DE339E">
        <w:tc>
          <w:tcPr>
            <w:tcW w:w="851" w:type="dxa"/>
            <w:vAlign w:val="center"/>
          </w:tcPr>
          <w:p w14:paraId="7B5BC74C" w14:textId="77777777" w:rsidR="00DE339E" w:rsidRPr="006F628D" w:rsidRDefault="00DE339E" w:rsidP="00DE339E">
            <w:pPr>
              <w:jc w:val="center"/>
              <w:rPr>
                <w:rFonts w:cs="Arial"/>
                <w:szCs w:val="24"/>
              </w:rPr>
            </w:pPr>
            <w:r w:rsidRPr="006F628D">
              <w:rPr>
                <w:rFonts w:cs="Arial"/>
                <w:szCs w:val="24"/>
              </w:rPr>
              <w:t xml:space="preserve">10 </w:t>
            </w:r>
          </w:p>
        </w:tc>
        <w:tc>
          <w:tcPr>
            <w:tcW w:w="1418" w:type="dxa"/>
            <w:vAlign w:val="center"/>
          </w:tcPr>
          <w:p w14:paraId="0AF9A599"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2652A325" w14:textId="77777777" w:rsidR="00DE339E" w:rsidRPr="006F628D" w:rsidRDefault="00DE339E" w:rsidP="00DE339E">
            <w:pPr>
              <w:rPr>
                <w:rFonts w:cs="Arial"/>
                <w:szCs w:val="24"/>
              </w:rPr>
            </w:pPr>
            <w:r w:rsidRPr="006F628D">
              <w:rPr>
                <w:rFonts w:cs="Arial"/>
                <w:szCs w:val="24"/>
              </w:rPr>
              <w:t xml:space="preserve">El sistema enviará un correo al asesor del trabajo seleccionado con el formato </w:t>
            </w:r>
            <w:proofErr w:type="gramStart"/>
            <w:r w:rsidRPr="006F628D">
              <w:rPr>
                <w:rFonts w:cs="Arial"/>
                <w:szCs w:val="24"/>
              </w:rPr>
              <w:t>de acuerdo a</w:t>
            </w:r>
            <w:proofErr w:type="gramEnd"/>
            <w:r w:rsidRPr="006F628D">
              <w:rPr>
                <w:rFonts w:cs="Arial"/>
                <w:szCs w:val="24"/>
              </w:rPr>
              <w:t xml:space="preserve"> la </w:t>
            </w:r>
            <w:r w:rsidRPr="006F628D">
              <w:rPr>
                <w:rFonts w:cs="Arial"/>
                <w:szCs w:val="24"/>
              </w:rPr>
              <w:lastRenderedPageBreak/>
              <w:t>plantilla de correo (Imagen 4) y cerrará el modal de contacto al asesor.</w:t>
            </w:r>
          </w:p>
          <w:p w14:paraId="4B497DA2" w14:textId="77777777" w:rsidR="00DE339E" w:rsidRPr="006F628D" w:rsidRDefault="00DE339E" w:rsidP="00DE339E">
            <w:pPr>
              <w:rPr>
                <w:rFonts w:cs="Arial"/>
                <w:szCs w:val="24"/>
              </w:rPr>
            </w:pPr>
            <w:r w:rsidRPr="006F628D">
              <w:rPr>
                <w:rFonts w:cs="Arial"/>
                <w:szCs w:val="24"/>
              </w:rPr>
              <w:t>Se regresa al paso 4.</w:t>
            </w:r>
          </w:p>
        </w:tc>
        <w:tc>
          <w:tcPr>
            <w:tcW w:w="2268" w:type="dxa"/>
            <w:vAlign w:val="center"/>
          </w:tcPr>
          <w:p w14:paraId="5D659CB9" w14:textId="77777777" w:rsidR="00DE339E" w:rsidRPr="006F628D" w:rsidRDefault="00DE339E" w:rsidP="00DE339E">
            <w:pPr>
              <w:jc w:val="center"/>
              <w:rPr>
                <w:rFonts w:cs="Arial"/>
                <w:szCs w:val="24"/>
              </w:rPr>
            </w:pPr>
          </w:p>
        </w:tc>
      </w:tr>
      <w:tr w:rsidR="00DE339E" w:rsidRPr="006F628D" w14:paraId="0B55C790" w14:textId="77777777" w:rsidTr="00DE339E">
        <w:tc>
          <w:tcPr>
            <w:tcW w:w="10065" w:type="dxa"/>
            <w:gridSpan w:val="6"/>
            <w:shd w:val="clear" w:color="auto" w:fill="5F497A"/>
            <w:vAlign w:val="center"/>
          </w:tcPr>
          <w:p w14:paraId="3B216613" w14:textId="77777777" w:rsidR="00DE339E" w:rsidRPr="006F628D" w:rsidRDefault="00DE339E" w:rsidP="00DE339E">
            <w:pPr>
              <w:jc w:val="center"/>
              <w:rPr>
                <w:rFonts w:cs="Arial"/>
                <w:b/>
                <w:bCs/>
                <w:szCs w:val="24"/>
              </w:rPr>
            </w:pPr>
            <w:r w:rsidRPr="006F628D">
              <w:rPr>
                <w:rFonts w:cs="Arial"/>
                <w:b/>
                <w:bCs/>
                <w:color w:val="FFFFFF"/>
                <w:szCs w:val="24"/>
              </w:rPr>
              <w:t>FLUJOS ALTERNOS</w:t>
            </w:r>
          </w:p>
        </w:tc>
      </w:tr>
      <w:tr w:rsidR="00DE339E" w:rsidRPr="006F628D" w14:paraId="50C8B58A" w14:textId="77777777" w:rsidTr="00DE339E">
        <w:tc>
          <w:tcPr>
            <w:tcW w:w="851" w:type="dxa"/>
            <w:shd w:val="clear" w:color="auto" w:fill="E5DFEC"/>
            <w:vAlign w:val="center"/>
          </w:tcPr>
          <w:p w14:paraId="74D59EEC" w14:textId="77777777" w:rsidR="00DE339E" w:rsidRPr="006F628D" w:rsidRDefault="00DE339E" w:rsidP="00DE339E">
            <w:pPr>
              <w:jc w:val="center"/>
              <w:rPr>
                <w:rFonts w:cs="Arial"/>
                <w:b/>
                <w:bCs/>
                <w:szCs w:val="24"/>
              </w:rPr>
            </w:pPr>
            <w:r w:rsidRPr="006F628D">
              <w:rPr>
                <w:rFonts w:cs="Arial"/>
                <w:b/>
                <w:bCs/>
                <w:szCs w:val="24"/>
              </w:rPr>
              <w:t>Paso</w:t>
            </w:r>
          </w:p>
        </w:tc>
        <w:tc>
          <w:tcPr>
            <w:tcW w:w="1418" w:type="dxa"/>
            <w:shd w:val="clear" w:color="auto" w:fill="E5DFEC"/>
            <w:vAlign w:val="center"/>
          </w:tcPr>
          <w:p w14:paraId="423ECC1B" w14:textId="77777777" w:rsidR="00DE339E" w:rsidRPr="006F628D" w:rsidRDefault="00DE339E" w:rsidP="00DE339E">
            <w:pPr>
              <w:jc w:val="center"/>
              <w:rPr>
                <w:rFonts w:cs="Arial"/>
                <w:szCs w:val="24"/>
              </w:rPr>
            </w:pPr>
            <w:r w:rsidRPr="006F628D">
              <w:rPr>
                <w:rFonts w:cs="Arial"/>
                <w:b/>
                <w:bCs/>
                <w:szCs w:val="24"/>
              </w:rPr>
              <w:t>Actor</w:t>
            </w:r>
          </w:p>
        </w:tc>
        <w:tc>
          <w:tcPr>
            <w:tcW w:w="5528" w:type="dxa"/>
            <w:gridSpan w:val="3"/>
            <w:shd w:val="clear" w:color="auto" w:fill="E5DFEC"/>
            <w:vAlign w:val="center"/>
          </w:tcPr>
          <w:p w14:paraId="7E28F1C2" w14:textId="77777777" w:rsidR="00DE339E" w:rsidRPr="006F628D" w:rsidRDefault="00DE339E" w:rsidP="00DE339E">
            <w:pPr>
              <w:jc w:val="center"/>
              <w:rPr>
                <w:rFonts w:cs="Arial"/>
                <w:b/>
                <w:szCs w:val="24"/>
              </w:rPr>
            </w:pPr>
            <w:r w:rsidRPr="006F628D">
              <w:rPr>
                <w:rFonts w:cs="Arial"/>
                <w:b/>
                <w:szCs w:val="24"/>
              </w:rPr>
              <w:t>Secuencia de eventos</w:t>
            </w:r>
          </w:p>
        </w:tc>
        <w:tc>
          <w:tcPr>
            <w:tcW w:w="2268" w:type="dxa"/>
            <w:shd w:val="clear" w:color="auto" w:fill="E5DFEC"/>
            <w:vAlign w:val="center"/>
          </w:tcPr>
          <w:p w14:paraId="03CFAA66" w14:textId="77777777" w:rsidR="00DE339E" w:rsidRPr="006F628D" w:rsidRDefault="00DE339E" w:rsidP="00DE339E">
            <w:pPr>
              <w:jc w:val="center"/>
              <w:rPr>
                <w:rFonts w:cs="Arial"/>
                <w:b/>
                <w:bCs/>
                <w:szCs w:val="24"/>
              </w:rPr>
            </w:pPr>
            <w:r w:rsidRPr="006F628D">
              <w:rPr>
                <w:rFonts w:cs="Arial"/>
                <w:b/>
                <w:bCs/>
                <w:szCs w:val="24"/>
              </w:rPr>
              <w:t>Flujo Alterno o Excepción</w:t>
            </w:r>
          </w:p>
        </w:tc>
      </w:tr>
      <w:tr w:rsidR="00DE339E" w:rsidRPr="006F628D" w14:paraId="1692EAC7" w14:textId="77777777" w:rsidTr="00DE339E">
        <w:tc>
          <w:tcPr>
            <w:tcW w:w="10065" w:type="dxa"/>
            <w:gridSpan w:val="6"/>
            <w:shd w:val="clear" w:color="auto" w:fill="E5DFEC" w:themeFill="accent4" w:themeFillTint="33"/>
          </w:tcPr>
          <w:p w14:paraId="3EE94899" w14:textId="77777777" w:rsidR="00DE339E" w:rsidRPr="006F628D" w:rsidRDefault="00DE339E" w:rsidP="00DE339E">
            <w:pPr>
              <w:rPr>
                <w:rFonts w:cs="Arial"/>
                <w:szCs w:val="24"/>
              </w:rPr>
            </w:pPr>
            <w:r w:rsidRPr="006F628D">
              <w:rPr>
                <w:rFonts w:cs="Arial"/>
                <w:b/>
                <w:szCs w:val="24"/>
              </w:rPr>
              <w:t>A1 – El usuario selecciona la opción “cerrar sesión”.</w:t>
            </w:r>
          </w:p>
        </w:tc>
      </w:tr>
      <w:tr w:rsidR="00DE339E" w:rsidRPr="006F628D" w14:paraId="49DAB7CA" w14:textId="77777777" w:rsidTr="00DE339E">
        <w:tc>
          <w:tcPr>
            <w:tcW w:w="851" w:type="dxa"/>
            <w:vAlign w:val="center"/>
          </w:tcPr>
          <w:p w14:paraId="1D459BED" w14:textId="77777777" w:rsidR="00DE339E" w:rsidRPr="006F628D" w:rsidRDefault="00DE339E" w:rsidP="00DE339E">
            <w:pPr>
              <w:jc w:val="center"/>
              <w:rPr>
                <w:rFonts w:cs="Arial"/>
                <w:szCs w:val="24"/>
              </w:rPr>
            </w:pPr>
            <w:r w:rsidRPr="006F628D">
              <w:rPr>
                <w:rFonts w:cs="Arial"/>
                <w:szCs w:val="24"/>
              </w:rPr>
              <w:t>1</w:t>
            </w:r>
          </w:p>
        </w:tc>
        <w:tc>
          <w:tcPr>
            <w:tcW w:w="1418" w:type="dxa"/>
            <w:vAlign w:val="center"/>
          </w:tcPr>
          <w:p w14:paraId="127B9F74"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2BA0DC24" w14:textId="77777777" w:rsidR="00DE339E" w:rsidRPr="006F628D" w:rsidRDefault="00DE339E" w:rsidP="00DE339E">
            <w:pPr>
              <w:rPr>
                <w:rFonts w:cs="Arial"/>
                <w:szCs w:val="24"/>
              </w:rPr>
            </w:pPr>
            <w:r w:rsidRPr="006F628D">
              <w:rPr>
                <w:rFonts w:cs="Arial"/>
                <w:szCs w:val="24"/>
              </w:rPr>
              <w:t>El sistema procede a cerrar la sesión del usuario y retornar a la página inicial de inicio de sesión del sitio</w:t>
            </w:r>
          </w:p>
        </w:tc>
        <w:tc>
          <w:tcPr>
            <w:tcW w:w="2268" w:type="dxa"/>
            <w:vAlign w:val="center"/>
          </w:tcPr>
          <w:p w14:paraId="552A10FE" w14:textId="77777777" w:rsidR="00DE339E" w:rsidRPr="006F628D" w:rsidRDefault="00DE339E" w:rsidP="00DE339E">
            <w:pPr>
              <w:rPr>
                <w:rFonts w:cs="Arial"/>
                <w:szCs w:val="24"/>
              </w:rPr>
            </w:pPr>
          </w:p>
        </w:tc>
      </w:tr>
      <w:tr w:rsidR="00DE339E" w:rsidRPr="006F628D" w14:paraId="296DD6F0" w14:textId="77777777" w:rsidTr="00DE339E">
        <w:tc>
          <w:tcPr>
            <w:tcW w:w="851" w:type="dxa"/>
            <w:vAlign w:val="center"/>
          </w:tcPr>
          <w:p w14:paraId="66C9A037" w14:textId="77777777" w:rsidR="00DE339E" w:rsidRPr="006F628D" w:rsidRDefault="00DE339E" w:rsidP="00DE339E">
            <w:pPr>
              <w:jc w:val="center"/>
              <w:rPr>
                <w:rFonts w:cs="Arial"/>
                <w:szCs w:val="24"/>
              </w:rPr>
            </w:pPr>
            <w:r w:rsidRPr="006F628D">
              <w:rPr>
                <w:rFonts w:cs="Arial"/>
                <w:szCs w:val="24"/>
              </w:rPr>
              <w:t>2</w:t>
            </w:r>
          </w:p>
        </w:tc>
        <w:tc>
          <w:tcPr>
            <w:tcW w:w="6946" w:type="dxa"/>
            <w:gridSpan w:val="4"/>
            <w:vAlign w:val="center"/>
          </w:tcPr>
          <w:p w14:paraId="60144408" w14:textId="77777777" w:rsidR="00DE339E" w:rsidRPr="006F628D" w:rsidRDefault="00DE339E" w:rsidP="00DE339E">
            <w:pPr>
              <w:rPr>
                <w:rFonts w:cs="Arial"/>
                <w:szCs w:val="24"/>
              </w:rPr>
            </w:pPr>
            <w:r w:rsidRPr="006F628D">
              <w:rPr>
                <w:rFonts w:cs="Arial"/>
                <w:szCs w:val="24"/>
              </w:rPr>
              <w:t>Fin del caso de uso</w:t>
            </w:r>
          </w:p>
        </w:tc>
        <w:tc>
          <w:tcPr>
            <w:tcW w:w="2268" w:type="dxa"/>
            <w:vAlign w:val="center"/>
          </w:tcPr>
          <w:p w14:paraId="0482CFE2" w14:textId="77777777" w:rsidR="00DE339E" w:rsidRPr="006F628D" w:rsidRDefault="00DE339E" w:rsidP="00DE339E">
            <w:pPr>
              <w:rPr>
                <w:rFonts w:cs="Arial"/>
                <w:szCs w:val="24"/>
              </w:rPr>
            </w:pPr>
          </w:p>
        </w:tc>
      </w:tr>
      <w:tr w:rsidR="00DE339E" w:rsidRPr="006F628D" w14:paraId="7EF48049" w14:textId="77777777" w:rsidTr="00DE339E">
        <w:tc>
          <w:tcPr>
            <w:tcW w:w="10065" w:type="dxa"/>
            <w:gridSpan w:val="6"/>
            <w:shd w:val="clear" w:color="auto" w:fill="E5DFEC" w:themeFill="accent4" w:themeFillTint="33"/>
          </w:tcPr>
          <w:p w14:paraId="75DB73C0" w14:textId="77777777" w:rsidR="00DE339E" w:rsidRPr="006F628D" w:rsidRDefault="00DE339E" w:rsidP="00DE339E">
            <w:pPr>
              <w:rPr>
                <w:rFonts w:cs="Arial"/>
                <w:szCs w:val="24"/>
              </w:rPr>
            </w:pPr>
            <w:r w:rsidRPr="006F628D">
              <w:rPr>
                <w:rFonts w:cs="Arial"/>
                <w:b/>
                <w:szCs w:val="24"/>
              </w:rPr>
              <w:t>A2 – El usuario selecciona la opción “cancelar”.</w:t>
            </w:r>
          </w:p>
        </w:tc>
      </w:tr>
      <w:tr w:rsidR="00DE339E" w:rsidRPr="006F628D" w14:paraId="042976A7" w14:textId="77777777" w:rsidTr="00DE339E">
        <w:tc>
          <w:tcPr>
            <w:tcW w:w="851" w:type="dxa"/>
            <w:vAlign w:val="center"/>
          </w:tcPr>
          <w:p w14:paraId="04EA7453" w14:textId="77777777" w:rsidR="00DE339E" w:rsidRPr="006F628D" w:rsidRDefault="00DE339E" w:rsidP="00DE339E">
            <w:pPr>
              <w:jc w:val="center"/>
              <w:rPr>
                <w:rFonts w:cs="Arial"/>
                <w:szCs w:val="24"/>
              </w:rPr>
            </w:pPr>
            <w:r w:rsidRPr="006F628D">
              <w:rPr>
                <w:rFonts w:cs="Arial"/>
                <w:szCs w:val="24"/>
              </w:rPr>
              <w:t>1</w:t>
            </w:r>
          </w:p>
        </w:tc>
        <w:tc>
          <w:tcPr>
            <w:tcW w:w="1418" w:type="dxa"/>
            <w:vAlign w:val="center"/>
          </w:tcPr>
          <w:p w14:paraId="317D34BF"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2B5D5DC0" w14:textId="77777777" w:rsidR="00DE339E" w:rsidRPr="006F628D" w:rsidRDefault="00DE339E" w:rsidP="00DE339E">
            <w:pPr>
              <w:rPr>
                <w:rFonts w:cs="Arial"/>
                <w:szCs w:val="24"/>
              </w:rPr>
            </w:pPr>
            <w:r w:rsidRPr="006F628D">
              <w:rPr>
                <w:rFonts w:cs="Arial"/>
                <w:szCs w:val="24"/>
              </w:rPr>
              <w:t>El sistema procede a cerrar el modal activo</w:t>
            </w:r>
          </w:p>
        </w:tc>
        <w:tc>
          <w:tcPr>
            <w:tcW w:w="2268" w:type="dxa"/>
            <w:vAlign w:val="center"/>
          </w:tcPr>
          <w:p w14:paraId="37E26AD6" w14:textId="77777777" w:rsidR="00DE339E" w:rsidRPr="006F628D" w:rsidRDefault="00DE339E" w:rsidP="00DE339E">
            <w:pPr>
              <w:rPr>
                <w:rFonts w:cs="Arial"/>
                <w:szCs w:val="24"/>
              </w:rPr>
            </w:pPr>
          </w:p>
        </w:tc>
      </w:tr>
      <w:tr w:rsidR="00DE339E" w:rsidRPr="006F628D" w14:paraId="48638411" w14:textId="77777777" w:rsidTr="00DE339E">
        <w:tc>
          <w:tcPr>
            <w:tcW w:w="851" w:type="dxa"/>
            <w:vAlign w:val="center"/>
          </w:tcPr>
          <w:p w14:paraId="45B98F27" w14:textId="77777777" w:rsidR="00DE339E" w:rsidRPr="006F628D" w:rsidRDefault="00DE339E" w:rsidP="00DE339E">
            <w:pPr>
              <w:jc w:val="center"/>
              <w:rPr>
                <w:rFonts w:cs="Arial"/>
                <w:szCs w:val="24"/>
              </w:rPr>
            </w:pPr>
            <w:r w:rsidRPr="006F628D">
              <w:rPr>
                <w:rFonts w:cs="Arial"/>
                <w:szCs w:val="24"/>
              </w:rPr>
              <w:t>2</w:t>
            </w:r>
          </w:p>
        </w:tc>
        <w:tc>
          <w:tcPr>
            <w:tcW w:w="6946" w:type="dxa"/>
            <w:gridSpan w:val="4"/>
            <w:vAlign w:val="center"/>
          </w:tcPr>
          <w:p w14:paraId="7AB5A4A1" w14:textId="77777777" w:rsidR="00DE339E" w:rsidRPr="006F628D" w:rsidRDefault="00DE339E" w:rsidP="00DE339E">
            <w:pPr>
              <w:rPr>
                <w:rFonts w:cs="Arial"/>
                <w:szCs w:val="24"/>
              </w:rPr>
            </w:pPr>
            <w:r w:rsidRPr="006F628D">
              <w:rPr>
                <w:rFonts w:cs="Arial"/>
                <w:szCs w:val="24"/>
              </w:rPr>
              <w:t>Retorna al paso 4 del flujo básico</w:t>
            </w:r>
          </w:p>
        </w:tc>
        <w:tc>
          <w:tcPr>
            <w:tcW w:w="2268" w:type="dxa"/>
            <w:vAlign w:val="center"/>
          </w:tcPr>
          <w:p w14:paraId="2579B00C" w14:textId="77777777" w:rsidR="00DE339E" w:rsidRPr="006F628D" w:rsidRDefault="00DE339E" w:rsidP="00DE339E">
            <w:pPr>
              <w:rPr>
                <w:rFonts w:cs="Arial"/>
                <w:szCs w:val="24"/>
              </w:rPr>
            </w:pPr>
          </w:p>
        </w:tc>
      </w:tr>
    </w:tbl>
    <w:p w14:paraId="2CCE537F" w14:textId="77777777" w:rsidR="00DE339E" w:rsidRDefault="00B03A14" w:rsidP="00B03A14">
      <w:pPr>
        <w:pStyle w:val="Heading2"/>
        <w:numPr>
          <w:ilvl w:val="2"/>
          <w:numId w:val="31"/>
        </w:numPr>
      </w:pPr>
      <w:bookmarkStart w:id="147" w:name="_Toc52322122"/>
      <w:r>
        <w:t>CASO DE USO DE AGREGAR UN TEMA DE TRABAJO DE GRADUACIÓN</w:t>
      </w:r>
      <w:bookmarkEnd w:id="147"/>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418"/>
        <w:gridCol w:w="826"/>
        <w:gridCol w:w="4702"/>
        <w:gridCol w:w="567"/>
        <w:gridCol w:w="1701"/>
      </w:tblGrid>
      <w:tr w:rsidR="00B03A14" w:rsidRPr="00125B87" w14:paraId="2EE4DC0B" w14:textId="77777777" w:rsidTr="00A23A12">
        <w:tc>
          <w:tcPr>
            <w:tcW w:w="3095" w:type="dxa"/>
            <w:gridSpan w:val="3"/>
            <w:shd w:val="clear" w:color="auto" w:fill="5F497A"/>
            <w:vAlign w:val="center"/>
          </w:tcPr>
          <w:p w14:paraId="02660861" w14:textId="77777777" w:rsidR="00B03A14" w:rsidRPr="00125B87" w:rsidRDefault="00B03A14" w:rsidP="00A23A12">
            <w:pPr>
              <w:rPr>
                <w:rFonts w:cs="Arial"/>
                <w:b/>
                <w:bCs/>
                <w:color w:val="FFFFFF"/>
                <w:szCs w:val="24"/>
              </w:rPr>
            </w:pPr>
            <w:r w:rsidRPr="00125B87">
              <w:rPr>
                <w:rFonts w:cs="Arial"/>
                <w:b/>
                <w:bCs/>
                <w:color w:val="FFFFFF"/>
                <w:szCs w:val="24"/>
              </w:rPr>
              <w:t>CU-003</w:t>
            </w:r>
          </w:p>
        </w:tc>
        <w:tc>
          <w:tcPr>
            <w:tcW w:w="6970" w:type="dxa"/>
            <w:gridSpan w:val="3"/>
            <w:shd w:val="clear" w:color="auto" w:fill="5F497A"/>
            <w:vAlign w:val="center"/>
          </w:tcPr>
          <w:p w14:paraId="1F5C3187" w14:textId="77777777" w:rsidR="00B03A14" w:rsidRPr="00125B87" w:rsidRDefault="00B03A14" w:rsidP="00A23A12">
            <w:pPr>
              <w:rPr>
                <w:rFonts w:cs="Arial"/>
                <w:b/>
                <w:color w:val="FFFFFF"/>
                <w:szCs w:val="24"/>
              </w:rPr>
            </w:pPr>
            <w:r>
              <w:rPr>
                <w:rFonts w:cs="Arial"/>
                <w:b/>
                <w:color w:val="FFFFFF"/>
                <w:szCs w:val="24"/>
              </w:rPr>
              <w:t xml:space="preserve">AGREGAR UN TEMA </w:t>
            </w:r>
            <w:r w:rsidRPr="00125B87">
              <w:rPr>
                <w:rFonts w:cs="Arial"/>
                <w:b/>
                <w:color w:val="FFFFFF"/>
                <w:szCs w:val="24"/>
              </w:rPr>
              <w:t>DE TRABAJO DE GRADUACIÓN</w:t>
            </w:r>
          </w:p>
        </w:tc>
      </w:tr>
      <w:tr w:rsidR="00B03A14" w:rsidRPr="00125B87" w14:paraId="1394C1A3" w14:textId="77777777" w:rsidTr="00A23A12">
        <w:tc>
          <w:tcPr>
            <w:tcW w:w="3095" w:type="dxa"/>
            <w:gridSpan w:val="3"/>
            <w:vAlign w:val="center"/>
          </w:tcPr>
          <w:p w14:paraId="1CDA4DDE" w14:textId="77777777" w:rsidR="00B03A14" w:rsidRPr="00125B87" w:rsidRDefault="00B03A14" w:rsidP="00A23A12">
            <w:pPr>
              <w:rPr>
                <w:rFonts w:cs="Arial"/>
                <w:b/>
                <w:bCs/>
                <w:szCs w:val="24"/>
              </w:rPr>
            </w:pPr>
            <w:r w:rsidRPr="00125B87">
              <w:rPr>
                <w:rFonts w:cs="Arial"/>
                <w:b/>
                <w:bCs/>
                <w:szCs w:val="24"/>
              </w:rPr>
              <w:t>Objetivos asociados</w:t>
            </w:r>
          </w:p>
        </w:tc>
        <w:tc>
          <w:tcPr>
            <w:tcW w:w="6970" w:type="dxa"/>
            <w:gridSpan w:val="3"/>
          </w:tcPr>
          <w:p w14:paraId="7DE9F624" w14:textId="77777777" w:rsidR="00B03A14" w:rsidRPr="00125B87" w:rsidRDefault="00B03A14" w:rsidP="00A23A12">
            <w:pPr>
              <w:rPr>
                <w:rFonts w:cs="Arial"/>
                <w:szCs w:val="24"/>
              </w:rPr>
            </w:pPr>
            <w:r w:rsidRPr="00125B87">
              <w:rPr>
                <w:rFonts w:cs="Arial"/>
                <w:szCs w:val="24"/>
              </w:rPr>
              <w:t>Lograr que el usuario proponente publique en el sitio una opción de trabajo de graduación</w:t>
            </w:r>
          </w:p>
        </w:tc>
      </w:tr>
      <w:tr w:rsidR="00B03A14" w:rsidRPr="00125B87" w14:paraId="6AB4D16F" w14:textId="77777777" w:rsidTr="00A23A12">
        <w:tc>
          <w:tcPr>
            <w:tcW w:w="3095" w:type="dxa"/>
            <w:gridSpan w:val="3"/>
            <w:shd w:val="clear" w:color="auto" w:fill="E5DFEC"/>
            <w:vAlign w:val="center"/>
          </w:tcPr>
          <w:p w14:paraId="4CD535BF" w14:textId="77777777" w:rsidR="00B03A14" w:rsidRPr="00125B87" w:rsidRDefault="00B03A14" w:rsidP="00A23A12">
            <w:pPr>
              <w:rPr>
                <w:rFonts w:cs="Arial"/>
                <w:b/>
                <w:bCs/>
                <w:szCs w:val="24"/>
              </w:rPr>
            </w:pPr>
            <w:r w:rsidRPr="00125B87">
              <w:rPr>
                <w:rFonts w:cs="Arial"/>
                <w:b/>
                <w:bCs/>
                <w:szCs w:val="24"/>
              </w:rPr>
              <w:t>Descripción</w:t>
            </w:r>
          </w:p>
        </w:tc>
        <w:tc>
          <w:tcPr>
            <w:tcW w:w="6970" w:type="dxa"/>
            <w:gridSpan w:val="3"/>
          </w:tcPr>
          <w:p w14:paraId="2A7BCEAF" w14:textId="77777777" w:rsidR="00B03A14" w:rsidRPr="00125B87" w:rsidRDefault="00B03A14" w:rsidP="00A23A12">
            <w:pPr>
              <w:rPr>
                <w:rFonts w:cs="Arial"/>
                <w:szCs w:val="24"/>
              </w:rPr>
            </w:pPr>
            <w:r w:rsidRPr="00125B87">
              <w:rPr>
                <w:rFonts w:cs="Arial"/>
                <w:szCs w:val="24"/>
              </w:rPr>
              <w:t>El usuario proponente podrá ingresar en el sistema nuevas opciones de trabajo de graduación</w:t>
            </w:r>
          </w:p>
        </w:tc>
      </w:tr>
      <w:tr w:rsidR="00B03A14" w:rsidRPr="00125B87" w14:paraId="0E44B617" w14:textId="77777777" w:rsidTr="00A23A12">
        <w:tc>
          <w:tcPr>
            <w:tcW w:w="10065" w:type="dxa"/>
            <w:gridSpan w:val="6"/>
            <w:shd w:val="clear" w:color="auto" w:fill="5F497A"/>
          </w:tcPr>
          <w:p w14:paraId="35D38291" w14:textId="77777777" w:rsidR="00B03A14" w:rsidRPr="00125B87" w:rsidRDefault="00B03A14" w:rsidP="00A23A12">
            <w:pPr>
              <w:jc w:val="center"/>
              <w:rPr>
                <w:rFonts w:cs="Arial"/>
                <w:b/>
                <w:bCs/>
                <w:color w:val="FFFFFF"/>
                <w:szCs w:val="24"/>
              </w:rPr>
            </w:pPr>
            <w:r w:rsidRPr="00125B87">
              <w:rPr>
                <w:rFonts w:cs="Arial"/>
                <w:b/>
                <w:bCs/>
                <w:color w:val="FFFFFF"/>
                <w:szCs w:val="24"/>
              </w:rPr>
              <w:t>ACTOR(ES)</w:t>
            </w:r>
          </w:p>
        </w:tc>
      </w:tr>
      <w:tr w:rsidR="00B03A14" w:rsidRPr="00125B87" w14:paraId="127A4228" w14:textId="77777777" w:rsidTr="00A23A12">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14:paraId="7D0A59C8" w14:textId="77777777" w:rsidR="00B03A14" w:rsidRPr="00125B87" w:rsidRDefault="00B03A14" w:rsidP="00A23A12">
            <w:pPr>
              <w:jc w:val="center"/>
              <w:rPr>
                <w:rFonts w:cs="Arial"/>
                <w:b/>
                <w:bCs/>
                <w:szCs w:val="24"/>
              </w:rPr>
            </w:pPr>
            <w:r w:rsidRPr="00125B87">
              <w:rPr>
                <w:rFonts w:cs="Arial"/>
                <w:b/>
                <w:bCs/>
                <w:szCs w:val="24"/>
              </w:rPr>
              <w:t>Nombre</w:t>
            </w:r>
          </w:p>
        </w:tc>
        <w:tc>
          <w:tcPr>
            <w:tcW w:w="7796" w:type="dxa"/>
            <w:gridSpan w:val="4"/>
            <w:shd w:val="clear" w:color="auto" w:fill="E5DFEC" w:themeFill="accent4" w:themeFillTint="33"/>
          </w:tcPr>
          <w:p w14:paraId="11234E29" w14:textId="77777777" w:rsidR="00B03A14" w:rsidRPr="00125B87" w:rsidRDefault="00B03A14" w:rsidP="00A23A12">
            <w:pPr>
              <w:jc w:val="center"/>
              <w:rPr>
                <w:rFonts w:cs="Arial"/>
                <w:b/>
                <w:bCs/>
                <w:szCs w:val="24"/>
              </w:rPr>
            </w:pPr>
            <w:r w:rsidRPr="00125B87">
              <w:rPr>
                <w:rFonts w:cs="Arial"/>
                <w:b/>
                <w:bCs/>
                <w:szCs w:val="24"/>
              </w:rPr>
              <w:t>Descripción</w:t>
            </w:r>
          </w:p>
        </w:tc>
      </w:tr>
      <w:tr w:rsidR="00B03A14" w:rsidRPr="00125B87" w14:paraId="39CA1110" w14:textId="77777777" w:rsidTr="00A23A12">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14:paraId="7748A20A" w14:textId="77777777" w:rsidR="00B03A14" w:rsidRPr="00125B87" w:rsidRDefault="00B03A14" w:rsidP="00A23A12">
            <w:pPr>
              <w:rPr>
                <w:rFonts w:cs="Arial"/>
                <w:bCs/>
                <w:szCs w:val="24"/>
              </w:rPr>
            </w:pPr>
            <w:r w:rsidRPr="00125B87">
              <w:rPr>
                <w:rFonts w:cs="Arial"/>
                <w:bCs/>
                <w:szCs w:val="24"/>
              </w:rPr>
              <w:lastRenderedPageBreak/>
              <w:t>Usuario del sistema</w:t>
            </w:r>
          </w:p>
        </w:tc>
        <w:tc>
          <w:tcPr>
            <w:tcW w:w="7796" w:type="dxa"/>
            <w:gridSpan w:val="4"/>
            <w:shd w:val="clear" w:color="auto" w:fill="auto"/>
            <w:vAlign w:val="center"/>
          </w:tcPr>
          <w:p w14:paraId="387D4B99" w14:textId="77777777" w:rsidR="00B03A14" w:rsidRPr="00125B87" w:rsidRDefault="00B03A14" w:rsidP="00A23A12">
            <w:pPr>
              <w:rPr>
                <w:rFonts w:cs="Arial"/>
                <w:bCs/>
                <w:szCs w:val="24"/>
              </w:rPr>
            </w:pPr>
          </w:p>
        </w:tc>
      </w:tr>
      <w:tr w:rsidR="00B03A14" w:rsidRPr="00125B87" w14:paraId="7B7C3880" w14:textId="77777777" w:rsidTr="00A23A12">
        <w:tc>
          <w:tcPr>
            <w:tcW w:w="3095" w:type="dxa"/>
            <w:gridSpan w:val="3"/>
            <w:vAlign w:val="center"/>
          </w:tcPr>
          <w:p w14:paraId="17FD5C8B" w14:textId="77777777" w:rsidR="00B03A14" w:rsidRPr="00125B87" w:rsidRDefault="00B03A14" w:rsidP="00A23A12">
            <w:pPr>
              <w:rPr>
                <w:rFonts w:cs="Arial"/>
                <w:b/>
                <w:bCs/>
                <w:szCs w:val="24"/>
              </w:rPr>
            </w:pPr>
            <w:r w:rsidRPr="00125B87">
              <w:rPr>
                <w:rFonts w:cs="Arial"/>
                <w:b/>
                <w:bCs/>
                <w:szCs w:val="24"/>
              </w:rPr>
              <w:t>Precondición</w:t>
            </w:r>
          </w:p>
        </w:tc>
        <w:tc>
          <w:tcPr>
            <w:tcW w:w="6970" w:type="dxa"/>
            <w:gridSpan w:val="3"/>
          </w:tcPr>
          <w:p w14:paraId="6DD41024" w14:textId="77777777" w:rsidR="00B03A14" w:rsidRPr="00125B87" w:rsidRDefault="00B03A14" w:rsidP="00A23A12">
            <w:pPr>
              <w:rPr>
                <w:rFonts w:cs="Arial"/>
                <w:szCs w:val="24"/>
              </w:rPr>
            </w:pPr>
            <w:r w:rsidRPr="00125B87">
              <w:rPr>
                <w:rFonts w:cs="Arial"/>
                <w:szCs w:val="24"/>
              </w:rPr>
              <w:t>Haber iniciado sesión con un usuario válido que tenga el rol de proponente.</w:t>
            </w:r>
          </w:p>
        </w:tc>
      </w:tr>
      <w:tr w:rsidR="00B03A14" w:rsidRPr="00125B87" w14:paraId="2C421385" w14:textId="77777777" w:rsidTr="00A23A12">
        <w:tc>
          <w:tcPr>
            <w:tcW w:w="10065" w:type="dxa"/>
            <w:gridSpan w:val="6"/>
            <w:shd w:val="clear" w:color="auto" w:fill="5F497A"/>
          </w:tcPr>
          <w:p w14:paraId="6790776A" w14:textId="77777777" w:rsidR="00B03A14" w:rsidRPr="00125B87" w:rsidRDefault="00B03A14" w:rsidP="00A23A12">
            <w:pPr>
              <w:jc w:val="center"/>
              <w:rPr>
                <w:rFonts w:cs="Arial"/>
                <w:b/>
                <w:color w:val="FFFFFF"/>
                <w:szCs w:val="24"/>
              </w:rPr>
            </w:pPr>
            <w:r w:rsidRPr="00125B87">
              <w:rPr>
                <w:rFonts w:cs="Arial"/>
                <w:b/>
                <w:color w:val="FFFFFF"/>
                <w:szCs w:val="24"/>
              </w:rPr>
              <w:t>FLUJO BASICO</w:t>
            </w:r>
          </w:p>
        </w:tc>
      </w:tr>
      <w:tr w:rsidR="00B03A14" w:rsidRPr="00125B87" w14:paraId="4409FD1D" w14:textId="77777777" w:rsidTr="00A23A12">
        <w:tc>
          <w:tcPr>
            <w:tcW w:w="851" w:type="dxa"/>
            <w:shd w:val="clear" w:color="auto" w:fill="E5DFEC"/>
            <w:vAlign w:val="center"/>
          </w:tcPr>
          <w:p w14:paraId="7DF3B260" w14:textId="77777777" w:rsidR="00B03A14" w:rsidRPr="00125B87" w:rsidRDefault="00B03A14" w:rsidP="00A23A12">
            <w:pPr>
              <w:jc w:val="center"/>
              <w:rPr>
                <w:rFonts w:cs="Arial"/>
                <w:b/>
                <w:bCs/>
                <w:szCs w:val="24"/>
              </w:rPr>
            </w:pPr>
            <w:r w:rsidRPr="00125B87">
              <w:rPr>
                <w:rFonts w:cs="Arial"/>
                <w:b/>
                <w:bCs/>
                <w:szCs w:val="24"/>
              </w:rPr>
              <w:t>Paso</w:t>
            </w:r>
          </w:p>
        </w:tc>
        <w:tc>
          <w:tcPr>
            <w:tcW w:w="1418" w:type="dxa"/>
            <w:shd w:val="clear" w:color="auto" w:fill="E5DFEC"/>
            <w:vAlign w:val="center"/>
          </w:tcPr>
          <w:p w14:paraId="090EFDA5" w14:textId="77777777" w:rsidR="00B03A14" w:rsidRPr="00125B87" w:rsidRDefault="00B03A14" w:rsidP="00A23A12">
            <w:pPr>
              <w:jc w:val="center"/>
              <w:rPr>
                <w:rFonts w:cs="Arial"/>
                <w:szCs w:val="24"/>
              </w:rPr>
            </w:pPr>
            <w:r w:rsidRPr="00125B87">
              <w:rPr>
                <w:rFonts w:cs="Arial"/>
                <w:b/>
                <w:bCs/>
                <w:szCs w:val="24"/>
              </w:rPr>
              <w:t>Actor</w:t>
            </w:r>
          </w:p>
        </w:tc>
        <w:tc>
          <w:tcPr>
            <w:tcW w:w="6095" w:type="dxa"/>
            <w:gridSpan w:val="3"/>
            <w:shd w:val="clear" w:color="auto" w:fill="E5DFEC"/>
            <w:vAlign w:val="center"/>
          </w:tcPr>
          <w:p w14:paraId="1F2564A8" w14:textId="77777777" w:rsidR="00B03A14" w:rsidRPr="00125B87" w:rsidRDefault="00B03A14" w:rsidP="00A23A12">
            <w:pPr>
              <w:jc w:val="center"/>
              <w:rPr>
                <w:rFonts w:cs="Arial"/>
                <w:b/>
                <w:szCs w:val="24"/>
              </w:rPr>
            </w:pPr>
            <w:r w:rsidRPr="00125B87">
              <w:rPr>
                <w:rFonts w:cs="Arial"/>
                <w:b/>
                <w:szCs w:val="24"/>
              </w:rPr>
              <w:t>Secuencia de eventos</w:t>
            </w:r>
          </w:p>
        </w:tc>
        <w:tc>
          <w:tcPr>
            <w:tcW w:w="1701" w:type="dxa"/>
            <w:shd w:val="clear" w:color="auto" w:fill="E5DFEC"/>
            <w:vAlign w:val="center"/>
          </w:tcPr>
          <w:p w14:paraId="78933FF8" w14:textId="77777777" w:rsidR="00B03A14" w:rsidRPr="00125B87" w:rsidRDefault="00B03A14" w:rsidP="00A23A12">
            <w:pPr>
              <w:jc w:val="center"/>
              <w:rPr>
                <w:rFonts w:cs="Arial"/>
                <w:b/>
                <w:bCs/>
                <w:szCs w:val="24"/>
              </w:rPr>
            </w:pPr>
            <w:r w:rsidRPr="00125B87">
              <w:rPr>
                <w:rFonts w:cs="Arial"/>
                <w:b/>
                <w:bCs/>
                <w:szCs w:val="24"/>
              </w:rPr>
              <w:t>Flujo Alterno o Excepción</w:t>
            </w:r>
          </w:p>
        </w:tc>
      </w:tr>
      <w:tr w:rsidR="00B03A14" w:rsidRPr="00125B87" w14:paraId="577B9E0E" w14:textId="77777777" w:rsidTr="00A23A12">
        <w:tc>
          <w:tcPr>
            <w:tcW w:w="851" w:type="dxa"/>
            <w:vAlign w:val="center"/>
          </w:tcPr>
          <w:p w14:paraId="4E400A4A" w14:textId="77777777" w:rsidR="00B03A14" w:rsidRPr="00125B87" w:rsidRDefault="00B03A14" w:rsidP="00A23A12">
            <w:pPr>
              <w:jc w:val="center"/>
              <w:rPr>
                <w:rFonts w:cs="Arial"/>
                <w:szCs w:val="24"/>
              </w:rPr>
            </w:pPr>
            <w:r w:rsidRPr="00125B87">
              <w:rPr>
                <w:rFonts w:cs="Arial"/>
                <w:szCs w:val="24"/>
              </w:rPr>
              <w:t>1</w:t>
            </w:r>
          </w:p>
        </w:tc>
        <w:tc>
          <w:tcPr>
            <w:tcW w:w="1418" w:type="dxa"/>
            <w:vAlign w:val="center"/>
          </w:tcPr>
          <w:p w14:paraId="09D7A109" w14:textId="77777777" w:rsidR="00B03A14" w:rsidRPr="00125B87" w:rsidRDefault="00B03A14" w:rsidP="00A23A12">
            <w:pPr>
              <w:jc w:val="center"/>
              <w:rPr>
                <w:rFonts w:cs="Arial"/>
                <w:szCs w:val="24"/>
              </w:rPr>
            </w:pPr>
            <w:r w:rsidRPr="00125B87">
              <w:rPr>
                <w:rFonts w:cs="Arial"/>
                <w:szCs w:val="24"/>
              </w:rPr>
              <w:t>Sistema</w:t>
            </w:r>
          </w:p>
        </w:tc>
        <w:tc>
          <w:tcPr>
            <w:tcW w:w="6095" w:type="dxa"/>
            <w:gridSpan w:val="3"/>
          </w:tcPr>
          <w:p w14:paraId="30499C2E" w14:textId="77777777" w:rsidR="00B03A14" w:rsidRPr="00125B87" w:rsidRDefault="00B03A14" w:rsidP="00A23A12">
            <w:pPr>
              <w:rPr>
                <w:rFonts w:cs="Arial"/>
                <w:szCs w:val="24"/>
              </w:rPr>
            </w:pPr>
            <w:r w:rsidRPr="00125B87">
              <w:rPr>
                <w:rFonts w:cs="Arial"/>
                <w:szCs w:val="24"/>
              </w:rPr>
              <w:t xml:space="preserve">El sistema muestra la pantalla principal de la vista de </w:t>
            </w:r>
            <w:r>
              <w:rPr>
                <w:rFonts w:cs="Arial"/>
                <w:szCs w:val="24"/>
              </w:rPr>
              <w:t>proponentes</w:t>
            </w:r>
            <w:r w:rsidRPr="00125B87">
              <w:rPr>
                <w:rFonts w:cs="Arial"/>
                <w:szCs w:val="24"/>
              </w:rPr>
              <w:t>.</w:t>
            </w:r>
          </w:p>
          <w:p w14:paraId="12F9563F" w14:textId="77777777" w:rsidR="00B03A14" w:rsidRPr="00125B87" w:rsidRDefault="00B03A14" w:rsidP="00A23A12">
            <w:pPr>
              <w:rPr>
                <w:rFonts w:cs="Arial"/>
                <w:szCs w:val="24"/>
              </w:rPr>
            </w:pPr>
            <w:r w:rsidRPr="00125B87">
              <w:rPr>
                <w:rFonts w:cs="Arial"/>
                <w:szCs w:val="24"/>
              </w:rPr>
              <w:t>Se añade a la cabecera, en la parte superior derecha el nombre del usuario que ha ingresado junto a la opción “cerrar sesión”. (Imagen 1)</w:t>
            </w:r>
          </w:p>
          <w:p w14:paraId="026E77F2" w14:textId="77777777" w:rsidR="00B03A14" w:rsidRPr="00125B87" w:rsidRDefault="00B03A14" w:rsidP="00A23A12">
            <w:pPr>
              <w:rPr>
                <w:rFonts w:cs="Arial"/>
                <w:szCs w:val="24"/>
              </w:rPr>
            </w:pPr>
            <w:r w:rsidRPr="00125B87">
              <w:rPr>
                <w:rFonts w:cs="Arial"/>
                <w:szCs w:val="24"/>
              </w:rPr>
              <w:t xml:space="preserve">Se muestra el título “Administrar </w:t>
            </w:r>
            <w:r>
              <w:rPr>
                <w:rFonts w:cs="Arial"/>
                <w:szCs w:val="24"/>
              </w:rPr>
              <w:t>temas propuestos</w:t>
            </w:r>
            <w:r w:rsidRPr="00125B87">
              <w:rPr>
                <w:rFonts w:cs="Arial"/>
                <w:szCs w:val="24"/>
              </w:rPr>
              <w:t>”, y debajo se mostrará un menú vertical, del lado izquierdo de la pantalla, con las opciones:</w:t>
            </w:r>
          </w:p>
          <w:p w14:paraId="62FC3636" w14:textId="77777777" w:rsidR="00B03A14" w:rsidRPr="00125B87" w:rsidRDefault="00B03A14" w:rsidP="00B03A14">
            <w:pPr>
              <w:pStyle w:val="ListParagraph"/>
              <w:numPr>
                <w:ilvl w:val="0"/>
                <w:numId w:val="14"/>
              </w:numPr>
              <w:spacing w:after="0" w:line="240" w:lineRule="auto"/>
              <w:rPr>
                <w:rFonts w:cs="Arial"/>
                <w:szCs w:val="24"/>
              </w:rPr>
            </w:pPr>
            <w:r w:rsidRPr="00125B87">
              <w:rPr>
                <w:rFonts w:cs="Arial"/>
                <w:b/>
                <w:szCs w:val="24"/>
              </w:rPr>
              <w:t xml:space="preserve">Mis </w:t>
            </w:r>
            <w:r>
              <w:rPr>
                <w:rFonts w:cs="Arial"/>
                <w:b/>
                <w:szCs w:val="24"/>
              </w:rPr>
              <w:t>temas propuestos</w:t>
            </w:r>
            <w:r w:rsidRPr="00125B87">
              <w:rPr>
                <w:rFonts w:cs="Arial"/>
                <w:b/>
                <w:szCs w:val="24"/>
              </w:rPr>
              <w:t>:</w:t>
            </w:r>
            <w:r w:rsidRPr="00125B87">
              <w:rPr>
                <w:rFonts w:cs="Arial"/>
                <w:szCs w:val="24"/>
              </w:rPr>
              <w:t xml:space="preserve"> Esta opción deberá ser la opción por defecto de esta página y mostrará la vista detallada en el CU-004.</w:t>
            </w:r>
          </w:p>
          <w:p w14:paraId="00B89169" w14:textId="77777777" w:rsidR="00B03A14" w:rsidRPr="00113D0F" w:rsidRDefault="00B03A14" w:rsidP="00B03A14">
            <w:pPr>
              <w:pStyle w:val="ListParagraph"/>
              <w:numPr>
                <w:ilvl w:val="0"/>
                <w:numId w:val="14"/>
              </w:numPr>
              <w:spacing w:after="0" w:line="240" w:lineRule="auto"/>
              <w:rPr>
                <w:rFonts w:cs="Arial"/>
                <w:szCs w:val="24"/>
              </w:rPr>
            </w:pPr>
            <w:r w:rsidRPr="00125B87">
              <w:rPr>
                <w:rFonts w:cs="Arial"/>
                <w:b/>
                <w:szCs w:val="24"/>
              </w:rPr>
              <w:t xml:space="preserve">Agregar </w:t>
            </w:r>
            <w:r>
              <w:rPr>
                <w:rFonts w:cs="Arial"/>
                <w:b/>
                <w:szCs w:val="24"/>
              </w:rPr>
              <w:t>temas</w:t>
            </w:r>
          </w:p>
          <w:p w14:paraId="43AF20D1" w14:textId="77777777" w:rsidR="00B03A14" w:rsidRPr="00113D0F" w:rsidRDefault="00B03A14" w:rsidP="00B03A14">
            <w:pPr>
              <w:pStyle w:val="ListParagraph"/>
              <w:numPr>
                <w:ilvl w:val="0"/>
                <w:numId w:val="14"/>
              </w:numPr>
              <w:spacing w:after="0" w:line="240" w:lineRule="auto"/>
              <w:rPr>
                <w:rFonts w:cs="Arial"/>
                <w:szCs w:val="24"/>
              </w:rPr>
            </w:pPr>
            <w:r>
              <w:rPr>
                <w:rFonts w:cs="Arial"/>
                <w:b/>
                <w:szCs w:val="24"/>
              </w:rPr>
              <w:t>Historial de temas propuestos</w:t>
            </w:r>
          </w:p>
        </w:tc>
        <w:tc>
          <w:tcPr>
            <w:tcW w:w="1701" w:type="dxa"/>
            <w:vAlign w:val="center"/>
          </w:tcPr>
          <w:p w14:paraId="308ACA32" w14:textId="77777777" w:rsidR="00B03A14" w:rsidRPr="00125B87" w:rsidRDefault="00B03A14" w:rsidP="00A23A12">
            <w:pPr>
              <w:jc w:val="center"/>
              <w:rPr>
                <w:rFonts w:cs="Arial"/>
                <w:b/>
                <w:szCs w:val="24"/>
              </w:rPr>
            </w:pPr>
          </w:p>
        </w:tc>
      </w:tr>
      <w:tr w:rsidR="00B03A14" w:rsidRPr="00125B87" w14:paraId="683147B2" w14:textId="77777777" w:rsidTr="00A23A12">
        <w:tc>
          <w:tcPr>
            <w:tcW w:w="851" w:type="dxa"/>
            <w:vAlign w:val="center"/>
          </w:tcPr>
          <w:p w14:paraId="3C6B5A46" w14:textId="77777777" w:rsidR="00B03A14" w:rsidRPr="00125B87" w:rsidRDefault="00B03A14" w:rsidP="00A23A12">
            <w:pPr>
              <w:jc w:val="center"/>
              <w:rPr>
                <w:rFonts w:cs="Arial"/>
                <w:szCs w:val="24"/>
              </w:rPr>
            </w:pPr>
            <w:r w:rsidRPr="00125B87">
              <w:rPr>
                <w:rFonts w:cs="Arial"/>
                <w:szCs w:val="24"/>
              </w:rPr>
              <w:t>2</w:t>
            </w:r>
          </w:p>
        </w:tc>
        <w:tc>
          <w:tcPr>
            <w:tcW w:w="1418" w:type="dxa"/>
            <w:vAlign w:val="center"/>
          </w:tcPr>
          <w:p w14:paraId="7D730B70" w14:textId="77777777" w:rsidR="00B03A14" w:rsidRPr="00125B87" w:rsidRDefault="00B03A14" w:rsidP="00A23A12">
            <w:pPr>
              <w:jc w:val="center"/>
              <w:rPr>
                <w:rFonts w:cs="Arial"/>
                <w:szCs w:val="24"/>
              </w:rPr>
            </w:pPr>
            <w:r w:rsidRPr="00125B87">
              <w:rPr>
                <w:rFonts w:cs="Arial"/>
                <w:szCs w:val="24"/>
              </w:rPr>
              <w:t>Usuario del sistema</w:t>
            </w:r>
          </w:p>
        </w:tc>
        <w:tc>
          <w:tcPr>
            <w:tcW w:w="6095" w:type="dxa"/>
            <w:gridSpan w:val="3"/>
          </w:tcPr>
          <w:p w14:paraId="418AC9FD" w14:textId="77777777" w:rsidR="00B03A14" w:rsidRPr="00125B87" w:rsidRDefault="00B03A14" w:rsidP="00A23A12">
            <w:pPr>
              <w:rPr>
                <w:rFonts w:cs="Arial"/>
                <w:szCs w:val="24"/>
              </w:rPr>
            </w:pPr>
            <w:r w:rsidRPr="00125B87">
              <w:rPr>
                <w:rFonts w:cs="Arial"/>
                <w:szCs w:val="24"/>
              </w:rPr>
              <w:t xml:space="preserve">El usuario selecciona la opción “Agregar </w:t>
            </w:r>
            <w:r>
              <w:rPr>
                <w:rFonts w:cs="Arial"/>
                <w:szCs w:val="24"/>
              </w:rPr>
              <w:t>temas</w:t>
            </w:r>
            <w:r w:rsidRPr="00125B87">
              <w:rPr>
                <w:rFonts w:cs="Arial"/>
                <w:b/>
                <w:szCs w:val="24"/>
              </w:rPr>
              <w:t>”</w:t>
            </w:r>
            <w:r w:rsidRPr="00125B87">
              <w:rPr>
                <w:rFonts w:cs="Arial"/>
                <w:szCs w:val="24"/>
              </w:rPr>
              <w:t>.</w:t>
            </w:r>
          </w:p>
        </w:tc>
        <w:tc>
          <w:tcPr>
            <w:tcW w:w="1701" w:type="dxa"/>
            <w:vAlign w:val="center"/>
          </w:tcPr>
          <w:p w14:paraId="0473C3F5" w14:textId="77777777" w:rsidR="00B03A14" w:rsidRPr="00125B87" w:rsidRDefault="00B03A14" w:rsidP="00A23A12">
            <w:pPr>
              <w:jc w:val="center"/>
              <w:rPr>
                <w:rFonts w:cs="Arial"/>
                <w:b/>
                <w:szCs w:val="24"/>
              </w:rPr>
            </w:pPr>
            <w:r w:rsidRPr="00125B87">
              <w:rPr>
                <w:rFonts w:cs="Arial"/>
                <w:b/>
                <w:szCs w:val="24"/>
              </w:rPr>
              <w:t>A1</w:t>
            </w:r>
          </w:p>
        </w:tc>
      </w:tr>
      <w:tr w:rsidR="00B03A14" w:rsidRPr="00125B87" w14:paraId="50911EC1" w14:textId="77777777" w:rsidTr="00A23A12">
        <w:tc>
          <w:tcPr>
            <w:tcW w:w="851" w:type="dxa"/>
            <w:vAlign w:val="center"/>
          </w:tcPr>
          <w:p w14:paraId="4598729F" w14:textId="77777777" w:rsidR="00B03A14" w:rsidRPr="00125B87" w:rsidRDefault="00B03A14" w:rsidP="00A23A12">
            <w:pPr>
              <w:jc w:val="center"/>
              <w:rPr>
                <w:rFonts w:cs="Arial"/>
                <w:szCs w:val="24"/>
              </w:rPr>
            </w:pPr>
            <w:r w:rsidRPr="00125B87">
              <w:rPr>
                <w:rFonts w:cs="Arial"/>
                <w:szCs w:val="24"/>
              </w:rPr>
              <w:t>3</w:t>
            </w:r>
          </w:p>
        </w:tc>
        <w:tc>
          <w:tcPr>
            <w:tcW w:w="1418" w:type="dxa"/>
            <w:vAlign w:val="center"/>
          </w:tcPr>
          <w:p w14:paraId="04721A61" w14:textId="77777777" w:rsidR="00B03A14" w:rsidRPr="00125B87" w:rsidRDefault="00B03A14" w:rsidP="00A23A12">
            <w:pPr>
              <w:jc w:val="center"/>
              <w:rPr>
                <w:rFonts w:cs="Arial"/>
                <w:szCs w:val="24"/>
              </w:rPr>
            </w:pPr>
            <w:r w:rsidRPr="00125B87">
              <w:rPr>
                <w:rFonts w:cs="Arial"/>
                <w:szCs w:val="24"/>
              </w:rPr>
              <w:t>Sistema</w:t>
            </w:r>
          </w:p>
        </w:tc>
        <w:tc>
          <w:tcPr>
            <w:tcW w:w="6095" w:type="dxa"/>
            <w:gridSpan w:val="3"/>
          </w:tcPr>
          <w:p w14:paraId="286A9BD5" w14:textId="77777777" w:rsidR="00B03A14" w:rsidRPr="00125B87" w:rsidRDefault="00B03A14" w:rsidP="00A23A12">
            <w:pPr>
              <w:rPr>
                <w:rFonts w:cs="Arial"/>
                <w:szCs w:val="24"/>
              </w:rPr>
            </w:pPr>
            <w:r w:rsidRPr="00125B87">
              <w:rPr>
                <w:rFonts w:cs="Arial"/>
                <w:szCs w:val="24"/>
              </w:rPr>
              <w:t xml:space="preserve">El sistema mostrara la vista de ingreso de opciones de trabajos de graduación con el título “Agregar </w:t>
            </w:r>
            <w:r>
              <w:rPr>
                <w:rFonts w:cs="Arial"/>
                <w:szCs w:val="24"/>
              </w:rPr>
              <w:t>temas</w:t>
            </w:r>
            <w:r w:rsidRPr="00125B87">
              <w:rPr>
                <w:rFonts w:cs="Arial"/>
                <w:szCs w:val="24"/>
              </w:rPr>
              <w:t>” y debajo un formulario con las siguientes opciones:</w:t>
            </w:r>
          </w:p>
          <w:p w14:paraId="1CE914BF" w14:textId="77777777" w:rsidR="00B03A14" w:rsidRPr="009D6E3F" w:rsidRDefault="00B03A14" w:rsidP="00B03A14">
            <w:pPr>
              <w:pStyle w:val="ListParagraph"/>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14:paraId="34CD991C" w14:textId="77777777" w:rsidR="00B03A14" w:rsidRPr="00125B87" w:rsidRDefault="00B03A14" w:rsidP="00B03A14">
            <w:pPr>
              <w:pStyle w:val="ListParagraph"/>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14:paraId="4E77AA14" w14:textId="77777777" w:rsidR="00B03A14" w:rsidRPr="0028398C" w:rsidRDefault="00B03A14" w:rsidP="00B03A14">
            <w:pPr>
              <w:pStyle w:val="ListParagraph"/>
              <w:numPr>
                <w:ilvl w:val="0"/>
                <w:numId w:val="14"/>
              </w:numPr>
              <w:spacing w:after="0" w:line="240" w:lineRule="auto"/>
              <w:rPr>
                <w:rFonts w:cs="Arial"/>
                <w:b/>
                <w:szCs w:val="24"/>
              </w:rPr>
            </w:pPr>
            <w:r w:rsidRPr="00125B87">
              <w:rPr>
                <w:rFonts w:cs="Arial"/>
                <w:b/>
                <w:szCs w:val="24"/>
              </w:rPr>
              <w:t xml:space="preserve">Cantidad de estudiantes: </w:t>
            </w:r>
            <w:r w:rsidRPr="00125B87">
              <w:rPr>
                <w:rFonts w:cs="Arial"/>
                <w:szCs w:val="24"/>
              </w:rPr>
              <w:t xml:space="preserve">Campo numérico requerido que aceptará los valores del 1 al 3. El </w:t>
            </w:r>
            <w:r w:rsidRPr="00125B87">
              <w:rPr>
                <w:rFonts w:cs="Arial"/>
                <w:szCs w:val="24"/>
              </w:rPr>
              <w:lastRenderedPageBreak/>
              <w:t>valor por defecto de este capo será 1.</w:t>
            </w:r>
          </w:p>
          <w:p w14:paraId="5FC4921D" w14:textId="77777777" w:rsidR="00B03A14" w:rsidRPr="00125B87" w:rsidRDefault="00B03A14" w:rsidP="00B03A14">
            <w:pPr>
              <w:pStyle w:val="ListParagraph"/>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14:paraId="13263C01" w14:textId="77777777" w:rsidR="00B03A14" w:rsidRPr="00125B87" w:rsidRDefault="00B03A14" w:rsidP="00B03A14">
            <w:pPr>
              <w:pStyle w:val="ListParagraph"/>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14:paraId="3CD8A132" w14:textId="77777777" w:rsidR="00B03A14" w:rsidRPr="0028398C" w:rsidRDefault="00B03A14" w:rsidP="00A23A12">
            <w:pPr>
              <w:pStyle w:val="ListParagraph"/>
              <w:spacing w:after="0" w:line="240" w:lineRule="auto"/>
              <w:rPr>
                <w:rFonts w:cs="Arial"/>
                <w:b/>
                <w:szCs w:val="24"/>
              </w:rPr>
            </w:pPr>
          </w:p>
          <w:p w14:paraId="5DACC2CB" w14:textId="77777777" w:rsidR="00B03A14" w:rsidRPr="00125B87" w:rsidRDefault="00B03A14" w:rsidP="00A23A12">
            <w:pPr>
              <w:rPr>
                <w:rFonts w:cs="Arial"/>
                <w:szCs w:val="24"/>
              </w:rPr>
            </w:pPr>
            <w:r w:rsidRPr="00125B87">
              <w:rPr>
                <w:rFonts w:cs="Arial"/>
                <w:szCs w:val="24"/>
              </w:rPr>
              <w:t xml:space="preserve">Se mostrará además la sección de candidatos. Esta sección deberá repetirse </w:t>
            </w:r>
            <w:proofErr w:type="gramStart"/>
            <w:r w:rsidRPr="00125B87">
              <w:rPr>
                <w:rFonts w:cs="Arial"/>
                <w:szCs w:val="24"/>
              </w:rPr>
              <w:t>de acuerdo a</w:t>
            </w:r>
            <w:proofErr w:type="gramEnd"/>
            <w:r w:rsidRPr="00125B87">
              <w:rPr>
                <w:rFonts w:cs="Arial"/>
                <w:szCs w:val="24"/>
              </w:rPr>
              <w:t xml:space="preserve"> la cantidad de estudiantes especificada en el campo anterior.</w:t>
            </w:r>
          </w:p>
          <w:p w14:paraId="47B9D876" w14:textId="77777777" w:rsidR="00B03A14" w:rsidRPr="00125B87" w:rsidRDefault="00B03A14" w:rsidP="00A23A12">
            <w:pPr>
              <w:rPr>
                <w:rFonts w:cs="Arial"/>
                <w:szCs w:val="24"/>
              </w:rPr>
            </w:pPr>
            <w:r w:rsidRPr="00125B87">
              <w:rPr>
                <w:rFonts w:cs="Arial"/>
                <w:szCs w:val="24"/>
              </w:rPr>
              <w:t xml:space="preserve">Esta sección mostrará el título “Candidato #” donde # es el número </w:t>
            </w:r>
            <w:proofErr w:type="gramStart"/>
            <w:r w:rsidRPr="00125B87">
              <w:rPr>
                <w:rFonts w:cs="Arial"/>
                <w:szCs w:val="24"/>
              </w:rPr>
              <w:t>de acuerdo a</w:t>
            </w:r>
            <w:proofErr w:type="gramEnd"/>
            <w:r w:rsidRPr="00125B87">
              <w:rPr>
                <w:rFonts w:cs="Arial"/>
                <w:szCs w:val="24"/>
              </w:rPr>
              <w:t xml:space="preserve"> la repetición de la sección. Debajo se mostrarán los siguientes campos:</w:t>
            </w:r>
          </w:p>
          <w:p w14:paraId="3FB2043A" w14:textId="77777777" w:rsidR="00B03A14" w:rsidRPr="00125B87" w:rsidRDefault="00B03A14" w:rsidP="00B03A14">
            <w:pPr>
              <w:pStyle w:val="ListParagraph"/>
              <w:numPr>
                <w:ilvl w:val="0"/>
                <w:numId w:val="14"/>
              </w:numPr>
              <w:spacing w:after="0" w:line="240" w:lineRule="auto"/>
              <w:rPr>
                <w:rFonts w:cs="Arial"/>
                <w:b/>
                <w:szCs w:val="24"/>
              </w:rPr>
            </w:pPr>
            <w:r w:rsidRPr="00125B87">
              <w:rPr>
                <w:rFonts w:cs="Arial"/>
                <w:b/>
                <w:szCs w:val="24"/>
              </w:rPr>
              <w:t xml:space="preserve">Facultad: </w:t>
            </w:r>
            <w:r w:rsidRPr="00125B87">
              <w:rPr>
                <w:rFonts w:cs="Arial"/>
                <w:szCs w:val="24"/>
              </w:rPr>
              <w:t>Campo desplegable obligatorio que mostrará el catálogo de facultades.</w:t>
            </w:r>
          </w:p>
          <w:p w14:paraId="2B590B59" w14:textId="77777777" w:rsidR="00B03A14" w:rsidRPr="0094496E" w:rsidRDefault="00B03A14" w:rsidP="00B03A14">
            <w:pPr>
              <w:pStyle w:val="ListParagraph"/>
              <w:numPr>
                <w:ilvl w:val="0"/>
                <w:numId w:val="14"/>
              </w:numPr>
              <w:spacing w:after="0" w:line="240" w:lineRule="auto"/>
              <w:rPr>
                <w:rFonts w:cs="Arial"/>
                <w:b/>
                <w:szCs w:val="24"/>
              </w:rPr>
            </w:pPr>
            <w:r w:rsidRPr="00125B87">
              <w:rPr>
                <w:rFonts w:cs="Arial"/>
                <w:b/>
                <w:szCs w:val="24"/>
              </w:rPr>
              <w:t xml:space="preserve">Carrera: </w:t>
            </w:r>
            <w:r w:rsidRPr="00125B87">
              <w:rPr>
                <w:rFonts w:cs="Arial"/>
                <w:szCs w:val="24"/>
              </w:rPr>
              <w:t>Campo desplegable obligatorio que mostrará el catálogo de carreras filtrado según la facultad elegida en el campo anterior. Este campo permanecerá bloqueado hasta haber elegido un valor para el campo anterior.</w:t>
            </w:r>
          </w:p>
          <w:p w14:paraId="12152CDA" w14:textId="77777777" w:rsidR="00B03A14" w:rsidRPr="00125B87" w:rsidRDefault="00B03A14" w:rsidP="00A23A12">
            <w:pPr>
              <w:rPr>
                <w:rFonts w:cs="Arial"/>
                <w:szCs w:val="24"/>
              </w:rPr>
            </w:pPr>
            <w:r w:rsidRPr="00125B87">
              <w:rPr>
                <w:rFonts w:cs="Arial"/>
                <w:szCs w:val="24"/>
              </w:rPr>
              <w:t>Al final del formulario se mostrará la opción “</w:t>
            </w:r>
            <w:r>
              <w:rPr>
                <w:rFonts w:cs="Arial"/>
                <w:szCs w:val="24"/>
              </w:rPr>
              <w:t>Registrar</w:t>
            </w:r>
            <w:r w:rsidRPr="00125B87">
              <w:rPr>
                <w:rFonts w:cs="Arial"/>
                <w:szCs w:val="24"/>
              </w:rPr>
              <w:t>”.</w:t>
            </w:r>
          </w:p>
          <w:p w14:paraId="516660AA" w14:textId="77777777" w:rsidR="00B03A14" w:rsidRPr="00125B87" w:rsidRDefault="00B03A14" w:rsidP="00A23A12">
            <w:pPr>
              <w:rPr>
                <w:rFonts w:cs="Arial"/>
                <w:szCs w:val="24"/>
              </w:rPr>
            </w:pPr>
            <w:r w:rsidRPr="00125B87">
              <w:rPr>
                <w:rFonts w:cs="Arial"/>
                <w:szCs w:val="24"/>
              </w:rPr>
              <w:t>Debajo del formulario se debe mostrar una tabla sin título donde se listen todas las opciones de trabajo de graduación ingresadas por el cliente. Las columnas de esta tabla serán:</w:t>
            </w:r>
          </w:p>
          <w:p w14:paraId="5F973FCF" w14:textId="77777777" w:rsidR="00B03A14" w:rsidRPr="00125B87" w:rsidRDefault="00B03A14" w:rsidP="00B03A14">
            <w:pPr>
              <w:pStyle w:val="ListParagraph"/>
              <w:numPr>
                <w:ilvl w:val="0"/>
                <w:numId w:val="14"/>
              </w:numPr>
              <w:spacing w:after="0" w:line="240" w:lineRule="auto"/>
              <w:rPr>
                <w:rFonts w:cs="Arial"/>
                <w:szCs w:val="24"/>
              </w:rPr>
            </w:pPr>
            <w:r w:rsidRPr="00125B87">
              <w:rPr>
                <w:rFonts w:cs="Arial"/>
                <w:b/>
                <w:szCs w:val="24"/>
              </w:rPr>
              <w:t xml:space="preserve">ID: </w:t>
            </w:r>
            <w:r w:rsidRPr="00125B87">
              <w:rPr>
                <w:rFonts w:cs="Arial"/>
                <w:szCs w:val="24"/>
              </w:rPr>
              <w:t>Número de identificación asociado a la opción de trabajo de graduación.</w:t>
            </w:r>
          </w:p>
          <w:p w14:paraId="4877D12C" w14:textId="77777777" w:rsidR="00B03A14" w:rsidRPr="0094496E" w:rsidRDefault="00B03A14" w:rsidP="00B03A14">
            <w:pPr>
              <w:pStyle w:val="ListParagraph"/>
              <w:numPr>
                <w:ilvl w:val="0"/>
                <w:numId w:val="14"/>
              </w:numPr>
              <w:spacing w:after="0" w:line="240" w:lineRule="auto"/>
              <w:rPr>
                <w:rFonts w:cs="Arial"/>
                <w:szCs w:val="24"/>
              </w:rPr>
            </w:pPr>
            <w:r w:rsidRPr="00125B87">
              <w:rPr>
                <w:rFonts w:cs="Arial"/>
                <w:b/>
                <w:szCs w:val="24"/>
              </w:rPr>
              <w:t>TEMA:</w:t>
            </w:r>
            <w:r w:rsidRPr="00125B87">
              <w:rPr>
                <w:rFonts w:cs="Arial"/>
                <w:szCs w:val="24"/>
              </w:rPr>
              <w:t xml:space="preserve"> Título de la opción de trabajo de graduación</w:t>
            </w:r>
          </w:p>
          <w:p w14:paraId="37A0712F" w14:textId="77777777" w:rsidR="00B03A14" w:rsidRPr="00125B87" w:rsidRDefault="00B03A14" w:rsidP="00A23A12">
            <w:pPr>
              <w:rPr>
                <w:rFonts w:cs="Arial"/>
                <w:szCs w:val="24"/>
              </w:rPr>
            </w:pPr>
            <w:r w:rsidRPr="00125B87">
              <w:rPr>
                <w:rFonts w:cs="Arial"/>
                <w:szCs w:val="24"/>
              </w:rPr>
              <w:t>Las opciones de trabajo se deberán listar de manera descendente del más reciente al más antiguo</w:t>
            </w:r>
            <w:r>
              <w:rPr>
                <w:rFonts w:cs="Arial"/>
                <w:szCs w:val="24"/>
              </w:rPr>
              <w:t>.</w:t>
            </w:r>
          </w:p>
        </w:tc>
        <w:tc>
          <w:tcPr>
            <w:tcW w:w="1701" w:type="dxa"/>
            <w:vAlign w:val="center"/>
          </w:tcPr>
          <w:p w14:paraId="2122D6A4" w14:textId="77777777" w:rsidR="00B03A14" w:rsidRPr="00125B87" w:rsidRDefault="00B03A14" w:rsidP="00A23A12">
            <w:pPr>
              <w:jc w:val="center"/>
              <w:rPr>
                <w:rFonts w:cs="Arial"/>
                <w:b/>
                <w:szCs w:val="24"/>
              </w:rPr>
            </w:pPr>
          </w:p>
        </w:tc>
      </w:tr>
      <w:tr w:rsidR="00B03A14" w:rsidRPr="00125B87" w14:paraId="71DE6FD1" w14:textId="77777777" w:rsidTr="00A23A12">
        <w:tc>
          <w:tcPr>
            <w:tcW w:w="851" w:type="dxa"/>
            <w:vAlign w:val="center"/>
          </w:tcPr>
          <w:p w14:paraId="6A55AF66" w14:textId="77777777" w:rsidR="00B03A14" w:rsidRPr="00125B87" w:rsidRDefault="00B03A14" w:rsidP="00A23A12">
            <w:pPr>
              <w:jc w:val="center"/>
              <w:rPr>
                <w:rFonts w:cs="Arial"/>
                <w:szCs w:val="24"/>
              </w:rPr>
            </w:pPr>
            <w:r w:rsidRPr="00125B87">
              <w:rPr>
                <w:rFonts w:cs="Arial"/>
                <w:szCs w:val="24"/>
              </w:rPr>
              <w:t>4</w:t>
            </w:r>
          </w:p>
        </w:tc>
        <w:tc>
          <w:tcPr>
            <w:tcW w:w="1418" w:type="dxa"/>
            <w:vAlign w:val="center"/>
          </w:tcPr>
          <w:p w14:paraId="7436BB5C" w14:textId="77777777" w:rsidR="00B03A14" w:rsidRPr="00125B87" w:rsidRDefault="00B03A14" w:rsidP="00A23A12">
            <w:pPr>
              <w:jc w:val="center"/>
              <w:rPr>
                <w:rFonts w:cs="Arial"/>
                <w:szCs w:val="24"/>
              </w:rPr>
            </w:pPr>
            <w:r w:rsidRPr="00125B87">
              <w:rPr>
                <w:rFonts w:cs="Arial"/>
                <w:szCs w:val="24"/>
              </w:rPr>
              <w:t>Usuario del sistema</w:t>
            </w:r>
          </w:p>
        </w:tc>
        <w:tc>
          <w:tcPr>
            <w:tcW w:w="6095" w:type="dxa"/>
            <w:gridSpan w:val="3"/>
          </w:tcPr>
          <w:p w14:paraId="72BEBA6B" w14:textId="77777777" w:rsidR="00B03A14" w:rsidRPr="00125B87" w:rsidRDefault="00B03A14" w:rsidP="00A23A12">
            <w:pPr>
              <w:rPr>
                <w:rFonts w:cs="Arial"/>
                <w:szCs w:val="24"/>
              </w:rPr>
            </w:pPr>
            <w:r w:rsidRPr="00125B87">
              <w:rPr>
                <w:rFonts w:cs="Arial"/>
                <w:szCs w:val="24"/>
              </w:rPr>
              <w:t>El usuario llenará los campos requeridos y seleccionará la opción “Agregar trabajo”</w:t>
            </w:r>
          </w:p>
        </w:tc>
        <w:tc>
          <w:tcPr>
            <w:tcW w:w="1701" w:type="dxa"/>
            <w:vAlign w:val="center"/>
          </w:tcPr>
          <w:p w14:paraId="1A02A0C5" w14:textId="77777777" w:rsidR="00B03A14" w:rsidRPr="00125B87" w:rsidRDefault="00B03A14" w:rsidP="00A23A12">
            <w:pPr>
              <w:jc w:val="center"/>
              <w:rPr>
                <w:rFonts w:cs="Arial"/>
                <w:b/>
                <w:szCs w:val="24"/>
              </w:rPr>
            </w:pPr>
            <w:r w:rsidRPr="00125B87">
              <w:rPr>
                <w:rFonts w:cs="Arial"/>
                <w:b/>
                <w:szCs w:val="24"/>
              </w:rPr>
              <w:t>A1</w:t>
            </w:r>
          </w:p>
        </w:tc>
      </w:tr>
      <w:tr w:rsidR="00B03A14" w:rsidRPr="00125B87" w14:paraId="5063D5EA" w14:textId="77777777" w:rsidTr="00A23A12">
        <w:tc>
          <w:tcPr>
            <w:tcW w:w="851" w:type="dxa"/>
            <w:vAlign w:val="center"/>
          </w:tcPr>
          <w:p w14:paraId="7D74A559" w14:textId="77777777" w:rsidR="00B03A14" w:rsidRPr="00125B87" w:rsidRDefault="00B03A14" w:rsidP="00A23A12">
            <w:pPr>
              <w:jc w:val="center"/>
              <w:rPr>
                <w:rFonts w:cs="Arial"/>
                <w:szCs w:val="24"/>
              </w:rPr>
            </w:pPr>
            <w:r w:rsidRPr="00125B87">
              <w:rPr>
                <w:rFonts w:cs="Arial"/>
                <w:szCs w:val="24"/>
              </w:rPr>
              <w:t>5</w:t>
            </w:r>
          </w:p>
        </w:tc>
        <w:tc>
          <w:tcPr>
            <w:tcW w:w="1418" w:type="dxa"/>
            <w:vAlign w:val="center"/>
          </w:tcPr>
          <w:p w14:paraId="7EF8546B" w14:textId="77777777" w:rsidR="00B03A14" w:rsidRPr="00125B87" w:rsidRDefault="00B03A14" w:rsidP="00A23A12">
            <w:pPr>
              <w:jc w:val="center"/>
              <w:rPr>
                <w:rFonts w:cs="Arial"/>
                <w:szCs w:val="24"/>
              </w:rPr>
            </w:pPr>
            <w:r w:rsidRPr="00125B87">
              <w:rPr>
                <w:rFonts w:cs="Arial"/>
                <w:szCs w:val="24"/>
              </w:rPr>
              <w:t>Sistema</w:t>
            </w:r>
          </w:p>
        </w:tc>
        <w:tc>
          <w:tcPr>
            <w:tcW w:w="6095" w:type="dxa"/>
            <w:gridSpan w:val="3"/>
          </w:tcPr>
          <w:p w14:paraId="17CB8E46" w14:textId="77777777" w:rsidR="00B03A14" w:rsidRPr="00125B87" w:rsidRDefault="00B03A14" w:rsidP="00A23A12">
            <w:pPr>
              <w:rPr>
                <w:rFonts w:cs="Arial"/>
                <w:szCs w:val="24"/>
              </w:rPr>
            </w:pPr>
            <w:r w:rsidRPr="00125B87">
              <w:rPr>
                <w:rFonts w:cs="Arial"/>
                <w:szCs w:val="24"/>
              </w:rPr>
              <w:t xml:space="preserve">El sistema procesará la información y almacenará en </w:t>
            </w:r>
            <w:r w:rsidRPr="00125B87">
              <w:rPr>
                <w:rFonts w:cs="Arial"/>
                <w:szCs w:val="24"/>
              </w:rPr>
              <w:lastRenderedPageBreak/>
              <w:t>base de datos los valores ingresados por el usuario.</w:t>
            </w:r>
          </w:p>
        </w:tc>
        <w:tc>
          <w:tcPr>
            <w:tcW w:w="1701" w:type="dxa"/>
            <w:vAlign w:val="center"/>
          </w:tcPr>
          <w:p w14:paraId="771DE194" w14:textId="77777777" w:rsidR="00B03A14" w:rsidRPr="00125B87" w:rsidRDefault="00B03A14" w:rsidP="00A23A12">
            <w:pPr>
              <w:jc w:val="center"/>
              <w:rPr>
                <w:rFonts w:cs="Arial"/>
                <w:b/>
                <w:szCs w:val="24"/>
              </w:rPr>
            </w:pPr>
          </w:p>
        </w:tc>
      </w:tr>
      <w:tr w:rsidR="00B03A14" w:rsidRPr="00125B87" w14:paraId="5E5C14E0" w14:textId="77777777" w:rsidTr="00A23A12">
        <w:tc>
          <w:tcPr>
            <w:tcW w:w="851" w:type="dxa"/>
            <w:vAlign w:val="center"/>
          </w:tcPr>
          <w:p w14:paraId="21124242" w14:textId="77777777" w:rsidR="00B03A14" w:rsidRPr="00125B87" w:rsidRDefault="00B03A14" w:rsidP="00A23A12">
            <w:pPr>
              <w:jc w:val="center"/>
              <w:rPr>
                <w:rFonts w:cs="Arial"/>
                <w:szCs w:val="24"/>
              </w:rPr>
            </w:pPr>
            <w:r w:rsidRPr="00125B87">
              <w:rPr>
                <w:rFonts w:cs="Arial"/>
                <w:szCs w:val="24"/>
              </w:rPr>
              <w:t>6</w:t>
            </w:r>
          </w:p>
        </w:tc>
        <w:tc>
          <w:tcPr>
            <w:tcW w:w="1418" w:type="dxa"/>
            <w:vAlign w:val="center"/>
          </w:tcPr>
          <w:p w14:paraId="5484A60F" w14:textId="77777777" w:rsidR="00B03A14" w:rsidRPr="00125B87" w:rsidRDefault="00B03A14" w:rsidP="00A23A12">
            <w:pPr>
              <w:jc w:val="center"/>
              <w:rPr>
                <w:rFonts w:cs="Arial"/>
                <w:szCs w:val="24"/>
              </w:rPr>
            </w:pPr>
            <w:r w:rsidRPr="00125B87">
              <w:rPr>
                <w:rFonts w:cs="Arial"/>
                <w:szCs w:val="24"/>
              </w:rPr>
              <w:t>Sistema</w:t>
            </w:r>
          </w:p>
        </w:tc>
        <w:tc>
          <w:tcPr>
            <w:tcW w:w="6095" w:type="dxa"/>
            <w:gridSpan w:val="3"/>
          </w:tcPr>
          <w:p w14:paraId="7FE35D3F" w14:textId="77777777" w:rsidR="00B03A14" w:rsidRPr="00125B87" w:rsidRDefault="00B03A14" w:rsidP="00A23A12">
            <w:pPr>
              <w:rPr>
                <w:rFonts w:cs="Arial"/>
                <w:szCs w:val="24"/>
              </w:rPr>
            </w:pPr>
            <w:r w:rsidRPr="00125B87">
              <w:rPr>
                <w:rFonts w:cs="Arial"/>
                <w:szCs w:val="24"/>
              </w:rPr>
              <w:t>El sistema mostrará una notificación exitosa con el mensaje “Trabajo agregado correctamente” y el trabajo ingresado deberá mostrarse en la tabla de opciones de trabajos de graduación del usuario.</w:t>
            </w:r>
          </w:p>
          <w:p w14:paraId="507D24E2" w14:textId="77777777" w:rsidR="00B03A14" w:rsidRPr="00125B87" w:rsidRDefault="00B03A14" w:rsidP="00A23A12">
            <w:pPr>
              <w:rPr>
                <w:rFonts w:cs="Arial"/>
                <w:szCs w:val="24"/>
              </w:rPr>
            </w:pPr>
            <w:r w:rsidRPr="00125B87">
              <w:rPr>
                <w:rFonts w:cs="Arial"/>
                <w:szCs w:val="24"/>
              </w:rPr>
              <w:t>El sistema deberá limpiar los campos del formulario</w:t>
            </w:r>
            <w:r>
              <w:rPr>
                <w:rFonts w:cs="Arial"/>
                <w:szCs w:val="24"/>
              </w:rPr>
              <w:t xml:space="preserve">. </w:t>
            </w:r>
            <w:r w:rsidRPr="00125B87">
              <w:rPr>
                <w:rFonts w:cs="Arial"/>
                <w:szCs w:val="24"/>
              </w:rPr>
              <w:t>Se regresa al paso 3.</w:t>
            </w:r>
          </w:p>
        </w:tc>
        <w:tc>
          <w:tcPr>
            <w:tcW w:w="1701" w:type="dxa"/>
            <w:vAlign w:val="center"/>
          </w:tcPr>
          <w:p w14:paraId="6BFCDAA0" w14:textId="77777777" w:rsidR="00B03A14" w:rsidRPr="00125B87" w:rsidRDefault="00B03A14" w:rsidP="00A23A12">
            <w:pPr>
              <w:jc w:val="center"/>
              <w:rPr>
                <w:rFonts w:cs="Arial"/>
                <w:b/>
                <w:szCs w:val="24"/>
              </w:rPr>
            </w:pPr>
            <w:r w:rsidRPr="00125B87">
              <w:rPr>
                <w:rFonts w:cs="Arial"/>
                <w:b/>
                <w:szCs w:val="24"/>
              </w:rPr>
              <w:t>E1</w:t>
            </w:r>
          </w:p>
        </w:tc>
      </w:tr>
      <w:tr w:rsidR="00B03A14" w:rsidRPr="00125B87" w14:paraId="5B87A6CA" w14:textId="77777777" w:rsidTr="00A23A12">
        <w:tc>
          <w:tcPr>
            <w:tcW w:w="10065" w:type="dxa"/>
            <w:gridSpan w:val="6"/>
            <w:shd w:val="clear" w:color="auto" w:fill="5F497A"/>
          </w:tcPr>
          <w:p w14:paraId="0D99ACD2" w14:textId="77777777" w:rsidR="00B03A14" w:rsidRPr="00125B87" w:rsidRDefault="00B03A14" w:rsidP="00A23A12">
            <w:pPr>
              <w:jc w:val="center"/>
              <w:rPr>
                <w:rFonts w:cs="Arial"/>
                <w:b/>
                <w:color w:val="FFFFFF" w:themeColor="background1"/>
                <w:szCs w:val="24"/>
              </w:rPr>
            </w:pPr>
            <w:r w:rsidRPr="00125B87">
              <w:rPr>
                <w:rFonts w:cs="Arial"/>
                <w:b/>
                <w:bCs/>
                <w:color w:val="FFFFFF" w:themeColor="background1"/>
                <w:szCs w:val="24"/>
              </w:rPr>
              <w:t>FLUJOS ALTERNOS</w:t>
            </w:r>
          </w:p>
        </w:tc>
      </w:tr>
      <w:tr w:rsidR="00B03A14" w:rsidRPr="00125B87" w14:paraId="572CCFAC" w14:textId="77777777" w:rsidTr="00A23A12">
        <w:tc>
          <w:tcPr>
            <w:tcW w:w="851" w:type="dxa"/>
            <w:shd w:val="clear" w:color="auto" w:fill="E5DFEC"/>
            <w:vAlign w:val="center"/>
          </w:tcPr>
          <w:p w14:paraId="7E167D8E" w14:textId="77777777" w:rsidR="00B03A14" w:rsidRPr="00125B87" w:rsidRDefault="00B03A14" w:rsidP="00A23A12">
            <w:pPr>
              <w:jc w:val="center"/>
              <w:rPr>
                <w:rFonts w:cs="Arial"/>
                <w:b/>
                <w:bCs/>
                <w:szCs w:val="24"/>
              </w:rPr>
            </w:pPr>
            <w:r w:rsidRPr="00125B87">
              <w:rPr>
                <w:rFonts w:cs="Arial"/>
                <w:b/>
                <w:bCs/>
                <w:szCs w:val="24"/>
              </w:rPr>
              <w:t>Paso</w:t>
            </w:r>
          </w:p>
        </w:tc>
        <w:tc>
          <w:tcPr>
            <w:tcW w:w="1418" w:type="dxa"/>
            <w:shd w:val="clear" w:color="auto" w:fill="E5DFEC"/>
            <w:vAlign w:val="center"/>
          </w:tcPr>
          <w:p w14:paraId="3FDB9930" w14:textId="77777777" w:rsidR="00B03A14" w:rsidRPr="00125B87" w:rsidRDefault="00B03A14" w:rsidP="00A23A12">
            <w:pPr>
              <w:jc w:val="center"/>
              <w:rPr>
                <w:rFonts w:cs="Arial"/>
                <w:szCs w:val="24"/>
              </w:rPr>
            </w:pPr>
            <w:r w:rsidRPr="00125B87">
              <w:rPr>
                <w:rFonts w:cs="Arial"/>
                <w:b/>
                <w:bCs/>
                <w:szCs w:val="24"/>
              </w:rPr>
              <w:t>Actor</w:t>
            </w:r>
          </w:p>
        </w:tc>
        <w:tc>
          <w:tcPr>
            <w:tcW w:w="5528" w:type="dxa"/>
            <w:gridSpan w:val="2"/>
            <w:shd w:val="clear" w:color="auto" w:fill="E5DFEC"/>
            <w:vAlign w:val="center"/>
          </w:tcPr>
          <w:p w14:paraId="66908FCA" w14:textId="77777777" w:rsidR="00B03A14" w:rsidRPr="00125B87" w:rsidRDefault="00B03A14" w:rsidP="00A23A12">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14:paraId="52E931EA" w14:textId="77777777" w:rsidR="00B03A14" w:rsidRPr="00125B87" w:rsidRDefault="00B03A14" w:rsidP="00A23A12">
            <w:pPr>
              <w:jc w:val="center"/>
              <w:rPr>
                <w:rFonts w:cs="Arial"/>
                <w:b/>
                <w:bCs/>
                <w:szCs w:val="24"/>
              </w:rPr>
            </w:pPr>
            <w:r w:rsidRPr="00125B87">
              <w:rPr>
                <w:rFonts w:cs="Arial"/>
                <w:b/>
                <w:bCs/>
                <w:szCs w:val="24"/>
              </w:rPr>
              <w:t>Flujo Alterno o Excepción</w:t>
            </w:r>
          </w:p>
        </w:tc>
      </w:tr>
      <w:tr w:rsidR="00B03A14" w:rsidRPr="00125B87" w14:paraId="4654FB65" w14:textId="77777777" w:rsidTr="00A23A12">
        <w:tc>
          <w:tcPr>
            <w:tcW w:w="7797" w:type="dxa"/>
            <w:gridSpan w:val="4"/>
            <w:shd w:val="clear" w:color="auto" w:fill="E5DFEC" w:themeFill="accent4" w:themeFillTint="33"/>
          </w:tcPr>
          <w:p w14:paraId="6D27E860" w14:textId="77777777" w:rsidR="00B03A14" w:rsidRPr="00125B87" w:rsidRDefault="00B03A14" w:rsidP="00A23A12">
            <w:pPr>
              <w:rPr>
                <w:rFonts w:cs="Arial"/>
                <w:szCs w:val="24"/>
              </w:rPr>
            </w:pPr>
            <w:r w:rsidRPr="00125B87">
              <w:rPr>
                <w:rFonts w:cs="Arial"/>
                <w:b/>
                <w:szCs w:val="24"/>
              </w:rPr>
              <w:t>A1 – El usuario selecciona la opción “cerrar sesión”.</w:t>
            </w:r>
          </w:p>
        </w:tc>
        <w:tc>
          <w:tcPr>
            <w:tcW w:w="2268" w:type="dxa"/>
            <w:gridSpan w:val="2"/>
            <w:shd w:val="clear" w:color="auto" w:fill="E5DFEC" w:themeFill="accent4" w:themeFillTint="33"/>
          </w:tcPr>
          <w:p w14:paraId="2F0AA47C" w14:textId="77777777" w:rsidR="00B03A14" w:rsidRPr="00125B87" w:rsidRDefault="00B03A14" w:rsidP="00A23A12">
            <w:pPr>
              <w:rPr>
                <w:rFonts w:cs="Arial"/>
                <w:szCs w:val="24"/>
              </w:rPr>
            </w:pPr>
          </w:p>
        </w:tc>
      </w:tr>
      <w:tr w:rsidR="00B03A14" w:rsidRPr="00125B87" w14:paraId="39863283" w14:textId="77777777" w:rsidTr="00A23A12">
        <w:tc>
          <w:tcPr>
            <w:tcW w:w="851" w:type="dxa"/>
            <w:vAlign w:val="center"/>
          </w:tcPr>
          <w:p w14:paraId="453D1D12" w14:textId="77777777" w:rsidR="00B03A14" w:rsidRPr="00125B87" w:rsidRDefault="00B03A14" w:rsidP="00A23A12">
            <w:pPr>
              <w:jc w:val="center"/>
              <w:rPr>
                <w:rFonts w:cs="Arial"/>
                <w:szCs w:val="24"/>
              </w:rPr>
            </w:pPr>
            <w:r w:rsidRPr="00125B87">
              <w:rPr>
                <w:rFonts w:cs="Arial"/>
                <w:szCs w:val="24"/>
              </w:rPr>
              <w:t>1</w:t>
            </w:r>
          </w:p>
        </w:tc>
        <w:tc>
          <w:tcPr>
            <w:tcW w:w="1418" w:type="dxa"/>
            <w:vAlign w:val="center"/>
          </w:tcPr>
          <w:p w14:paraId="54910B09" w14:textId="77777777" w:rsidR="00B03A14" w:rsidRPr="00125B87" w:rsidRDefault="00B03A14" w:rsidP="00A23A12">
            <w:pPr>
              <w:jc w:val="center"/>
              <w:rPr>
                <w:rFonts w:cs="Arial"/>
                <w:szCs w:val="24"/>
              </w:rPr>
            </w:pPr>
            <w:r w:rsidRPr="00125B87">
              <w:rPr>
                <w:rFonts w:cs="Arial"/>
                <w:szCs w:val="24"/>
              </w:rPr>
              <w:t>Sistema</w:t>
            </w:r>
          </w:p>
        </w:tc>
        <w:tc>
          <w:tcPr>
            <w:tcW w:w="5528" w:type="dxa"/>
            <w:gridSpan w:val="2"/>
            <w:vAlign w:val="center"/>
          </w:tcPr>
          <w:p w14:paraId="5B614DC1" w14:textId="77777777" w:rsidR="00B03A14" w:rsidRPr="00125B87" w:rsidRDefault="00B03A14" w:rsidP="00A23A12">
            <w:pPr>
              <w:rPr>
                <w:rFonts w:cs="Arial"/>
                <w:szCs w:val="24"/>
              </w:rPr>
            </w:pPr>
            <w:r w:rsidRPr="00125B87">
              <w:rPr>
                <w:rFonts w:cs="Arial"/>
                <w:szCs w:val="24"/>
              </w:rPr>
              <w:t>El sistema procede a cerrar la sesión del usuario y retornar a la página inicial de inicio de sesión del sitio</w:t>
            </w:r>
          </w:p>
        </w:tc>
        <w:tc>
          <w:tcPr>
            <w:tcW w:w="2268" w:type="dxa"/>
            <w:gridSpan w:val="2"/>
            <w:vAlign w:val="center"/>
          </w:tcPr>
          <w:p w14:paraId="3EF0DE1F" w14:textId="77777777" w:rsidR="00B03A14" w:rsidRPr="00125B87" w:rsidRDefault="00B03A14" w:rsidP="00A23A12">
            <w:pPr>
              <w:rPr>
                <w:rFonts w:cs="Arial"/>
                <w:szCs w:val="24"/>
              </w:rPr>
            </w:pPr>
          </w:p>
        </w:tc>
      </w:tr>
      <w:tr w:rsidR="00B03A14" w:rsidRPr="00125B87" w14:paraId="527CA5F9" w14:textId="77777777" w:rsidTr="00A23A12">
        <w:tc>
          <w:tcPr>
            <w:tcW w:w="851" w:type="dxa"/>
            <w:vAlign w:val="center"/>
          </w:tcPr>
          <w:p w14:paraId="6C4CB0F7" w14:textId="77777777" w:rsidR="00B03A14" w:rsidRPr="00125B87" w:rsidRDefault="00B03A14" w:rsidP="00A23A12">
            <w:pPr>
              <w:jc w:val="center"/>
              <w:rPr>
                <w:rFonts w:cs="Arial"/>
                <w:szCs w:val="24"/>
              </w:rPr>
            </w:pPr>
            <w:r w:rsidRPr="00125B87">
              <w:rPr>
                <w:rFonts w:cs="Arial"/>
                <w:szCs w:val="24"/>
              </w:rPr>
              <w:t>2</w:t>
            </w:r>
          </w:p>
        </w:tc>
        <w:tc>
          <w:tcPr>
            <w:tcW w:w="6946" w:type="dxa"/>
            <w:gridSpan w:val="3"/>
            <w:vAlign w:val="center"/>
          </w:tcPr>
          <w:p w14:paraId="552DEAB7" w14:textId="77777777" w:rsidR="00B03A14" w:rsidRPr="00125B87" w:rsidRDefault="00B03A14" w:rsidP="00A23A12">
            <w:pPr>
              <w:rPr>
                <w:rFonts w:cs="Arial"/>
                <w:szCs w:val="24"/>
              </w:rPr>
            </w:pPr>
            <w:r w:rsidRPr="00125B87">
              <w:rPr>
                <w:rFonts w:cs="Arial"/>
                <w:szCs w:val="24"/>
              </w:rPr>
              <w:t>Fin del caso de uso</w:t>
            </w:r>
          </w:p>
        </w:tc>
        <w:tc>
          <w:tcPr>
            <w:tcW w:w="2268" w:type="dxa"/>
            <w:gridSpan w:val="2"/>
            <w:vAlign w:val="center"/>
          </w:tcPr>
          <w:p w14:paraId="5D925967" w14:textId="77777777" w:rsidR="00B03A14" w:rsidRPr="00125B87" w:rsidRDefault="00B03A14" w:rsidP="00A23A12">
            <w:pPr>
              <w:rPr>
                <w:rFonts w:cs="Arial"/>
                <w:szCs w:val="24"/>
              </w:rPr>
            </w:pPr>
          </w:p>
        </w:tc>
      </w:tr>
      <w:tr w:rsidR="00B03A14" w:rsidRPr="00125B87" w14:paraId="5616236E" w14:textId="77777777" w:rsidTr="00A23A12">
        <w:tc>
          <w:tcPr>
            <w:tcW w:w="10065" w:type="dxa"/>
            <w:gridSpan w:val="6"/>
            <w:shd w:val="clear" w:color="auto" w:fill="5F497A"/>
            <w:vAlign w:val="center"/>
          </w:tcPr>
          <w:p w14:paraId="12F82E55" w14:textId="77777777" w:rsidR="00B03A14" w:rsidRPr="00125B87" w:rsidRDefault="00B03A14" w:rsidP="00A23A12">
            <w:pPr>
              <w:jc w:val="center"/>
              <w:rPr>
                <w:rFonts w:cs="Arial"/>
                <w:b/>
                <w:bCs/>
                <w:color w:val="FFFFFF"/>
                <w:szCs w:val="24"/>
              </w:rPr>
            </w:pPr>
            <w:r w:rsidRPr="00125B87">
              <w:rPr>
                <w:rFonts w:cs="Arial"/>
                <w:b/>
                <w:bCs/>
                <w:color w:val="FFFFFF"/>
                <w:szCs w:val="24"/>
              </w:rPr>
              <w:t>FLUJOS DE EXCEPCIÓN</w:t>
            </w:r>
          </w:p>
        </w:tc>
      </w:tr>
      <w:tr w:rsidR="00B03A14" w:rsidRPr="00125B87" w14:paraId="794E19E5" w14:textId="77777777" w:rsidTr="00A23A12">
        <w:tc>
          <w:tcPr>
            <w:tcW w:w="851" w:type="dxa"/>
            <w:shd w:val="clear" w:color="auto" w:fill="E5DFEC"/>
            <w:vAlign w:val="center"/>
          </w:tcPr>
          <w:p w14:paraId="2A5A27C7" w14:textId="77777777" w:rsidR="00B03A14" w:rsidRPr="00125B87" w:rsidRDefault="00B03A14" w:rsidP="00A23A12">
            <w:pPr>
              <w:jc w:val="center"/>
              <w:rPr>
                <w:rFonts w:cs="Arial"/>
                <w:b/>
                <w:bCs/>
                <w:szCs w:val="24"/>
              </w:rPr>
            </w:pPr>
            <w:r w:rsidRPr="00125B87">
              <w:rPr>
                <w:rFonts w:cs="Arial"/>
                <w:b/>
                <w:bCs/>
                <w:szCs w:val="24"/>
              </w:rPr>
              <w:t>Paso</w:t>
            </w:r>
          </w:p>
        </w:tc>
        <w:tc>
          <w:tcPr>
            <w:tcW w:w="1418" w:type="dxa"/>
            <w:shd w:val="clear" w:color="auto" w:fill="E5DFEC"/>
            <w:vAlign w:val="center"/>
          </w:tcPr>
          <w:p w14:paraId="5FB4B796" w14:textId="77777777" w:rsidR="00B03A14" w:rsidRPr="00125B87" w:rsidRDefault="00B03A14" w:rsidP="00A23A12">
            <w:pPr>
              <w:jc w:val="center"/>
              <w:rPr>
                <w:rFonts w:cs="Arial"/>
                <w:szCs w:val="24"/>
              </w:rPr>
            </w:pPr>
            <w:r w:rsidRPr="00125B87">
              <w:rPr>
                <w:rFonts w:cs="Arial"/>
                <w:b/>
                <w:bCs/>
                <w:szCs w:val="24"/>
              </w:rPr>
              <w:t>Actor</w:t>
            </w:r>
          </w:p>
        </w:tc>
        <w:tc>
          <w:tcPr>
            <w:tcW w:w="5528" w:type="dxa"/>
            <w:gridSpan w:val="2"/>
            <w:shd w:val="clear" w:color="auto" w:fill="E5DFEC"/>
            <w:vAlign w:val="center"/>
          </w:tcPr>
          <w:p w14:paraId="32F3DB79" w14:textId="77777777" w:rsidR="00B03A14" w:rsidRPr="00125B87" w:rsidRDefault="00B03A14" w:rsidP="00A23A12">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14:paraId="50376C99" w14:textId="77777777" w:rsidR="00B03A14" w:rsidRPr="00125B87" w:rsidRDefault="00B03A14" w:rsidP="00A23A12">
            <w:pPr>
              <w:jc w:val="center"/>
              <w:rPr>
                <w:rFonts w:cs="Arial"/>
                <w:b/>
                <w:bCs/>
                <w:szCs w:val="24"/>
              </w:rPr>
            </w:pPr>
            <w:r w:rsidRPr="00125B87">
              <w:rPr>
                <w:rFonts w:cs="Arial"/>
                <w:b/>
                <w:bCs/>
                <w:szCs w:val="24"/>
              </w:rPr>
              <w:t>Flujo Alterno o Excepción</w:t>
            </w:r>
          </w:p>
        </w:tc>
      </w:tr>
      <w:tr w:rsidR="00B03A14" w:rsidRPr="00125B87" w14:paraId="66D76947" w14:textId="77777777" w:rsidTr="00A23A12">
        <w:tc>
          <w:tcPr>
            <w:tcW w:w="7797" w:type="dxa"/>
            <w:gridSpan w:val="4"/>
            <w:shd w:val="clear" w:color="auto" w:fill="E5DFEC" w:themeFill="accent4" w:themeFillTint="33"/>
          </w:tcPr>
          <w:p w14:paraId="4444711C" w14:textId="77777777" w:rsidR="00B03A14" w:rsidRPr="00125B87" w:rsidRDefault="00B03A14" w:rsidP="00A23A12">
            <w:pPr>
              <w:rPr>
                <w:rFonts w:cs="Arial"/>
                <w:szCs w:val="24"/>
              </w:rPr>
            </w:pPr>
            <w:r w:rsidRPr="00125B87">
              <w:rPr>
                <w:rFonts w:cs="Arial"/>
                <w:b/>
                <w:szCs w:val="24"/>
              </w:rPr>
              <w:t>E1 – El sistema no puede completar el proceso de inserción</w:t>
            </w:r>
          </w:p>
        </w:tc>
        <w:tc>
          <w:tcPr>
            <w:tcW w:w="2268" w:type="dxa"/>
            <w:gridSpan w:val="2"/>
            <w:shd w:val="clear" w:color="auto" w:fill="E5DFEC" w:themeFill="accent4" w:themeFillTint="33"/>
          </w:tcPr>
          <w:p w14:paraId="10B41006" w14:textId="77777777" w:rsidR="00B03A14" w:rsidRPr="00125B87" w:rsidRDefault="00B03A14" w:rsidP="00A23A12">
            <w:pPr>
              <w:rPr>
                <w:rFonts w:cs="Arial"/>
                <w:szCs w:val="24"/>
              </w:rPr>
            </w:pPr>
          </w:p>
        </w:tc>
      </w:tr>
      <w:tr w:rsidR="00B03A14" w:rsidRPr="00125B87" w14:paraId="199518E2" w14:textId="77777777" w:rsidTr="00A23A12">
        <w:tc>
          <w:tcPr>
            <w:tcW w:w="851" w:type="dxa"/>
            <w:vAlign w:val="center"/>
          </w:tcPr>
          <w:p w14:paraId="70EEC459" w14:textId="77777777" w:rsidR="00B03A14" w:rsidRPr="00125B87" w:rsidRDefault="00B03A14" w:rsidP="00A23A12">
            <w:pPr>
              <w:jc w:val="center"/>
              <w:rPr>
                <w:rFonts w:cs="Arial"/>
                <w:szCs w:val="24"/>
              </w:rPr>
            </w:pPr>
            <w:r w:rsidRPr="00125B87">
              <w:rPr>
                <w:rFonts w:cs="Arial"/>
                <w:szCs w:val="24"/>
              </w:rPr>
              <w:t>1</w:t>
            </w:r>
          </w:p>
        </w:tc>
        <w:tc>
          <w:tcPr>
            <w:tcW w:w="1418" w:type="dxa"/>
            <w:vAlign w:val="center"/>
          </w:tcPr>
          <w:p w14:paraId="12EF7854" w14:textId="77777777" w:rsidR="00B03A14" w:rsidRPr="00125B87" w:rsidRDefault="00B03A14" w:rsidP="00A23A12">
            <w:pPr>
              <w:jc w:val="center"/>
              <w:rPr>
                <w:rFonts w:cs="Arial"/>
                <w:szCs w:val="24"/>
              </w:rPr>
            </w:pPr>
            <w:r w:rsidRPr="00125B87">
              <w:rPr>
                <w:rFonts w:cs="Arial"/>
                <w:szCs w:val="24"/>
              </w:rPr>
              <w:t>Sistema</w:t>
            </w:r>
          </w:p>
        </w:tc>
        <w:tc>
          <w:tcPr>
            <w:tcW w:w="5528" w:type="dxa"/>
            <w:gridSpan w:val="2"/>
            <w:vAlign w:val="center"/>
          </w:tcPr>
          <w:p w14:paraId="07E7FADF" w14:textId="77777777" w:rsidR="00B03A14" w:rsidRPr="00125B87" w:rsidRDefault="00B03A14" w:rsidP="00A23A12">
            <w:pPr>
              <w:rPr>
                <w:rFonts w:cs="Arial"/>
                <w:szCs w:val="24"/>
              </w:rPr>
            </w:pPr>
            <w:r w:rsidRPr="00125B87">
              <w:rPr>
                <w:rFonts w:cs="Arial"/>
                <w:szCs w:val="24"/>
              </w:rPr>
              <w:t>El sistema mostrará una notificación de tipo error especificando el detalle del error producido.</w:t>
            </w:r>
          </w:p>
          <w:p w14:paraId="698FF402" w14:textId="77777777" w:rsidR="00B03A14" w:rsidRPr="00125B87" w:rsidRDefault="00B03A14" w:rsidP="00A23A12">
            <w:pPr>
              <w:rPr>
                <w:rFonts w:cs="Arial"/>
                <w:szCs w:val="24"/>
              </w:rPr>
            </w:pPr>
            <w:r w:rsidRPr="00125B87">
              <w:rPr>
                <w:rFonts w:cs="Arial"/>
                <w:szCs w:val="24"/>
              </w:rPr>
              <w:t>Los campos del formulario deberán mantener la información que haya introducido el usuario</w:t>
            </w:r>
          </w:p>
        </w:tc>
        <w:tc>
          <w:tcPr>
            <w:tcW w:w="2268" w:type="dxa"/>
            <w:gridSpan w:val="2"/>
            <w:vAlign w:val="center"/>
          </w:tcPr>
          <w:p w14:paraId="5290D701" w14:textId="77777777" w:rsidR="00B03A14" w:rsidRPr="00125B87" w:rsidRDefault="00B03A14" w:rsidP="00A23A12">
            <w:pPr>
              <w:rPr>
                <w:rFonts w:cs="Arial"/>
                <w:szCs w:val="24"/>
              </w:rPr>
            </w:pPr>
          </w:p>
        </w:tc>
      </w:tr>
      <w:tr w:rsidR="00B03A14" w:rsidRPr="00125B87" w14:paraId="14075BCA" w14:textId="77777777" w:rsidTr="00A23A12">
        <w:tc>
          <w:tcPr>
            <w:tcW w:w="851" w:type="dxa"/>
            <w:vAlign w:val="center"/>
          </w:tcPr>
          <w:p w14:paraId="07E84F93" w14:textId="77777777" w:rsidR="00B03A14" w:rsidRPr="00125B87" w:rsidRDefault="00B03A14" w:rsidP="00A23A12">
            <w:pPr>
              <w:jc w:val="center"/>
              <w:rPr>
                <w:rFonts w:cs="Arial"/>
                <w:szCs w:val="24"/>
              </w:rPr>
            </w:pPr>
            <w:r w:rsidRPr="00125B87">
              <w:rPr>
                <w:rFonts w:cs="Arial"/>
                <w:szCs w:val="24"/>
              </w:rPr>
              <w:t>2</w:t>
            </w:r>
          </w:p>
        </w:tc>
        <w:tc>
          <w:tcPr>
            <w:tcW w:w="6946" w:type="dxa"/>
            <w:gridSpan w:val="3"/>
            <w:vAlign w:val="center"/>
          </w:tcPr>
          <w:p w14:paraId="76417A17" w14:textId="77777777" w:rsidR="00B03A14" w:rsidRPr="00125B87" w:rsidRDefault="00B03A14" w:rsidP="00A23A12">
            <w:pPr>
              <w:rPr>
                <w:rFonts w:cs="Arial"/>
                <w:szCs w:val="24"/>
              </w:rPr>
            </w:pPr>
            <w:r w:rsidRPr="00125B87">
              <w:rPr>
                <w:rFonts w:cs="Arial"/>
                <w:szCs w:val="24"/>
              </w:rPr>
              <w:t>Retorna al paso 4 del flujo básico</w:t>
            </w:r>
          </w:p>
        </w:tc>
        <w:tc>
          <w:tcPr>
            <w:tcW w:w="2268" w:type="dxa"/>
            <w:gridSpan w:val="2"/>
            <w:vAlign w:val="center"/>
          </w:tcPr>
          <w:p w14:paraId="48F5AD54" w14:textId="77777777" w:rsidR="00B03A14" w:rsidRPr="00125B87" w:rsidRDefault="00B03A14" w:rsidP="00A23A12">
            <w:pPr>
              <w:rPr>
                <w:rFonts w:cs="Arial"/>
                <w:szCs w:val="24"/>
              </w:rPr>
            </w:pPr>
          </w:p>
        </w:tc>
      </w:tr>
      <w:tr w:rsidR="00B03A14" w:rsidRPr="00125B87" w14:paraId="50F6D455" w14:textId="77777777" w:rsidTr="00A23A12">
        <w:tc>
          <w:tcPr>
            <w:tcW w:w="3095" w:type="dxa"/>
            <w:gridSpan w:val="3"/>
            <w:shd w:val="clear" w:color="auto" w:fill="E5DFEC"/>
            <w:vAlign w:val="center"/>
          </w:tcPr>
          <w:p w14:paraId="795919EA" w14:textId="1C57BF31" w:rsidR="00B03A14" w:rsidRPr="00125B87" w:rsidRDefault="00F04FAE" w:rsidP="00A23A12">
            <w:pPr>
              <w:rPr>
                <w:rFonts w:cs="Arial"/>
                <w:b/>
                <w:bCs/>
                <w:szCs w:val="24"/>
              </w:rPr>
            </w:pPr>
            <w:r w:rsidRPr="00125B87">
              <w:rPr>
                <w:rFonts w:cs="Arial"/>
                <w:b/>
                <w:bCs/>
                <w:szCs w:val="24"/>
              </w:rPr>
              <w:lastRenderedPageBreak/>
              <w:t>Post</w:t>
            </w:r>
            <w:r>
              <w:rPr>
                <w:rFonts w:cs="Arial"/>
                <w:b/>
                <w:bCs/>
                <w:szCs w:val="24"/>
              </w:rPr>
              <w:t>c</w:t>
            </w:r>
            <w:r w:rsidRPr="00125B87">
              <w:rPr>
                <w:rFonts w:cs="Arial"/>
                <w:b/>
                <w:bCs/>
                <w:szCs w:val="24"/>
              </w:rPr>
              <w:t>ondición</w:t>
            </w:r>
          </w:p>
        </w:tc>
        <w:tc>
          <w:tcPr>
            <w:tcW w:w="6970" w:type="dxa"/>
            <w:gridSpan w:val="3"/>
          </w:tcPr>
          <w:p w14:paraId="6A44156D" w14:textId="77777777" w:rsidR="00B03A14" w:rsidRPr="00125B87" w:rsidRDefault="00B03A14" w:rsidP="00A23A12">
            <w:pPr>
              <w:rPr>
                <w:rFonts w:cs="Arial"/>
                <w:szCs w:val="24"/>
              </w:rPr>
            </w:pPr>
          </w:p>
        </w:tc>
      </w:tr>
    </w:tbl>
    <w:p w14:paraId="283CA3A3" w14:textId="77777777" w:rsidR="00B03A14" w:rsidRDefault="00B03A14" w:rsidP="00B03A14">
      <w:pPr>
        <w:pStyle w:val="Heading2"/>
        <w:numPr>
          <w:ilvl w:val="2"/>
          <w:numId w:val="31"/>
        </w:numPr>
      </w:pPr>
      <w:bookmarkStart w:id="148" w:name="_Toc52322123"/>
      <w:r>
        <w:t>CASO DE USO MANTENIMIENTO DE LAS OPCIONES DE TRABAJO DE GRADUACIÓN</w:t>
      </w:r>
      <w:bookmarkEnd w:id="148"/>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418"/>
        <w:gridCol w:w="826"/>
        <w:gridCol w:w="4702"/>
        <w:gridCol w:w="284"/>
        <w:gridCol w:w="1984"/>
      </w:tblGrid>
      <w:tr w:rsidR="00B03A14" w:rsidRPr="00B10DCC" w14:paraId="265D4953" w14:textId="77777777" w:rsidTr="00A23A12">
        <w:tc>
          <w:tcPr>
            <w:tcW w:w="3095" w:type="dxa"/>
            <w:gridSpan w:val="3"/>
            <w:shd w:val="clear" w:color="auto" w:fill="5F497A"/>
            <w:vAlign w:val="center"/>
          </w:tcPr>
          <w:p w14:paraId="395E6720" w14:textId="77777777" w:rsidR="00B03A14" w:rsidRPr="00B10DCC" w:rsidRDefault="00B03A14" w:rsidP="00A23A12">
            <w:pPr>
              <w:rPr>
                <w:rFonts w:cs="Arial"/>
                <w:b/>
                <w:bCs/>
                <w:color w:val="FFFFFF"/>
                <w:szCs w:val="24"/>
              </w:rPr>
            </w:pPr>
            <w:r w:rsidRPr="00B10DCC">
              <w:rPr>
                <w:rFonts w:cs="Arial"/>
                <w:b/>
                <w:bCs/>
                <w:color w:val="FFFFFF"/>
                <w:szCs w:val="24"/>
              </w:rPr>
              <w:t>CU-004</w:t>
            </w:r>
          </w:p>
        </w:tc>
        <w:tc>
          <w:tcPr>
            <w:tcW w:w="6970" w:type="dxa"/>
            <w:gridSpan w:val="3"/>
            <w:shd w:val="clear" w:color="auto" w:fill="5F497A"/>
            <w:vAlign w:val="center"/>
          </w:tcPr>
          <w:p w14:paraId="75A71854" w14:textId="77777777" w:rsidR="00B03A14" w:rsidRPr="00B10DCC" w:rsidRDefault="00B03A14" w:rsidP="00A23A12">
            <w:pPr>
              <w:rPr>
                <w:rFonts w:cs="Arial"/>
                <w:b/>
                <w:color w:val="FFFFFF"/>
                <w:szCs w:val="24"/>
              </w:rPr>
            </w:pPr>
            <w:r w:rsidRPr="00B10DCC">
              <w:rPr>
                <w:rFonts w:cs="Arial"/>
                <w:b/>
                <w:color w:val="FFFFFF"/>
                <w:szCs w:val="24"/>
              </w:rPr>
              <w:t>MANTENIMIENTO DE LAS OPCIONES DE TRABAJO DE GRADUACION</w:t>
            </w:r>
          </w:p>
        </w:tc>
      </w:tr>
      <w:tr w:rsidR="00B03A14" w:rsidRPr="00B10DCC" w14:paraId="7DF7607B" w14:textId="77777777" w:rsidTr="00A23A12">
        <w:tc>
          <w:tcPr>
            <w:tcW w:w="3095" w:type="dxa"/>
            <w:gridSpan w:val="3"/>
            <w:vAlign w:val="center"/>
          </w:tcPr>
          <w:p w14:paraId="63D2C3E6" w14:textId="77777777" w:rsidR="00B03A14" w:rsidRPr="00B10DCC" w:rsidRDefault="00B03A14" w:rsidP="00A23A12">
            <w:pPr>
              <w:rPr>
                <w:rFonts w:cs="Arial"/>
                <w:b/>
                <w:bCs/>
                <w:szCs w:val="24"/>
              </w:rPr>
            </w:pPr>
            <w:r w:rsidRPr="00B10DCC">
              <w:rPr>
                <w:rFonts w:cs="Arial"/>
                <w:b/>
                <w:bCs/>
                <w:szCs w:val="24"/>
              </w:rPr>
              <w:t>Objetivos asociados</w:t>
            </w:r>
          </w:p>
        </w:tc>
        <w:tc>
          <w:tcPr>
            <w:tcW w:w="6970" w:type="dxa"/>
            <w:gridSpan w:val="3"/>
          </w:tcPr>
          <w:p w14:paraId="27B24B16" w14:textId="77777777" w:rsidR="00B03A14" w:rsidRPr="00B10DCC" w:rsidRDefault="00B03A14" w:rsidP="00A23A12">
            <w:pPr>
              <w:rPr>
                <w:rFonts w:cs="Arial"/>
                <w:szCs w:val="24"/>
              </w:rPr>
            </w:pPr>
            <w:r w:rsidRPr="00B10DCC">
              <w:rPr>
                <w:rFonts w:cs="Arial"/>
                <w:szCs w:val="24"/>
              </w:rPr>
              <w:t>Mantener actualizado el registro de opciones de trabajos de graduación del usuario proponente en el sistema.</w:t>
            </w:r>
          </w:p>
        </w:tc>
      </w:tr>
      <w:tr w:rsidR="00B03A14" w:rsidRPr="00B10DCC" w14:paraId="6B0D6FFF" w14:textId="77777777" w:rsidTr="00A23A12">
        <w:tc>
          <w:tcPr>
            <w:tcW w:w="3095" w:type="dxa"/>
            <w:gridSpan w:val="3"/>
            <w:shd w:val="clear" w:color="auto" w:fill="E5DFEC"/>
            <w:vAlign w:val="center"/>
          </w:tcPr>
          <w:p w14:paraId="163D588E" w14:textId="77777777" w:rsidR="00B03A14" w:rsidRPr="00B10DCC" w:rsidRDefault="00B03A14" w:rsidP="00A23A12">
            <w:pPr>
              <w:rPr>
                <w:rFonts w:cs="Arial"/>
                <w:b/>
                <w:bCs/>
                <w:szCs w:val="24"/>
              </w:rPr>
            </w:pPr>
            <w:r w:rsidRPr="00B10DCC">
              <w:rPr>
                <w:rFonts w:cs="Arial"/>
                <w:b/>
                <w:bCs/>
                <w:szCs w:val="24"/>
              </w:rPr>
              <w:t>Descripción</w:t>
            </w:r>
          </w:p>
        </w:tc>
        <w:tc>
          <w:tcPr>
            <w:tcW w:w="6970" w:type="dxa"/>
            <w:gridSpan w:val="3"/>
          </w:tcPr>
          <w:p w14:paraId="4A7AFB74" w14:textId="77777777" w:rsidR="00B03A14" w:rsidRPr="00B10DCC" w:rsidRDefault="00B03A14" w:rsidP="00A23A12">
            <w:pPr>
              <w:rPr>
                <w:rFonts w:cs="Arial"/>
                <w:szCs w:val="24"/>
              </w:rPr>
            </w:pPr>
            <w:r w:rsidRPr="00B10DCC">
              <w:rPr>
                <w:rFonts w:cs="Arial"/>
                <w:szCs w:val="24"/>
              </w:rPr>
              <w:t>El usuario podrá eliminar o editar la información de las opciones de trabajo de graduación que haya ingresado al sistema</w:t>
            </w:r>
          </w:p>
        </w:tc>
      </w:tr>
      <w:tr w:rsidR="00B03A14" w:rsidRPr="00B10DCC" w14:paraId="600B91B2" w14:textId="77777777" w:rsidTr="00A23A12">
        <w:tc>
          <w:tcPr>
            <w:tcW w:w="10065" w:type="dxa"/>
            <w:gridSpan w:val="6"/>
            <w:shd w:val="clear" w:color="auto" w:fill="5F497A"/>
          </w:tcPr>
          <w:p w14:paraId="7D8E8830" w14:textId="77777777" w:rsidR="00B03A14" w:rsidRPr="00B10DCC" w:rsidRDefault="00B03A14" w:rsidP="00A23A12">
            <w:pPr>
              <w:jc w:val="center"/>
              <w:rPr>
                <w:rFonts w:cs="Arial"/>
                <w:b/>
                <w:bCs/>
                <w:color w:val="FFFFFF"/>
                <w:szCs w:val="24"/>
              </w:rPr>
            </w:pPr>
            <w:r w:rsidRPr="00B10DCC">
              <w:rPr>
                <w:rFonts w:cs="Arial"/>
                <w:b/>
                <w:bCs/>
                <w:color w:val="FFFFFF"/>
                <w:szCs w:val="24"/>
              </w:rPr>
              <w:t>ACTOR(ES)</w:t>
            </w:r>
          </w:p>
        </w:tc>
      </w:tr>
      <w:tr w:rsidR="00B03A14" w:rsidRPr="00B10DCC" w14:paraId="29489034" w14:textId="77777777" w:rsidTr="00A23A12">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14:paraId="36E14809" w14:textId="77777777" w:rsidR="00B03A14" w:rsidRPr="00B10DCC" w:rsidRDefault="00B03A14" w:rsidP="00A23A12">
            <w:pPr>
              <w:jc w:val="center"/>
              <w:rPr>
                <w:rFonts w:cs="Arial"/>
                <w:b/>
                <w:bCs/>
                <w:szCs w:val="24"/>
              </w:rPr>
            </w:pPr>
            <w:r w:rsidRPr="00B10DCC">
              <w:rPr>
                <w:rFonts w:cs="Arial"/>
                <w:b/>
                <w:bCs/>
                <w:szCs w:val="24"/>
              </w:rPr>
              <w:t>Nombre</w:t>
            </w:r>
          </w:p>
        </w:tc>
        <w:tc>
          <w:tcPr>
            <w:tcW w:w="7796" w:type="dxa"/>
            <w:gridSpan w:val="4"/>
            <w:shd w:val="clear" w:color="auto" w:fill="E5DFEC" w:themeFill="accent4" w:themeFillTint="33"/>
          </w:tcPr>
          <w:p w14:paraId="7B954A19" w14:textId="77777777" w:rsidR="00B03A14" w:rsidRPr="00B10DCC" w:rsidRDefault="00B03A14" w:rsidP="00A23A12">
            <w:pPr>
              <w:jc w:val="center"/>
              <w:rPr>
                <w:rFonts w:cs="Arial"/>
                <w:b/>
                <w:bCs/>
                <w:szCs w:val="24"/>
              </w:rPr>
            </w:pPr>
            <w:r w:rsidRPr="00B10DCC">
              <w:rPr>
                <w:rFonts w:cs="Arial"/>
                <w:b/>
                <w:bCs/>
                <w:szCs w:val="24"/>
              </w:rPr>
              <w:t>Descripción</w:t>
            </w:r>
          </w:p>
        </w:tc>
      </w:tr>
      <w:tr w:rsidR="00B03A14" w:rsidRPr="00B10DCC" w14:paraId="3C1365B0" w14:textId="77777777" w:rsidTr="00A23A12">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14:paraId="5FD0DCC0" w14:textId="77777777" w:rsidR="00B03A14" w:rsidRPr="00B10DCC" w:rsidRDefault="00B03A14" w:rsidP="00A23A12">
            <w:pPr>
              <w:rPr>
                <w:rFonts w:cs="Arial"/>
                <w:bCs/>
                <w:szCs w:val="24"/>
              </w:rPr>
            </w:pPr>
            <w:r w:rsidRPr="00B10DCC">
              <w:rPr>
                <w:rFonts w:cs="Arial"/>
                <w:bCs/>
                <w:szCs w:val="24"/>
              </w:rPr>
              <w:t>Usuario del sistema</w:t>
            </w:r>
          </w:p>
        </w:tc>
        <w:tc>
          <w:tcPr>
            <w:tcW w:w="7796" w:type="dxa"/>
            <w:gridSpan w:val="4"/>
            <w:shd w:val="clear" w:color="auto" w:fill="auto"/>
            <w:vAlign w:val="center"/>
          </w:tcPr>
          <w:p w14:paraId="6AB1A4FD" w14:textId="77777777" w:rsidR="00B03A14" w:rsidRPr="00B10DCC" w:rsidRDefault="00B03A14" w:rsidP="00A23A12">
            <w:pPr>
              <w:rPr>
                <w:rFonts w:cs="Arial"/>
                <w:bCs/>
                <w:szCs w:val="24"/>
              </w:rPr>
            </w:pPr>
          </w:p>
        </w:tc>
      </w:tr>
      <w:tr w:rsidR="00B03A14" w:rsidRPr="00B10DCC" w14:paraId="57CE3810" w14:textId="77777777" w:rsidTr="00A23A12">
        <w:tc>
          <w:tcPr>
            <w:tcW w:w="3095" w:type="dxa"/>
            <w:gridSpan w:val="3"/>
            <w:vAlign w:val="center"/>
          </w:tcPr>
          <w:p w14:paraId="4F30DA5E" w14:textId="77777777" w:rsidR="00B03A14" w:rsidRPr="00B10DCC" w:rsidRDefault="00B03A14" w:rsidP="00A23A12">
            <w:pPr>
              <w:rPr>
                <w:rFonts w:cs="Arial"/>
                <w:b/>
                <w:bCs/>
                <w:szCs w:val="24"/>
              </w:rPr>
            </w:pPr>
            <w:r w:rsidRPr="00B10DCC">
              <w:rPr>
                <w:rFonts w:cs="Arial"/>
                <w:b/>
                <w:bCs/>
                <w:szCs w:val="24"/>
              </w:rPr>
              <w:t>Precondición</w:t>
            </w:r>
          </w:p>
        </w:tc>
        <w:tc>
          <w:tcPr>
            <w:tcW w:w="6970" w:type="dxa"/>
            <w:gridSpan w:val="3"/>
          </w:tcPr>
          <w:p w14:paraId="2036224A" w14:textId="77777777" w:rsidR="00B03A14" w:rsidRPr="00B10DCC" w:rsidRDefault="00B03A14" w:rsidP="00A23A12">
            <w:pPr>
              <w:rPr>
                <w:rFonts w:cs="Arial"/>
                <w:szCs w:val="24"/>
              </w:rPr>
            </w:pPr>
            <w:r w:rsidRPr="00B10DCC">
              <w:rPr>
                <w:rFonts w:cs="Arial"/>
                <w:szCs w:val="24"/>
              </w:rPr>
              <w:t>Haber iniciado sesión con un usuario válido que tenga el rol de proponente.</w:t>
            </w:r>
          </w:p>
        </w:tc>
      </w:tr>
      <w:tr w:rsidR="00B03A14" w:rsidRPr="00B10DCC" w14:paraId="2E81CE5B" w14:textId="77777777" w:rsidTr="00A23A12">
        <w:tc>
          <w:tcPr>
            <w:tcW w:w="10065" w:type="dxa"/>
            <w:gridSpan w:val="6"/>
            <w:shd w:val="clear" w:color="auto" w:fill="5F497A"/>
          </w:tcPr>
          <w:p w14:paraId="1D49AD15" w14:textId="77777777" w:rsidR="00B03A14" w:rsidRPr="00B10DCC" w:rsidRDefault="00B03A14" w:rsidP="00A23A12">
            <w:pPr>
              <w:jc w:val="center"/>
              <w:rPr>
                <w:rFonts w:cs="Arial"/>
                <w:b/>
                <w:color w:val="FFFFFF"/>
                <w:szCs w:val="24"/>
              </w:rPr>
            </w:pPr>
            <w:r w:rsidRPr="00B10DCC">
              <w:rPr>
                <w:rFonts w:cs="Arial"/>
                <w:b/>
                <w:color w:val="FFFFFF"/>
                <w:szCs w:val="24"/>
              </w:rPr>
              <w:t>FLUJO BASICO</w:t>
            </w:r>
          </w:p>
        </w:tc>
      </w:tr>
      <w:tr w:rsidR="00B03A14" w:rsidRPr="00B10DCC" w14:paraId="322C33BB" w14:textId="77777777" w:rsidTr="00A23A12">
        <w:tc>
          <w:tcPr>
            <w:tcW w:w="851" w:type="dxa"/>
            <w:shd w:val="clear" w:color="auto" w:fill="E5DFEC"/>
            <w:vAlign w:val="center"/>
          </w:tcPr>
          <w:p w14:paraId="44D636BA" w14:textId="77777777" w:rsidR="00B03A14" w:rsidRPr="00B10DCC" w:rsidRDefault="00B03A14" w:rsidP="00A23A12">
            <w:pPr>
              <w:jc w:val="center"/>
              <w:rPr>
                <w:rFonts w:cs="Arial"/>
                <w:b/>
                <w:bCs/>
                <w:szCs w:val="24"/>
              </w:rPr>
            </w:pPr>
            <w:r w:rsidRPr="00B10DCC">
              <w:rPr>
                <w:rFonts w:cs="Arial"/>
                <w:b/>
                <w:bCs/>
                <w:szCs w:val="24"/>
              </w:rPr>
              <w:t>Paso</w:t>
            </w:r>
          </w:p>
        </w:tc>
        <w:tc>
          <w:tcPr>
            <w:tcW w:w="1418" w:type="dxa"/>
            <w:shd w:val="clear" w:color="auto" w:fill="E5DFEC"/>
            <w:vAlign w:val="center"/>
          </w:tcPr>
          <w:p w14:paraId="68FE43DA" w14:textId="77777777" w:rsidR="00B03A14" w:rsidRPr="00B10DCC" w:rsidRDefault="00B03A14" w:rsidP="00A23A12">
            <w:pPr>
              <w:jc w:val="center"/>
              <w:rPr>
                <w:rFonts w:cs="Arial"/>
                <w:szCs w:val="24"/>
              </w:rPr>
            </w:pPr>
            <w:r w:rsidRPr="00B10DCC">
              <w:rPr>
                <w:rFonts w:cs="Arial"/>
                <w:b/>
                <w:bCs/>
                <w:szCs w:val="24"/>
              </w:rPr>
              <w:t>Actor</w:t>
            </w:r>
          </w:p>
        </w:tc>
        <w:tc>
          <w:tcPr>
            <w:tcW w:w="5812" w:type="dxa"/>
            <w:gridSpan w:val="3"/>
            <w:shd w:val="clear" w:color="auto" w:fill="E5DFEC"/>
            <w:vAlign w:val="center"/>
          </w:tcPr>
          <w:p w14:paraId="7D7DEA91" w14:textId="77777777" w:rsidR="00B03A14" w:rsidRPr="00B10DCC" w:rsidRDefault="00B03A14" w:rsidP="00A23A12">
            <w:pPr>
              <w:jc w:val="center"/>
              <w:rPr>
                <w:rFonts w:cs="Arial"/>
                <w:b/>
                <w:szCs w:val="24"/>
              </w:rPr>
            </w:pPr>
            <w:r w:rsidRPr="00B10DCC">
              <w:rPr>
                <w:rFonts w:cs="Arial"/>
                <w:b/>
                <w:szCs w:val="24"/>
              </w:rPr>
              <w:t>Secuencia de eventos</w:t>
            </w:r>
          </w:p>
        </w:tc>
        <w:tc>
          <w:tcPr>
            <w:tcW w:w="1984" w:type="dxa"/>
            <w:shd w:val="clear" w:color="auto" w:fill="E5DFEC"/>
            <w:vAlign w:val="center"/>
          </w:tcPr>
          <w:p w14:paraId="629CBDDA" w14:textId="77777777" w:rsidR="00B03A14" w:rsidRPr="00B10DCC" w:rsidRDefault="00B03A14" w:rsidP="00A23A12">
            <w:pPr>
              <w:jc w:val="center"/>
              <w:rPr>
                <w:rFonts w:cs="Arial"/>
                <w:b/>
                <w:bCs/>
                <w:szCs w:val="24"/>
              </w:rPr>
            </w:pPr>
            <w:r w:rsidRPr="00B10DCC">
              <w:rPr>
                <w:rFonts w:cs="Arial"/>
                <w:b/>
                <w:bCs/>
                <w:szCs w:val="24"/>
              </w:rPr>
              <w:t>Flujo Alterno o Excepción</w:t>
            </w:r>
          </w:p>
        </w:tc>
      </w:tr>
      <w:tr w:rsidR="00B03A14" w:rsidRPr="00B10DCC" w14:paraId="03B113EC" w14:textId="77777777" w:rsidTr="00A23A12">
        <w:tc>
          <w:tcPr>
            <w:tcW w:w="851" w:type="dxa"/>
            <w:vAlign w:val="center"/>
          </w:tcPr>
          <w:p w14:paraId="64C9571C" w14:textId="77777777" w:rsidR="00B03A14" w:rsidRPr="00B10DCC" w:rsidRDefault="00B03A14" w:rsidP="00A23A12">
            <w:pPr>
              <w:jc w:val="center"/>
              <w:rPr>
                <w:rFonts w:cs="Arial"/>
                <w:szCs w:val="24"/>
              </w:rPr>
            </w:pPr>
            <w:r w:rsidRPr="00B10DCC">
              <w:rPr>
                <w:rFonts w:cs="Arial"/>
                <w:szCs w:val="24"/>
              </w:rPr>
              <w:t>1</w:t>
            </w:r>
          </w:p>
        </w:tc>
        <w:tc>
          <w:tcPr>
            <w:tcW w:w="1418" w:type="dxa"/>
            <w:vAlign w:val="center"/>
          </w:tcPr>
          <w:p w14:paraId="1B1FC6A2" w14:textId="77777777" w:rsidR="00B03A14" w:rsidRPr="00B10DCC" w:rsidRDefault="00B03A14" w:rsidP="00A23A12">
            <w:pPr>
              <w:jc w:val="center"/>
              <w:rPr>
                <w:rFonts w:cs="Arial"/>
                <w:szCs w:val="24"/>
              </w:rPr>
            </w:pPr>
            <w:r w:rsidRPr="00B10DCC">
              <w:rPr>
                <w:rFonts w:cs="Arial"/>
                <w:szCs w:val="24"/>
              </w:rPr>
              <w:t>Sistema</w:t>
            </w:r>
          </w:p>
        </w:tc>
        <w:tc>
          <w:tcPr>
            <w:tcW w:w="5812" w:type="dxa"/>
            <w:gridSpan w:val="3"/>
          </w:tcPr>
          <w:p w14:paraId="2D13F930" w14:textId="77777777" w:rsidR="00B03A14" w:rsidRPr="00B10DCC" w:rsidRDefault="00B03A14" w:rsidP="00A23A12">
            <w:pPr>
              <w:rPr>
                <w:rFonts w:cs="Arial"/>
                <w:szCs w:val="24"/>
              </w:rPr>
            </w:pPr>
            <w:r w:rsidRPr="00B10DCC">
              <w:rPr>
                <w:rFonts w:cs="Arial"/>
                <w:szCs w:val="24"/>
              </w:rPr>
              <w:t xml:space="preserve">El sistema muestra la pantalla principal de la vista de </w:t>
            </w:r>
            <w:r>
              <w:rPr>
                <w:rFonts w:cs="Arial"/>
                <w:szCs w:val="24"/>
              </w:rPr>
              <w:t>proponentes</w:t>
            </w:r>
            <w:r w:rsidRPr="00B10DCC">
              <w:rPr>
                <w:rFonts w:cs="Arial"/>
                <w:szCs w:val="24"/>
              </w:rPr>
              <w:t>.</w:t>
            </w:r>
          </w:p>
          <w:p w14:paraId="724B7316" w14:textId="77777777" w:rsidR="00B03A14" w:rsidRPr="00B10DCC" w:rsidRDefault="00B03A14" w:rsidP="00A23A12">
            <w:pPr>
              <w:rPr>
                <w:rFonts w:cs="Arial"/>
                <w:szCs w:val="24"/>
              </w:rPr>
            </w:pPr>
            <w:r w:rsidRPr="00B10DCC">
              <w:rPr>
                <w:rFonts w:cs="Arial"/>
                <w:szCs w:val="24"/>
              </w:rPr>
              <w:t>Se añade a la cabecera, en la parte superior derecha el nombre del usuario que ha ingresado junto a la opción “cerrar sesión”. (Imagen 1)</w:t>
            </w:r>
          </w:p>
          <w:p w14:paraId="538B0C3A" w14:textId="77777777" w:rsidR="00B03A14" w:rsidRPr="00B10DCC" w:rsidRDefault="00B03A14" w:rsidP="00A23A12">
            <w:pPr>
              <w:rPr>
                <w:rFonts w:cs="Arial"/>
                <w:szCs w:val="24"/>
              </w:rPr>
            </w:pPr>
            <w:r w:rsidRPr="00B10DCC">
              <w:rPr>
                <w:rFonts w:cs="Arial"/>
                <w:szCs w:val="24"/>
              </w:rPr>
              <w:t xml:space="preserve">Se muestra el título “Administrar </w:t>
            </w:r>
            <w:r>
              <w:rPr>
                <w:rFonts w:cs="Arial"/>
                <w:szCs w:val="24"/>
              </w:rPr>
              <w:t>temas propuestos</w:t>
            </w:r>
            <w:r w:rsidRPr="00B10DCC">
              <w:rPr>
                <w:rFonts w:cs="Arial"/>
                <w:szCs w:val="24"/>
              </w:rPr>
              <w:t xml:space="preserve">”, y debajo se mostrará un menú vertical, del lado </w:t>
            </w:r>
            <w:r w:rsidRPr="00B10DCC">
              <w:rPr>
                <w:rFonts w:cs="Arial"/>
                <w:szCs w:val="24"/>
              </w:rPr>
              <w:lastRenderedPageBreak/>
              <w:t>izquierdo de la pantalla, con las opciones:</w:t>
            </w:r>
          </w:p>
          <w:p w14:paraId="1860E304" w14:textId="77777777" w:rsidR="00B03A14" w:rsidRPr="00B10DCC" w:rsidRDefault="00B03A14" w:rsidP="00B03A14">
            <w:pPr>
              <w:pStyle w:val="ListParagraph"/>
              <w:numPr>
                <w:ilvl w:val="0"/>
                <w:numId w:val="14"/>
              </w:numPr>
              <w:spacing w:after="0" w:line="240" w:lineRule="auto"/>
              <w:rPr>
                <w:rFonts w:cs="Arial"/>
                <w:szCs w:val="24"/>
              </w:rPr>
            </w:pPr>
            <w:r w:rsidRPr="00B10DCC">
              <w:rPr>
                <w:rFonts w:cs="Arial"/>
                <w:b/>
                <w:szCs w:val="24"/>
              </w:rPr>
              <w:t xml:space="preserve">Mis </w:t>
            </w:r>
            <w:r>
              <w:rPr>
                <w:rFonts w:cs="Arial"/>
                <w:b/>
                <w:szCs w:val="24"/>
              </w:rPr>
              <w:t>temas propuestos</w:t>
            </w:r>
            <w:r w:rsidRPr="00B10DCC">
              <w:rPr>
                <w:rFonts w:cs="Arial"/>
                <w:b/>
                <w:szCs w:val="24"/>
              </w:rPr>
              <w:t>:</w:t>
            </w:r>
            <w:r w:rsidRPr="00B10DCC">
              <w:rPr>
                <w:rFonts w:cs="Arial"/>
                <w:szCs w:val="24"/>
              </w:rPr>
              <w:t xml:space="preserve"> Esta opción deberá ser la opción por defecto de esta página.</w:t>
            </w:r>
          </w:p>
          <w:p w14:paraId="57F1D10A" w14:textId="77777777" w:rsidR="00B03A14" w:rsidRDefault="00B03A14" w:rsidP="00B03A14">
            <w:pPr>
              <w:pStyle w:val="ListParagraph"/>
              <w:numPr>
                <w:ilvl w:val="0"/>
                <w:numId w:val="14"/>
              </w:numPr>
              <w:spacing w:after="0" w:line="240" w:lineRule="auto"/>
              <w:rPr>
                <w:rFonts w:cs="Arial"/>
                <w:szCs w:val="24"/>
              </w:rPr>
            </w:pPr>
            <w:r w:rsidRPr="00B10DCC">
              <w:rPr>
                <w:rFonts w:cs="Arial"/>
                <w:b/>
                <w:szCs w:val="24"/>
              </w:rPr>
              <w:t xml:space="preserve">Agregar </w:t>
            </w:r>
            <w:r>
              <w:rPr>
                <w:rFonts w:cs="Arial"/>
                <w:b/>
                <w:szCs w:val="24"/>
              </w:rPr>
              <w:t>tema</w:t>
            </w:r>
            <w:r w:rsidRPr="00B10DCC">
              <w:rPr>
                <w:rFonts w:cs="Arial"/>
                <w:b/>
                <w:szCs w:val="24"/>
              </w:rPr>
              <w:t xml:space="preserve">: </w:t>
            </w:r>
            <w:r w:rsidRPr="00B10DCC">
              <w:rPr>
                <w:rFonts w:cs="Arial"/>
                <w:szCs w:val="24"/>
              </w:rPr>
              <w:t>Esta opción mostrará lo descrito en el CU-003.</w:t>
            </w:r>
          </w:p>
          <w:p w14:paraId="72ED5C7F" w14:textId="77777777" w:rsidR="00B03A14" w:rsidRDefault="00B03A14" w:rsidP="00B03A14">
            <w:pPr>
              <w:pStyle w:val="ListParagraph"/>
              <w:numPr>
                <w:ilvl w:val="0"/>
                <w:numId w:val="14"/>
              </w:numPr>
              <w:spacing w:after="0" w:line="240" w:lineRule="auto"/>
              <w:rPr>
                <w:rFonts w:cs="Arial"/>
                <w:szCs w:val="24"/>
              </w:rPr>
            </w:pPr>
            <w:r>
              <w:rPr>
                <w:rFonts w:cs="Arial"/>
                <w:b/>
                <w:szCs w:val="24"/>
              </w:rPr>
              <w:t>Historial de temas propuestos:</w:t>
            </w:r>
          </w:p>
          <w:p w14:paraId="17027B9C" w14:textId="77777777" w:rsidR="00B03A14" w:rsidRPr="0028398C" w:rsidRDefault="00B03A14" w:rsidP="00A23A12">
            <w:pPr>
              <w:pStyle w:val="ListParagraph"/>
              <w:spacing w:after="0" w:line="240" w:lineRule="auto"/>
              <w:rPr>
                <w:rFonts w:cs="Arial"/>
                <w:szCs w:val="24"/>
              </w:rPr>
            </w:pPr>
          </w:p>
          <w:p w14:paraId="554CD2BB" w14:textId="77777777" w:rsidR="00B03A14" w:rsidRPr="00B10DCC" w:rsidRDefault="00B03A14" w:rsidP="00A23A12">
            <w:pPr>
              <w:rPr>
                <w:rFonts w:cs="Arial"/>
                <w:szCs w:val="24"/>
              </w:rPr>
            </w:pPr>
            <w:r w:rsidRPr="00B10DCC">
              <w:rPr>
                <w:rFonts w:cs="Arial"/>
                <w:szCs w:val="24"/>
              </w:rPr>
              <w:t>El sistema mostrará en pantalla una tabla con las opciones trabajos de graduación ingresadas por el usuario.</w:t>
            </w:r>
          </w:p>
          <w:p w14:paraId="7F3D3F93" w14:textId="77777777" w:rsidR="00B03A14" w:rsidRPr="00B10DCC" w:rsidRDefault="00B03A14" w:rsidP="00A23A12">
            <w:pPr>
              <w:rPr>
                <w:rFonts w:cs="Arial"/>
                <w:szCs w:val="24"/>
              </w:rPr>
            </w:pPr>
            <w:r w:rsidRPr="00B10DCC">
              <w:rPr>
                <w:rFonts w:cs="Arial"/>
                <w:szCs w:val="24"/>
              </w:rPr>
              <w:t>La tabla tendrá como título “Opciones de trabajos de graduación” y contará con las siguientes columnas:</w:t>
            </w:r>
          </w:p>
          <w:p w14:paraId="6BBCDCF7" w14:textId="77777777" w:rsidR="00B03A14" w:rsidRPr="00B10DCC" w:rsidRDefault="00B03A14" w:rsidP="00B03A14">
            <w:pPr>
              <w:pStyle w:val="ListParagraph"/>
              <w:numPr>
                <w:ilvl w:val="0"/>
                <w:numId w:val="14"/>
              </w:numPr>
              <w:spacing w:after="0" w:line="240" w:lineRule="auto"/>
              <w:rPr>
                <w:rFonts w:cs="Arial"/>
                <w:szCs w:val="24"/>
              </w:rPr>
            </w:pPr>
            <w:r w:rsidRPr="00B10DCC">
              <w:rPr>
                <w:rFonts w:cs="Arial"/>
                <w:b/>
                <w:szCs w:val="24"/>
              </w:rPr>
              <w:t>ID:</w:t>
            </w:r>
            <w:r w:rsidRPr="00B10DCC">
              <w:rPr>
                <w:rFonts w:cs="Arial"/>
                <w:szCs w:val="24"/>
              </w:rPr>
              <w:t xml:space="preserve"> mostrará el número de identificación único de cada </w:t>
            </w:r>
            <w:r>
              <w:rPr>
                <w:rFonts w:cs="Arial"/>
                <w:szCs w:val="24"/>
              </w:rPr>
              <w:t>tema</w:t>
            </w:r>
            <w:r w:rsidRPr="00B10DCC">
              <w:rPr>
                <w:rFonts w:cs="Arial"/>
                <w:szCs w:val="24"/>
              </w:rPr>
              <w:t>.</w:t>
            </w:r>
          </w:p>
          <w:p w14:paraId="4775E598" w14:textId="77777777" w:rsidR="00B03A14" w:rsidRDefault="00B03A14" w:rsidP="00B03A14">
            <w:pPr>
              <w:pStyle w:val="ListParagraph"/>
              <w:numPr>
                <w:ilvl w:val="0"/>
                <w:numId w:val="14"/>
              </w:numPr>
              <w:spacing w:after="0" w:line="240" w:lineRule="auto"/>
              <w:rPr>
                <w:rFonts w:cs="Arial"/>
                <w:szCs w:val="24"/>
              </w:rPr>
            </w:pPr>
            <w:r w:rsidRPr="00B10DCC">
              <w:rPr>
                <w:rFonts w:cs="Arial"/>
                <w:b/>
                <w:szCs w:val="24"/>
              </w:rPr>
              <w:t>TEMA:</w:t>
            </w:r>
            <w:r>
              <w:rPr>
                <w:rFonts w:cs="Arial"/>
                <w:szCs w:val="24"/>
              </w:rPr>
              <w:t xml:space="preserve"> Mostrará el título del tema</w:t>
            </w:r>
            <w:r w:rsidRPr="00B10DCC">
              <w:rPr>
                <w:rFonts w:cs="Arial"/>
                <w:szCs w:val="24"/>
              </w:rPr>
              <w:t>.</w:t>
            </w:r>
          </w:p>
          <w:p w14:paraId="10F5C76C" w14:textId="77777777" w:rsidR="00B03A14" w:rsidRPr="00B10DCC" w:rsidRDefault="00B03A14" w:rsidP="00B03A14">
            <w:pPr>
              <w:pStyle w:val="ListParagraph"/>
              <w:numPr>
                <w:ilvl w:val="0"/>
                <w:numId w:val="14"/>
              </w:numPr>
              <w:spacing w:after="0" w:line="240" w:lineRule="auto"/>
              <w:rPr>
                <w:rFonts w:cs="Arial"/>
                <w:szCs w:val="24"/>
              </w:rPr>
            </w:pPr>
            <w:r>
              <w:rPr>
                <w:rFonts w:cs="Arial"/>
                <w:b/>
                <w:szCs w:val="24"/>
              </w:rPr>
              <w:t>ESTADO:</w:t>
            </w:r>
            <w:r>
              <w:rPr>
                <w:rFonts w:cs="Arial"/>
                <w:szCs w:val="24"/>
              </w:rPr>
              <w:t xml:space="preserve"> Mostrará el estado del tema </w:t>
            </w:r>
          </w:p>
          <w:p w14:paraId="3FF02D7C" w14:textId="77777777" w:rsidR="00B03A14" w:rsidRDefault="00B03A14" w:rsidP="00B03A14">
            <w:pPr>
              <w:pStyle w:val="ListParagraph"/>
              <w:numPr>
                <w:ilvl w:val="0"/>
                <w:numId w:val="14"/>
              </w:numPr>
              <w:spacing w:after="0" w:line="240" w:lineRule="auto"/>
              <w:rPr>
                <w:rFonts w:cs="Arial"/>
                <w:szCs w:val="24"/>
              </w:rPr>
            </w:pPr>
            <w:r w:rsidRPr="00B10DCC">
              <w:rPr>
                <w:rFonts w:cs="Arial"/>
                <w:b/>
                <w:szCs w:val="24"/>
              </w:rPr>
              <w:t xml:space="preserve">OPCIONES: </w:t>
            </w:r>
            <w:r w:rsidRPr="00B10DCC">
              <w:rPr>
                <w:rFonts w:cs="Arial"/>
                <w:szCs w:val="24"/>
              </w:rPr>
              <w:t xml:space="preserve">Mostrará los </w:t>
            </w:r>
            <w:r w:rsidRPr="00B10DCC">
              <w:rPr>
                <w:rFonts w:cs="Arial"/>
              </w:rPr>
              <w:t>iconos referentes</w:t>
            </w:r>
            <w:r w:rsidRPr="00B10DCC">
              <w:rPr>
                <w:rFonts w:cs="Arial"/>
                <w:szCs w:val="24"/>
              </w:rPr>
              <w:t xml:space="preserve"> a las opciones de </w:t>
            </w:r>
            <w:r>
              <w:rPr>
                <w:rFonts w:cs="Arial"/>
                <w:szCs w:val="24"/>
              </w:rPr>
              <w:t xml:space="preserve">“ver”, </w:t>
            </w:r>
            <w:r w:rsidRPr="00B10DCC">
              <w:rPr>
                <w:rFonts w:cs="Arial"/>
                <w:szCs w:val="24"/>
              </w:rPr>
              <w:t>“editar” y “eliminar”.</w:t>
            </w:r>
          </w:p>
          <w:p w14:paraId="7C0DD12C" w14:textId="77777777" w:rsidR="00B03A14" w:rsidRPr="007B5E24" w:rsidRDefault="00B03A14" w:rsidP="00A23A12">
            <w:pPr>
              <w:spacing w:after="0" w:line="240" w:lineRule="auto"/>
              <w:rPr>
                <w:rFonts w:cs="Arial"/>
                <w:szCs w:val="24"/>
              </w:rPr>
            </w:pPr>
          </w:p>
          <w:p w14:paraId="391E911A" w14:textId="77777777" w:rsidR="00B03A14" w:rsidRPr="00B10DCC" w:rsidRDefault="00B03A14" w:rsidP="00A23A12">
            <w:pPr>
              <w:rPr>
                <w:rFonts w:cs="Arial"/>
                <w:szCs w:val="24"/>
              </w:rPr>
            </w:pPr>
            <w:r w:rsidRPr="00B10DCC">
              <w:rPr>
                <w:rFonts w:cs="Arial"/>
                <w:szCs w:val="24"/>
              </w:rPr>
              <w:t>Las opciones de trabajo se deberán listar de manera descendente del más reciente al más antiguo</w:t>
            </w:r>
          </w:p>
        </w:tc>
        <w:tc>
          <w:tcPr>
            <w:tcW w:w="1984" w:type="dxa"/>
            <w:vAlign w:val="center"/>
          </w:tcPr>
          <w:p w14:paraId="64B15FB2" w14:textId="77777777" w:rsidR="00B03A14" w:rsidRPr="00B10DCC" w:rsidRDefault="00B03A14" w:rsidP="00A23A12">
            <w:pPr>
              <w:jc w:val="center"/>
              <w:rPr>
                <w:rFonts w:cs="Arial"/>
                <w:b/>
                <w:szCs w:val="24"/>
              </w:rPr>
            </w:pPr>
          </w:p>
        </w:tc>
      </w:tr>
      <w:tr w:rsidR="00B03A14" w:rsidRPr="00B10DCC" w14:paraId="5173B14C" w14:textId="77777777" w:rsidTr="00A23A12">
        <w:tc>
          <w:tcPr>
            <w:tcW w:w="851" w:type="dxa"/>
            <w:vAlign w:val="center"/>
          </w:tcPr>
          <w:p w14:paraId="3B55F98F" w14:textId="77777777" w:rsidR="00B03A14" w:rsidRPr="00B10DCC" w:rsidRDefault="00B03A14" w:rsidP="00A23A12">
            <w:pPr>
              <w:jc w:val="center"/>
              <w:rPr>
                <w:rFonts w:cs="Arial"/>
                <w:szCs w:val="24"/>
              </w:rPr>
            </w:pPr>
            <w:r w:rsidRPr="00B10DCC">
              <w:rPr>
                <w:rFonts w:cs="Arial"/>
                <w:szCs w:val="24"/>
              </w:rPr>
              <w:t>2</w:t>
            </w:r>
          </w:p>
        </w:tc>
        <w:tc>
          <w:tcPr>
            <w:tcW w:w="1418" w:type="dxa"/>
            <w:vAlign w:val="center"/>
          </w:tcPr>
          <w:p w14:paraId="6C53BEF5" w14:textId="77777777" w:rsidR="00B03A14" w:rsidRPr="00B10DCC" w:rsidRDefault="00B03A14" w:rsidP="00A23A12">
            <w:pPr>
              <w:jc w:val="center"/>
              <w:rPr>
                <w:rFonts w:cs="Arial"/>
                <w:szCs w:val="24"/>
              </w:rPr>
            </w:pPr>
            <w:r w:rsidRPr="00B10DCC">
              <w:rPr>
                <w:rFonts w:cs="Arial"/>
                <w:szCs w:val="24"/>
              </w:rPr>
              <w:t>Usuario del sistema</w:t>
            </w:r>
          </w:p>
        </w:tc>
        <w:tc>
          <w:tcPr>
            <w:tcW w:w="5812" w:type="dxa"/>
            <w:gridSpan w:val="3"/>
          </w:tcPr>
          <w:p w14:paraId="63D1BF4D" w14:textId="77777777" w:rsidR="00B03A14" w:rsidRPr="00B10DCC" w:rsidRDefault="00B03A14" w:rsidP="00A23A12">
            <w:pPr>
              <w:rPr>
                <w:rFonts w:cs="Arial"/>
                <w:szCs w:val="24"/>
              </w:rPr>
            </w:pPr>
            <w:r w:rsidRPr="00B10DCC">
              <w:rPr>
                <w:rFonts w:cs="Arial"/>
                <w:szCs w:val="24"/>
              </w:rPr>
              <w:t xml:space="preserve">El usuario selecciona la opción “editar” de </w:t>
            </w:r>
            <w:proofErr w:type="gramStart"/>
            <w:r w:rsidRPr="00B10DCC">
              <w:rPr>
                <w:rFonts w:cs="Arial"/>
                <w:szCs w:val="24"/>
              </w:rPr>
              <w:t>una</w:t>
            </w:r>
            <w:proofErr w:type="gramEnd"/>
            <w:r w:rsidRPr="00B10DCC">
              <w:rPr>
                <w:rFonts w:cs="Arial"/>
                <w:szCs w:val="24"/>
              </w:rPr>
              <w:t xml:space="preserve"> de </w:t>
            </w:r>
            <w:r>
              <w:rPr>
                <w:rFonts w:cs="Arial"/>
                <w:szCs w:val="24"/>
              </w:rPr>
              <w:t>los temas de la tabla.</w:t>
            </w:r>
          </w:p>
        </w:tc>
        <w:tc>
          <w:tcPr>
            <w:tcW w:w="1984" w:type="dxa"/>
            <w:vAlign w:val="center"/>
          </w:tcPr>
          <w:p w14:paraId="00A4E862" w14:textId="77777777" w:rsidR="00B03A14" w:rsidRPr="00B10DCC" w:rsidRDefault="00B03A14" w:rsidP="00A23A12">
            <w:pPr>
              <w:jc w:val="center"/>
              <w:rPr>
                <w:rFonts w:cs="Arial"/>
                <w:b/>
                <w:szCs w:val="24"/>
              </w:rPr>
            </w:pPr>
            <w:r w:rsidRPr="00B10DCC">
              <w:rPr>
                <w:rFonts w:cs="Arial"/>
                <w:b/>
                <w:szCs w:val="24"/>
              </w:rPr>
              <w:t>A1, A3</w:t>
            </w:r>
          </w:p>
        </w:tc>
      </w:tr>
      <w:tr w:rsidR="00B03A14" w:rsidRPr="00B10DCC" w14:paraId="53A977F1" w14:textId="77777777" w:rsidTr="00A23A12">
        <w:tc>
          <w:tcPr>
            <w:tcW w:w="851" w:type="dxa"/>
            <w:vAlign w:val="center"/>
          </w:tcPr>
          <w:p w14:paraId="5E658534" w14:textId="77777777" w:rsidR="00B03A14" w:rsidRPr="00B10DCC" w:rsidRDefault="00B03A14" w:rsidP="00A23A12">
            <w:pPr>
              <w:jc w:val="center"/>
              <w:rPr>
                <w:rFonts w:cs="Arial"/>
                <w:szCs w:val="24"/>
              </w:rPr>
            </w:pPr>
            <w:r w:rsidRPr="00B10DCC">
              <w:rPr>
                <w:rFonts w:cs="Arial"/>
                <w:szCs w:val="24"/>
              </w:rPr>
              <w:t>3</w:t>
            </w:r>
          </w:p>
        </w:tc>
        <w:tc>
          <w:tcPr>
            <w:tcW w:w="1418" w:type="dxa"/>
            <w:vAlign w:val="center"/>
          </w:tcPr>
          <w:p w14:paraId="77B403F7" w14:textId="77777777" w:rsidR="00B03A14" w:rsidRPr="00B10DCC" w:rsidRDefault="00B03A14" w:rsidP="00A23A12">
            <w:pPr>
              <w:jc w:val="center"/>
              <w:rPr>
                <w:rFonts w:cs="Arial"/>
                <w:szCs w:val="24"/>
              </w:rPr>
            </w:pPr>
            <w:r w:rsidRPr="00B10DCC">
              <w:rPr>
                <w:rFonts w:cs="Arial"/>
                <w:szCs w:val="24"/>
              </w:rPr>
              <w:t>Sistema</w:t>
            </w:r>
          </w:p>
        </w:tc>
        <w:tc>
          <w:tcPr>
            <w:tcW w:w="5812" w:type="dxa"/>
            <w:gridSpan w:val="3"/>
          </w:tcPr>
          <w:p w14:paraId="50090008" w14:textId="77777777" w:rsidR="00B03A14" w:rsidRPr="00B10DCC" w:rsidRDefault="00B03A14" w:rsidP="00A23A12">
            <w:pPr>
              <w:rPr>
                <w:rFonts w:cs="Arial"/>
                <w:szCs w:val="24"/>
              </w:rPr>
            </w:pPr>
            <w:r w:rsidRPr="00B10DCC">
              <w:rPr>
                <w:rFonts w:cs="Arial"/>
                <w:szCs w:val="24"/>
              </w:rPr>
              <w:t xml:space="preserve">El sistema levantará un modal con el título “Editar: </w:t>
            </w:r>
            <w:r>
              <w:rPr>
                <w:rFonts w:cs="Arial"/>
                <w:szCs w:val="24"/>
              </w:rPr>
              <w:t>TITULO</w:t>
            </w:r>
            <w:r w:rsidRPr="00B10DCC">
              <w:rPr>
                <w:rFonts w:cs="Arial"/>
                <w:szCs w:val="24"/>
              </w:rPr>
              <w:t>_DEL_</w:t>
            </w:r>
            <w:r>
              <w:rPr>
                <w:rFonts w:cs="Arial"/>
                <w:szCs w:val="24"/>
              </w:rPr>
              <w:t>TEMA</w:t>
            </w:r>
            <w:r w:rsidRPr="00B10DCC">
              <w:rPr>
                <w:rFonts w:cs="Arial"/>
                <w:szCs w:val="24"/>
              </w:rPr>
              <w:t xml:space="preserve">” en donde </w:t>
            </w:r>
            <w:r>
              <w:rPr>
                <w:rFonts w:cs="Arial"/>
                <w:szCs w:val="24"/>
              </w:rPr>
              <w:t>TITULO</w:t>
            </w:r>
            <w:r w:rsidRPr="00B10DCC">
              <w:rPr>
                <w:rFonts w:cs="Arial"/>
                <w:szCs w:val="24"/>
              </w:rPr>
              <w:t>_DEL_</w:t>
            </w:r>
            <w:r>
              <w:rPr>
                <w:rFonts w:cs="Arial"/>
                <w:szCs w:val="24"/>
              </w:rPr>
              <w:t xml:space="preserve">TEMA </w:t>
            </w:r>
            <w:r w:rsidRPr="00B10DCC">
              <w:rPr>
                <w:rFonts w:cs="Arial"/>
                <w:szCs w:val="24"/>
              </w:rPr>
              <w:t xml:space="preserve">es el título del </w:t>
            </w:r>
            <w:r>
              <w:rPr>
                <w:rFonts w:cs="Arial"/>
                <w:szCs w:val="24"/>
              </w:rPr>
              <w:t>tema</w:t>
            </w:r>
            <w:r w:rsidRPr="00B10DCC">
              <w:rPr>
                <w:rFonts w:cs="Arial"/>
                <w:szCs w:val="24"/>
              </w:rPr>
              <w:t xml:space="preserve"> que se va a editar.</w:t>
            </w:r>
          </w:p>
          <w:p w14:paraId="045322EE" w14:textId="77777777" w:rsidR="00B03A14" w:rsidRPr="00B10DCC" w:rsidRDefault="00B03A14" w:rsidP="00A23A12">
            <w:pPr>
              <w:rPr>
                <w:rFonts w:cs="Arial"/>
                <w:szCs w:val="24"/>
              </w:rPr>
            </w:pPr>
            <w:r w:rsidRPr="00B10DCC">
              <w:rPr>
                <w:rFonts w:cs="Arial"/>
                <w:szCs w:val="24"/>
              </w:rPr>
              <w:t>El contenido del modal será un formulario con las siguientes opciones:</w:t>
            </w:r>
          </w:p>
          <w:p w14:paraId="046FA6C8" w14:textId="77777777" w:rsidR="00B03A14" w:rsidRPr="009D6E3F" w:rsidRDefault="00B03A14" w:rsidP="00B03A14">
            <w:pPr>
              <w:pStyle w:val="ListParagraph"/>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14:paraId="4A5E017A" w14:textId="77777777" w:rsidR="00B03A14" w:rsidRPr="00125B87" w:rsidRDefault="00B03A14" w:rsidP="00B03A14">
            <w:pPr>
              <w:pStyle w:val="ListParagraph"/>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14:paraId="136B6F5A" w14:textId="77777777" w:rsidR="00B03A14" w:rsidRPr="0028398C" w:rsidRDefault="00B03A14" w:rsidP="00B03A14">
            <w:pPr>
              <w:pStyle w:val="ListParagraph"/>
              <w:numPr>
                <w:ilvl w:val="0"/>
                <w:numId w:val="14"/>
              </w:numPr>
              <w:spacing w:after="0" w:line="240" w:lineRule="auto"/>
              <w:rPr>
                <w:rFonts w:cs="Arial"/>
                <w:b/>
                <w:szCs w:val="24"/>
              </w:rPr>
            </w:pPr>
            <w:r w:rsidRPr="00125B87">
              <w:rPr>
                <w:rFonts w:cs="Arial"/>
                <w:b/>
                <w:szCs w:val="24"/>
              </w:rPr>
              <w:lastRenderedPageBreak/>
              <w:t xml:space="preserve">Cantidad de estudiantes: </w:t>
            </w:r>
            <w:r w:rsidRPr="00125B87">
              <w:rPr>
                <w:rFonts w:cs="Arial"/>
                <w:szCs w:val="24"/>
              </w:rPr>
              <w:t>Campo numérico requerido que aceptará los valores del 1 al 3. El valor por defecto de este capo será 1.</w:t>
            </w:r>
          </w:p>
          <w:p w14:paraId="1B9B94DB" w14:textId="77777777" w:rsidR="00B03A14" w:rsidRPr="00125B87" w:rsidRDefault="00B03A14" w:rsidP="00B03A14">
            <w:pPr>
              <w:pStyle w:val="ListParagraph"/>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14:paraId="3AAA6223" w14:textId="77777777" w:rsidR="00B03A14" w:rsidRPr="00125B87" w:rsidRDefault="00B03A14" w:rsidP="00B03A14">
            <w:pPr>
              <w:pStyle w:val="ListParagraph"/>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14:paraId="3583A49E" w14:textId="77777777" w:rsidR="00B03A14" w:rsidRPr="0028398C" w:rsidRDefault="00B03A14" w:rsidP="00A23A12">
            <w:pPr>
              <w:pStyle w:val="ListParagraph"/>
              <w:spacing w:after="0" w:line="240" w:lineRule="auto"/>
              <w:rPr>
                <w:rFonts w:cs="Arial"/>
                <w:b/>
                <w:szCs w:val="24"/>
              </w:rPr>
            </w:pPr>
          </w:p>
          <w:p w14:paraId="164F1B51" w14:textId="77777777" w:rsidR="00B03A14" w:rsidRPr="00B10DCC" w:rsidRDefault="00B03A14" w:rsidP="00A23A12">
            <w:pPr>
              <w:rPr>
                <w:rFonts w:cs="Arial"/>
                <w:szCs w:val="24"/>
              </w:rPr>
            </w:pPr>
            <w:r w:rsidRPr="00B10DCC">
              <w:rPr>
                <w:rFonts w:cs="Arial"/>
                <w:szCs w:val="24"/>
              </w:rPr>
              <w:t xml:space="preserve">Se mostrará además la sección de candidatos. Esta sección deberá repetirse </w:t>
            </w:r>
            <w:proofErr w:type="gramStart"/>
            <w:r w:rsidRPr="00B10DCC">
              <w:rPr>
                <w:rFonts w:cs="Arial"/>
                <w:szCs w:val="24"/>
              </w:rPr>
              <w:t>de acuerdo a</w:t>
            </w:r>
            <w:proofErr w:type="gramEnd"/>
            <w:r w:rsidRPr="00B10DCC">
              <w:rPr>
                <w:rFonts w:cs="Arial"/>
                <w:szCs w:val="24"/>
              </w:rPr>
              <w:t xml:space="preserve"> la cantidad de estudiantes especificada en el campo anterior.</w:t>
            </w:r>
          </w:p>
          <w:p w14:paraId="73D7A4B3" w14:textId="77777777" w:rsidR="00B03A14" w:rsidRPr="00B10DCC" w:rsidRDefault="00B03A14" w:rsidP="00A23A12">
            <w:pPr>
              <w:rPr>
                <w:rFonts w:cs="Arial"/>
                <w:szCs w:val="24"/>
              </w:rPr>
            </w:pPr>
            <w:r w:rsidRPr="00B10DCC">
              <w:rPr>
                <w:rFonts w:cs="Arial"/>
                <w:szCs w:val="24"/>
              </w:rPr>
              <w:t xml:space="preserve">Esta sección mostrará el título “Candidato #” donde # es el número </w:t>
            </w:r>
            <w:proofErr w:type="gramStart"/>
            <w:r w:rsidRPr="00B10DCC">
              <w:rPr>
                <w:rFonts w:cs="Arial"/>
                <w:szCs w:val="24"/>
              </w:rPr>
              <w:t>de acuerdo a</w:t>
            </w:r>
            <w:proofErr w:type="gramEnd"/>
            <w:r w:rsidRPr="00B10DCC">
              <w:rPr>
                <w:rFonts w:cs="Arial"/>
                <w:szCs w:val="24"/>
              </w:rPr>
              <w:t xml:space="preserve"> la repetición de la sección. Debajo se mostrarán los siguientes campos:</w:t>
            </w:r>
          </w:p>
          <w:p w14:paraId="32D662A9" w14:textId="77777777" w:rsidR="00B03A14" w:rsidRPr="00B10DCC" w:rsidRDefault="00B03A14" w:rsidP="00B03A14">
            <w:pPr>
              <w:pStyle w:val="ListParagraph"/>
              <w:numPr>
                <w:ilvl w:val="0"/>
                <w:numId w:val="14"/>
              </w:numPr>
              <w:spacing w:after="0" w:line="240" w:lineRule="auto"/>
              <w:rPr>
                <w:rFonts w:cs="Arial"/>
                <w:b/>
                <w:szCs w:val="24"/>
              </w:rPr>
            </w:pPr>
            <w:r w:rsidRPr="00B10DCC">
              <w:rPr>
                <w:rFonts w:cs="Arial"/>
                <w:b/>
                <w:szCs w:val="24"/>
              </w:rPr>
              <w:t xml:space="preserve">Facultad: </w:t>
            </w:r>
            <w:r w:rsidRPr="00B10DCC">
              <w:rPr>
                <w:rFonts w:cs="Arial"/>
                <w:szCs w:val="24"/>
              </w:rPr>
              <w:t>Campo desplegable obligatorio que mostrará el catálogo de facultades.</w:t>
            </w:r>
          </w:p>
          <w:p w14:paraId="6593BC24" w14:textId="77777777" w:rsidR="00B03A14" w:rsidRPr="0028398C" w:rsidRDefault="00B03A14" w:rsidP="00B03A14">
            <w:pPr>
              <w:pStyle w:val="ListParagraph"/>
              <w:numPr>
                <w:ilvl w:val="0"/>
                <w:numId w:val="14"/>
              </w:numPr>
              <w:spacing w:after="0" w:line="240" w:lineRule="auto"/>
              <w:rPr>
                <w:rFonts w:cs="Arial"/>
                <w:b/>
                <w:szCs w:val="24"/>
              </w:rPr>
            </w:pPr>
            <w:r w:rsidRPr="00B10DCC">
              <w:rPr>
                <w:rFonts w:cs="Arial"/>
                <w:b/>
                <w:szCs w:val="24"/>
              </w:rPr>
              <w:t xml:space="preserve">Carrera: </w:t>
            </w:r>
            <w:r w:rsidRPr="00B10DCC">
              <w:rPr>
                <w:rFonts w:cs="Arial"/>
                <w:szCs w:val="24"/>
              </w:rPr>
              <w:t>Campo desplegable obligatorio que mostrará el catálogo de carreras filtrado según la facultad elegida en el campo anterior. Este campo permanecerá bloqueado hasta haber elegido un valor para el campo anterior.</w:t>
            </w:r>
          </w:p>
          <w:p w14:paraId="6FA5AD9B" w14:textId="77777777" w:rsidR="00B03A14" w:rsidRPr="0028398C" w:rsidRDefault="00B03A14" w:rsidP="00A23A12">
            <w:pPr>
              <w:pStyle w:val="ListParagraph"/>
              <w:spacing w:after="0" w:line="240" w:lineRule="auto"/>
              <w:rPr>
                <w:rFonts w:cs="Arial"/>
                <w:b/>
                <w:szCs w:val="24"/>
              </w:rPr>
            </w:pPr>
          </w:p>
          <w:p w14:paraId="42020F2A" w14:textId="77777777" w:rsidR="00B03A14" w:rsidRPr="00B10DCC" w:rsidRDefault="00B03A14" w:rsidP="00A23A12">
            <w:pPr>
              <w:rPr>
                <w:rFonts w:cs="Arial"/>
                <w:szCs w:val="24"/>
              </w:rPr>
            </w:pPr>
            <w:r w:rsidRPr="00B10DCC">
              <w:rPr>
                <w:rFonts w:cs="Arial"/>
                <w:szCs w:val="24"/>
              </w:rPr>
              <w:t>El modal mostrará abajo las opciones “Cancelar” y “Actualizar”</w:t>
            </w:r>
          </w:p>
        </w:tc>
        <w:tc>
          <w:tcPr>
            <w:tcW w:w="1984" w:type="dxa"/>
            <w:vAlign w:val="center"/>
          </w:tcPr>
          <w:p w14:paraId="640CA1D6" w14:textId="77777777" w:rsidR="00B03A14" w:rsidRPr="00B10DCC" w:rsidRDefault="00B03A14" w:rsidP="00A23A12">
            <w:pPr>
              <w:jc w:val="center"/>
              <w:rPr>
                <w:rFonts w:cs="Arial"/>
                <w:szCs w:val="24"/>
              </w:rPr>
            </w:pPr>
          </w:p>
        </w:tc>
      </w:tr>
      <w:tr w:rsidR="00B03A14" w:rsidRPr="00B10DCC" w14:paraId="1E28C6C5" w14:textId="77777777" w:rsidTr="00A23A12">
        <w:tc>
          <w:tcPr>
            <w:tcW w:w="851" w:type="dxa"/>
            <w:vAlign w:val="center"/>
          </w:tcPr>
          <w:p w14:paraId="276B334A" w14:textId="77777777" w:rsidR="00B03A14" w:rsidRPr="00B10DCC" w:rsidRDefault="00B03A14" w:rsidP="00A23A12">
            <w:pPr>
              <w:jc w:val="center"/>
              <w:rPr>
                <w:rFonts w:cs="Arial"/>
                <w:szCs w:val="24"/>
              </w:rPr>
            </w:pPr>
            <w:r w:rsidRPr="00B10DCC">
              <w:rPr>
                <w:rFonts w:cs="Arial"/>
                <w:szCs w:val="24"/>
              </w:rPr>
              <w:t>4</w:t>
            </w:r>
          </w:p>
        </w:tc>
        <w:tc>
          <w:tcPr>
            <w:tcW w:w="1418" w:type="dxa"/>
            <w:vAlign w:val="center"/>
          </w:tcPr>
          <w:p w14:paraId="569B7672" w14:textId="77777777" w:rsidR="00B03A14" w:rsidRPr="00B10DCC" w:rsidRDefault="00B03A14" w:rsidP="00A23A12">
            <w:pPr>
              <w:jc w:val="center"/>
              <w:rPr>
                <w:rFonts w:cs="Arial"/>
                <w:szCs w:val="24"/>
              </w:rPr>
            </w:pPr>
            <w:r w:rsidRPr="00B10DCC">
              <w:rPr>
                <w:rFonts w:cs="Arial"/>
                <w:szCs w:val="24"/>
              </w:rPr>
              <w:t>Usuario del sistema</w:t>
            </w:r>
          </w:p>
        </w:tc>
        <w:tc>
          <w:tcPr>
            <w:tcW w:w="5812" w:type="dxa"/>
            <w:gridSpan w:val="3"/>
          </w:tcPr>
          <w:p w14:paraId="251BE814" w14:textId="77777777" w:rsidR="00B03A14" w:rsidRPr="00B10DCC" w:rsidRDefault="00B03A14" w:rsidP="00A23A12">
            <w:pPr>
              <w:rPr>
                <w:rFonts w:cs="Arial"/>
                <w:szCs w:val="24"/>
              </w:rPr>
            </w:pPr>
            <w:r w:rsidRPr="00B10DCC">
              <w:rPr>
                <w:rFonts w:cs="Arial"/>
                <w:szCs w:val="24"/>
              </w:rPr>
              <w:t>El usuario actualiza la información y selecciona la opción “Actualizar”</w:t>
            </w:r>
          </w:p>
        </w:tc>
        <w:tc>
          <w:tcPr>
            <w:tcW w:w="1984" w:type="dxa"/>
            <w:vAlign w:val="center"/>
          </w:tcPr>
          <w:p w14:paraId="3AA319FD" w14:textId="77777777" w:rsidR="00B03A14" w:rsidRPr="00B10DCC" w:rsidRDefault="00B03A14" w:rsidP="00A23A12">
            <w:pPr>
              <w:jc w:val="center"/>
              <w:rPr>
                <w:rFonts w:cs="Arial"/>
                <w:b/>
                <w:szCs w:val="24"/>
              </w:rPr>
            </w:pPr>
            <w:r w:rsidRPr="00B10DCC">
              <w:rPr>
                <w:rFonts w:cs="Arial"/>
                <w:b/>
                <w:szCs w:val="24"/>
              </w:rPr>
              <w:t>A2</w:t>
            </w:r>
          </w:p>
        </w:tc>
      </w:tr>
      <w:tr w:rsidR="00B03A14" w:rsidRPr="00B10DCC" w14:paraId="7AFAE535" w14:textId="77777777" w:rsidTr="00A23A12">
        <w:tc>
          <w:tcPr>
            <w:tcW w:w="851" w:type="dxa"/>
            <w:vAlign w:val="center"/>
          </w:tcPr>
          <w:p w14:paraId="1D5E2E76" w14:textId="77777777" w:rsidR="00B03A14" w:rsidRPr="00B10DCC" w:rsidRDefault="00B03A14" w:rsidP="00A23A12">
            <w:pPr>
              <w:jc w:val="center"/>
              <w:rPr>
                <w:rFonts w:cs="Arial"/>
                <w:szCs w:val="24"/>
              </w:rPr>
            </w:pPr>
            <w:r w:rsidRPr="00B10DCC">
              <w:rPr>
                <w:rFonts w:cs="Arial"/>
                <w:szCs w:val="24"/>
              </w:rPr>
              <w:t>5</w:t>
            </w:r>
          </w:p>
        </w:tc>
        <w:tc>
          <w:tcPr>
            <w:tcW w:w="1418" w:type="dxa"/>
            <w:vAlign w:val="center"/>
          </w:tcPr>
          <w:p w14:paraId="412935DD" w14:textId="77777777" w:rsidR="00B03A14" w:rsidRPr="00B10DCC" w:rsidRDefault="00B03A14" w:rsidP="00A23A12">
            <w:pPr>
              <w:jc w:val="center"/>
              <w:rPr>
                <w:rFonts w:cs="Arial"/>
                <w:szCs w:val="24"/>
              </w:rPr>
            </w:pPr>
            <w:r w:rsidRPr="00B10DCC">
              <w:rPr>
                <w:rFonts w:cs="Arial"/>
                <w:szCs w:val="24"/>
              </w:rPr>
              <w:t>Sistema</w:t>
            </w:r>
          </w:p>
        </w:tc>
        <w:tc>
          <w:tcPr>
            <w:tcW w:w="5812" w:type="dxa"/>
            <w:gridSpan w:val="3"/>
          </w:tcPr>
          <w:p w14:paraId="650446AF" w14:textId="77777777" w:rsidR="00B03A14" w:rsidRPr="00B10DCC" w:rsidRDefault="00B03A14" w:rsidP="00A23A12">
            <w:pPr>
              <w:rPr>
                <w:rFonts w:cs="Arial"/>
                <w:szCs w:val="24"/>
              </w:rPr>
            </w:pPr>
            <w:r w:rsidRPr="00B10DCC">
              <w:rPr>
                <w:rFonts w:cs="Arial"/>
                <w:szCs w:val="24"/>
              </w:rPr>
              <w:t>El sistema procesará la información y actualizará en base de datos los valores ingresados por el usuario.</w:t>
            </w:r>
          </w:p>
        </w:tc>
        <w:tc>
          <w:tcPr>
            <w:tcW w:w="1984" w:type="dxa"/>
            <w:vAlign w:val="center"/>
          </w:tcPr>
          <w:p w14:paraId="70189AE3" w14:textId="77777777" w:rsidR="00B03A14" w:rsidRPr="00B10DCC" w:rsidRDefault="00B03A14" w:rsidP="00A23A12">
            <w:pPr>
              <w:jc w:val="center"/>
              <w:rPr>
                <w:rFonts w:cs="Arial"/>
                <w:b/>
                <w:szCs w:val="24"/>
              </w:rPr>
            </w:pPr>
          </w:p>
        </w:tc>
      </w:tr>
      <w:tr w:rsidR="00B03A14" w:rsidRPr="00B10DCC" w14:paraId="13246803" w14:textId="77777777" w:rsidTr="00A23A12">
        <w:tc>
          <w:tcPr>
            <w:tcW w:w="851" w:type="dxa"/>
            <w:vAlign w:val="center"/>
          </w:tcPr>
          <w:p w14:paraId="06380E14" w14:textId="77777777" w:rsidR="00B03A14" w:rsidRPr="00B10DCC" w:rsidRDefault="00B03A14" w:rsidP="00A23A12">
            <w:pPr>
              <w:jc w:val="center"/>
              <w:rPr>
                <w:rFonts w:cs="Arial"/>
                <w:szCs w:val="24"/>
              </w:rPr>
            </w:pPr>
            <w:r w:rsidRPr="00B10DCC">
              <w:rPr>
                <w:rFonts w:cs="Arial"/>
                <w:szCs w:val="24"/>
              </w:rPr>
              <w:t>6</w:t>
            </w:r>
          </w:p>
        </w:tc>
        <w:tc>
          <w:tcPr>
            <w:tcW w:w="1418" w:type="dxa"/>
            <w:vAlign w:val="center"/>
          </w:tcPr>
          <w:p w14:paraId="2F80D76E" w14:textId="77777777" w:rsidR="00B03A14" w:rsidRPr="00B10DCC" w:rsidRDefault="00B03A14" w:rsidP="00A23A12">
            <w:pPr>
              <w:jc w:val="center"/>
              <w:rPr>
                <w:rFonts w:cs="Arial"/>
                <w:szCs w:val="24"/>
              </w:rPr>
            </w:pPr>
            <w:r w:rsidRPr="00B10DCC">
              <w:rPr>
                <w:rFonts w:cs="Arial"/>
                <w:szCs w:val="24"/>
              </w:rPr>
              <w:t>Sistema</w:t>
            </w:r>
          </w:p>
        </w:tc>
        <w:tc>
          <w:tcPr>
            <w:tcW w:w="5812" w:type="dxa"/>
            <w:gridSpan w:val="3"/>
          </w:tcPr>
          <w:p w14:paraId="7CD55958" w14:textId="77777777" w:rsidR="00B03A14" w:rsidRPr="00B10DCC" w:rsidRDefault="00B03A14" w:rsidP="00A23A12">
            <w:pPr>
              <w:rPr>
                <w:rFonts w:cs="Arial"/>
                <w:szCs w:val="24"/>
              </w:rPr>
            </w:pPr>
            <w:r w:rsidRPr="00B10DCC">
              <w:rPr>
                <w:rFonts w:cs="Arial"/>
                <w:szCs w:val="24"/>
              </w:rPr>
              <w:t>El sistema mostrará una notificación exitosa con el mensaje “Trabajo actualizado correctamente”</w:t>
            </w:r>
            <w:r>
              <w:rPr>
                <w:rFonts w:cs="Arial"/>
                <w:szCs w:val="24"/>
              </w:rPr>
              <w:t>, el</w:t>
            </w:r>
            <w:r w:rsidRPr="00B10DCC">
              <w:rPr>
                <w:rFonts w:cs="Arial"/>
                <w:szCs w:val="24"/>
              </w:rPr>
              <w:t xml:space="preserve"> modal de actualización se cerrará y se actualizará la información de la tabla de </w:t>
            </w:r>
            <w:r>
              <w:rPr>
                <w:rFonts w:cs="Arial"/>
                <w:szCs w:val="24"/>
              </w:rPr>
              <w:t>temas propuestos.</w:t>
            </w:r>
          </w:p>
          <w:p w14:paraId="1FD182A0" w14:textId="77777777" w:rsidR="00B03A14" w:rsidRPr="00B10DCC" w:rsidRDefault="00B03A14" w:rsidP="00A23A12">
            <w:pPr>
              <w:rPr>
                <w:rFonts w:cs="Arial"/>
                <w:szCs w:val="24"/>
              </w:rPr>
            </w:pPr>
            <w:r w:rsidRPr="00B10DCC">
              <w:rPr>
                <w:rFonts w:cs="Arial"/>
                <w:szCs w:val="24"/>
              </w:rPr>
              <w:lastRenderedPageBreak/>
              <w:t>Se regresa al paso 1.</w:t>
            </w:r>
          </w:p>
        </w:tc>
        <w:tc>
          <w:tcPr>
            <w:tcW w:w="1984" w:type="dxa"/>
            <w:vAlign w:val="center"/>
          </w:tcPr>
          <w:p w14:paraId="438CFF21" w14:textId="77777777" w:rsidR="00B03A14" w:rsidRPr="00B10DCC" w:rsidRDefault="00B03A14" w:rsidP="00A23A12">
            <w:pPr>
              <w:jc w:val="center"/>
              <w:rPr>
                <w:rFonts w:cs="Arial"/>
                <w:b/>
                <w:szCs w:val="24"/>
              </w:rPr>
            </w:pPr>
            <w:r w:rsidRPr="00B10DCC">
              <w:rPr>
                <w:rFonts w:cs="Arial"/>
                <w:b/>
                <w:szCs w:val="24"/>
              </w:rPr>
              <w:lastRenderedPageBreak/>
              <w:t>E1</w:t>
            </w:r>
          </w:p>
        </w:tc>
      </w:tr>
      <w:tr w:rsidR="00B03A14" w:rsidRPr="00B10DCC" w14:paraId="64667146" w14:textId="77777777" w:rsidTr="00A23A12">
        <w:tc>
          <w:tcPr>
            <w:tcW w:w="10065" w:type="dxa"/>
            <w:gridSpan w:val="6"/>
            <w:shd w:val="clear" w:color="auto" w:fill="5F497A"/>
          </w:tcPr>
          <w:p w14:paraId="76B6F874" w14:textId="77777777" w:rsidR="00B03A14" w:rsidRPr="00B10DCC" w:rsidRDefault="00B03A14" w:rsidP="00A23A12">
            <w:pPr>
              <w:jc w:val="center"/>
              <w:rPr>
                <w:rFonts w:cs="Arial"/>
                <w:b/>
                <w:color w:val="FFFFFF" w:themeColor="background1"/>
                <w:szCs w:val="24"/>
              </w:rPr>
            </w:pPr>
            <w:r w:rsidRPr="00B10DCC">
              <w:rPr>
                <w:rFonts w:cs="Arial"/>
                <w:b/>
                <w:bCs/>
                <w:color w:val="FFFFFF" w:themeColor="background1"/>
                <w:szCs w:val="24"/>
              </w:rPr>
              <w:t>FLUJOS ALTERNOS</w:t>
            </w:r>
          </w:p>
        </w:tc>
      </w:tr>
      <w:tr w:rsidR="00B03A14" w:rsidRPr="00B10DCC" w14:paraId="66CFE788" w14:textId="77777777" w:rsidTr="00A23A12">
        <w:tc>
          <w:tcPr>
            <w:tcW w:w="851" w:type="dxa"/>
            <w:shd w:val="clear" w:color="auto" w:fill="E5DFEC"/>
            <w:vAlign w:val="center"/>
          </w:tcPr>
          <w:p w14:paraId="49148370" w14:textId="77777777" w:rsidR="00B03A14" w:rsidRPr="00B10DCC" w:rsidRDefault="00B03A14" w:rsidP="00A23A12">
            <w:pPr>
              <w:jc w:val="center"/>
              <w:rPr>
                <w:rFonts w:cs="Arial"/>
                <w:b/>
                <w:bCs/>
                <w:szCs w:val="24"/>
              </w:rPr>
            </w:pPr>
            <w:r w:rsidRPr="00B10DCC">
              <w:rPr>
                <w:rFonts w:cs="Arial"/>
                <w:b/>
                <w:bCs/>
                <w:szCs w:val="24"/>
              </w:rPr>
              <w:t>Paso</w:t>
            </w:r>
          </w:p>
        </w:tc>
        <w:tc>
          <w:tcPr>
            <w:tcW w:w="1418" w:type="dxa"/>
            <w:shd w:val="clear" w:color="auto" w:fill="E5DFEC"/>
            <w:vAlign w:val="center"/>
          </w:tcPr>
          <w:p w14:paraId="330346F1" w14:textId="77777777" w:rsidR="00B03A14" w:rsidRPr="00B10DCC" w:rsidRDefault="00B03A14" w:rsidP="00A23A12">
            <w:pPr>
              <w:jc w:val="center"/>
              <w:rPr>
                <w:rFonts w:cs="Arial"/>
                <w:szCs w:val="24"/>
              </w:rPr>
            </w:pPr>
            <w:r w:rsidRPr="00B10DCC">
              <w:rPr>
                <w:rFonts w:cs="Arial"/>
                <w:b/>
                <w:bCs/>
                <w:szCs w:val="24"/>
              </w:rPr>
              <w:t>Actor</w:t>
            </w:r>
          </w:p>
        </w:tc>
        <w:tc>
          <w:tcPr>
            <w:tcW w:w="5528" w:type="dxa"/>
            <w:gridSpan w:val="2"/>
            <w:shd w:val="clear" w:color="auto" w:fill="E5DFEC"/>
            <w:vAlign w:val="center"/>
          </w:tcPr>
          <w:p w14:paraId="1FC54A91" w14:textId="77777777" w:rsidR="00B03A14" w:rsidRPr="00B10DCC" w:rsidRDefault="00B03A14" w:rsidP="00A23A12">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14:paraId="6ECA6D4C" w14:textId="77777777" w:rsidR="00B03A14" w:rsidRPr="00B10DCC" w:rsidRDefault="00B03A14" w:rsidP="00A23A12">
            <w:pPr>
              <w:jc w:val="center"/>
              <w:rPr>
                <w:rFonts w:cs="Arial"/>
                <w:b/>
                <w:bCs/>
                <w:szCs w:val="24"/>
              </w:rPr>
            </w:pPr>
            <w:r w:rsidRPr="00B10DCC">
              <w:rPr>
                <w:rFonts w:cs="Arial"/>
                <w:b/>
                <w:bCs/>
                <w:szCs w:val="24"/>
              </w:rPr>
              <w:t>Flujo Alterno o Excepción</w:t>
            </w:r>
          </w:p>
        </w:tc>
      </w:tr>
      <w:tr w:rsidR="00B03A14" w:rsidRPr="00B10DCC" w14:paraId="3ACD1BF8" w14:textId="77777777" w:rsidTr="00A23A12">
        <w:tc>
          <w:tcPr>
            <w:tcW w:w="7797" w:type="dxa"/>
            <w:gridSpan w:val="4"/>
            <w:shd w:val="clear" w:color="auto" w:fill="E5DFEC" w:themeFill="accent4" w:themeFillTint="33"/>
          </w:tcPr>
          <w:p w14:paraId="50F22E09" w14:textId="77777777" w:rsidR="00B03A14" w:rsidRPr="00B10DCC" w:rsidRDefault="00B03A14" w:rsidP="00A23A12">
            <w:pPr>
              <w:rPr>
                <w:rFonts w:cs="Arial"/>
                <w:szCs w:val="24"/>
              </w:rPr>
            </w:pPr>
            <w:r w:rsidRPr="00B10DCC">
              <w:rPr>
                <w:rFonts w:cs="Arial"/>
                <w:b/>
                <w:szCs w:val="24"/>
              </w:rPr>
              <w:t>A1 – El usuario selecciona la opción “Eliminar”</w:t>
            </w:r>
          </w:p>
        </w:tc>
        <w:tc>
          <w:tcPr>
            <w:tcW w:w="2268" w:type="dxa"/>
            <w:gridSpan w:val="2"/>
            <w:shd w:val="clear" w:color="auto" w:fill="E5DFEC" w:themeFill="accent4" w:themeFillTint="33"/>
          </w:tcPr>
          <w:p w14:paraId="75DD031B" w14:textId="77777777" w:rsidR="00B03A14" w:rsidRPr="00B10DCC" w:rsidRDefault="00B03A14" w:rsidP="00A23A12">
            <w:pPr>
              <w:rPr>
                <w:rFonts w:cs="Arial"/>
                <w:szCs w:val="24"/>
              </w:rPr>
            </w:pPr>
          </w:p>
        </w:tc>
      </w:tr>
      <w:tr w:rsidR="00B03A14" w:rsidRPr="00B10DCC" w14:paraId="41AA57AB" w14:textId="77777777" w:rsidTr="00A23A12">
        <w:tc>
          <w:tcPr>
            <w:tcW w:w="851" w:type="dxa"/>
            <w:vAlign w:val="center"/>
          </w:tcPr>
          <w:p w14:paraId="69B6C7FE" w14:textId="77777777" w:rsidR="00B03A14" w:rsidRPr="00B10DCC" w:rsidRDefault="00B03A14" w:rsidP="00A23A12">
            <w:pPr>
              <w:jc w:val="center"/>
              <w:rPr>
                <w:rFonts w:cs="Arial"/>
                <w:szCs w:val="24"/>
              </w:rPr>
            </w:pPr>
            <w:r w:rsidRPr="00B10DCC">
              <w:rPr>
                <w:rFonts w:cs="Arial"/>
                <w:szCs w:val="24"/>
              </w:rPr>
              <w:t>1</w:t>
            </w:r>
          </w:p>
        </w:tc>
        <w:tc>
          <w:tcPr>
            <w:tcW w:w="1418" w:type="dxa"/>
            <w:vAlign w:val="center"/>
          </w:tcPr>
          <w:p w14:paraId="24233F61"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tcPr>
          <w:p w14:paraId="7743397C" w14:textId="77777777" w:rsidR="00B03A14" w:rsidRPr="00B10DCC" w:rsidRDefault="00B03A14" w:rsidP="00A23A12">
            <w:pPr>
              <w:rPr>
                <w:rFonts w:cs="Arial"/>
                <w:szCs w:val="24"/>
              </w:rPr>
            </w:pPr>
            <w:r w:rsidRPr="00B10DCC">
              <w:rPr>
                <w:rFonts w:cs="Arial"/>
                <w:szCs w:val="24"/>
              </w:rPr>
              <w:t xml:space="preserve">El sistema levantará un modal de confirmación con el título “Eliminar: </w:t>
            </w:r>
            <w:r>
              <w:rPr>
                <w:rFonts w:cs="Arial"/>
                <w:szCs w:val="24"/>
              </w:rPr>
              <w:t>TITULO</w:t>
            </w:r>
            <w:r w:rsidRPr="00B10DCC">
              <w:rPr>
                <w:rFonts w:cs="Arial"/>
                <w:szCs w:val="24"/>
              </w:rPr>
              <w:t>_DEL_</w:t>
            </w:r>
            <w:r>
              <w:rPr>
                <w:rFonts w:cs="Arial"/>
                <w:szCs w:val="24"/>
              </w:rPr>
              <w:t>TEMA</w:t>
            </w:r>
            <w:r w:rsidRPr="00B10DCC">
              <w:rPr>
                <w:rFonts w:cs="Arial"/>
                <w:szCs w:val="24"/>
              </w:rPr>
              <w:t xml:space="preserve">” en donde </w:t>
            </w:r>
            <w:r>
              <w:rPr>
                <w:rFonts w:cs="Arial"/>
                <w:szCs w:val="24"/>
              </w:rPr>
              <w:t>TITULO</w:t>
            </w:r>
            <w:r w:rsidRPr="00B10DCC">
              <w:rPr>
                <w:rFonts w:cs="Arial"/>
                <w:szCs w:val="24"/>
              </w:rPr>
              <w:t>_DEL_</w:t>
            </w:r>
            <w:r>
              <w:rPr>
                <w:rFonts w:cs="Arial"/>
                <w:szCs w:val="24"/>
              </w:rPr>
              <w:t>TEMA</w:t>
            </w:r>
            <w:r w:rsidRPr="00B10DCC">
              <w:rPr>
                <w:rFonts w:cs="Arial"/>
                <w:szCs w:val="24"/>
              </w:rPr>
              <w:t xml:space="preserve"> es el título del </w:t>
            </w:r>
            <w:r>
              <w:rPr>
                <w:rFonts w:cs="Arial"/>
                <w:szCs w:val="24"/>
              </w:rPr>
              <w:t>tema</w:t>
            </w:r>
            <w:r w:rsidRPr="00B10DCC">
              <w:rPr>
                <w:rFonts w:cs="Arial"/>
                <w:szCs w:val="24"/>
              </w:rPr>
              <w:t xml:space="preserve"> que se va a eliminar.</w:t>
            </w:r>
          </w:p>
          <w:p w14:paraId="690154A9" w14:textId="77777777" w:rsidR="00B03A14" w:rsidRPr="00B10DCC" w:rsidRDefault="00B03A14" w:rsidP="00A23A12">
            <w:pPr>
              <w:rPr>
                <w:rFonts w:cs="Arial"/>
                <w:szCs w:val="24"/>
              </w:rPr>
            </w:pPr>
            <w:r w:rsidRPr="00B10DCC">
              <w:rPr>
                <w:rFonts w:cs="Arial"/>
                <w:szCs w:val="24"/>
              </w:rPr>
              <w:t>Se mostrará el texto “¿Seguro que quiere eliminar este trabajo?” y las opciones “ELIMINAR” y “CANCELAR”</w:t>
            </w:r>
          </w:p>
        </w:tc>
        <w:tc>
          <w:tcPr>
            <w:tcW w:w="2268" w:type="dxa"/>
            <w:gridSpan w:val="2"/>
            <w:vAlign w:val="center"/>
          </w:tcPr>
          <w:p w14:paraId="7319D918" w14:textId="77777777" w:rsidR="00B03A14" w:rsidRPr="00B10DCC" w:rsidRDefault="00B03A14" w:rsidP="00A23A12">
            <w:pPr>
              <w:jc w:val="center"/>
              <w:rPr>
                <w:rFonts w:cs="Arial"/>
                <w:szCs w:val="24"/>
              </w:rPr>
            </w:pPr>
          </w:p>
        </w:tc>
      </w:tr>
      <w:tr w:rsidR="00B03A14" w:rsidRPr="00B10DCC" w14:paraId="01E31805" w14:textId="77777777" w:rsidTr="00A23A12">
        <w:tc>
          <w:tcPr>
            <w:tcW w:w="851" w:type="dxa"/>
            <w:vAlign w:val="center"/>
          </w:tcPr>
          <w:p w14:paraId="3EF20EF7" w14:textId="77777777" w:rsidR="00B03A14" w:rsidRPr="00B10DCC" w:rsidRDefault="00B03A14" w:rsidP="00A23A12">
            <w:pPr>
              <w:jc w:val="center"/>
              <w:rPr>
                <w:rFonts w:cs="Arial"/>
                <w:szCs w:val="24"/>
              </w:rPr>
            </w:pPr>
            <w:r w:rsidRPr="00B10DCC">
              <w:rPr>
                <w:rFonts w:cs="Arial"/>
                <w:szCs w:val="24"/>
              </w:rPr>
              <w:t>2</w:t>
            </w:r>
          </w:p>
        </w:tc>
        <w:tc>
          <w:tcPr>
            <w:tcW w:w="1418" w:type="dxa"/>
            <w:vAlign w:val="center"/>
          </w:tcPr>
          <w:p w14:paraId="6734FD62" w14:textId="77777777" w:rsidR="00B03A14" w:rsidRPr="00B10DCC" w:rsidRDefault="00B03A14" w:rsidP="00A23A12">
            <w:pPr>
              <w:jc w:val="center"/>
              <w:rPr>
                <w:rFonts w:cs="Arial"/>
                <w:szCs w:val="24"/>
              </w:rPr>
            </w:pPr>
            <w:r w:rsidRPr="00B10DCC">
              <w:rPr>
                <w:rFonts w:cs="Arial"/>
                <w:szCs w:val="24"/>
              </w:rPr>
              <w:t>Usuario del sistema</w:t>
            </w:r>
          </w:p>
        </w:tc>
        <w:tc>
          <w:tcPr>
            <w:tcW w:w="5528" w:type="dxa"/>
            <w:gridSpan w:val="2"/>
          </w:tcPr>
          <w:p w14:paraId="76E988C4" w14:textId="77777777" w:rsidR="00B03A14" w:rsidRPr="00B10DCC" w:rsidRDefault="00B03A14" w:rsidP="00A23A12">
            <w:pPr>
              <w:rPr>
                <w:rFonts w:cs="Arial"/>
                <w:szCs w:val="24"/>
              </w:rPr>
            </w:pPr>
            <w:r w:rsidRPr="00B10DCC">
              <w:rPr>
                <w:rFonts w:cs="Arial"/>
                <w:szCs w:val="24"/>
              </w:rPr>
              <w:t>El usuario selecciona la opción “ELIMINAR”</w:t>
            </w:r>
          </w:p>
        </w:tc>
        <w:tc>
          <w:tcPr>
            <w:tcW w:w="2268" w:type="dxa"/>
            <w:gridSpan w:val="2"/>
            <w:vAlign w:val="center"/>
          </w:tcPr>
          <w:p w14:paraId="7830C42E" w14:textId="77777777" w:rsidR="00B03A14" w:rsidRPr="00B10DCC" w:rsidRDefault="00B03A14" w:rsidP="00A23A12">
            <w:pPr>
              <w:jc w:val="center"/>
              <w:rPr>
                <w:rFonts w:cs="Arial"/>
                <w:b/>
                <w:szCs w:val="24"/>
              </w:rPr>
            </w:pPr>
            <w:r w:rsidRPr="00B10DCC">
              <w:rPr>
                <w:rFonts w:cs="Arial"/>
                <w:b/>
                <w:szCs w:val="24"/>
              </w:rPr>
              <w:t>A2</w:t>
            </w:r>
          </w:p>
        </w:tc>
      </w:tr>
      <w:tr w:rsidR="00B03A14" w:rsidRPr="00B10DCC" w14:paraId="140BECB7" w14:textId="77777777" w:rsidTr="00A23A12">
        <w:tc>
          <w:tcPr>
            <w:tcW w:w="851" w:type="dxa"/>
            <w:vAlign w:val="center"/>
          </w:tcPr>
          <w:p w14:paraId="001D1C50" w14:textId="77777777" w:rsidR="00B03A14" w:rsidRPr="00B10DCC" w:rsidRDefault="00B03A14" w:rsidP="00A23A12">
            <w:pPr>
              <w:jc w:val="center"/>
              <w:rPr>
                <w:rFonts w:cs="Arial"/>
                <w:szCs w:val="24"/>
              </w:rPr>
            </w:pPr>
            <w:r w:rsidRPr="00B10DCC">
              <w:rPr>
                <w:rFonts w:cs="Arial"/>
                <w:szCs w:val="24"/>
              </w:rPr>
              <w:t>3</w:t>
            </w:r>
          </w:p>
        </w:tc>
        <w:tc>
          <w:tcPr>
            <w:tcW w:w="1418" w:type="dxa"/>
            <w:vAlign w:val="center"/>
          </w:tcPr>
          <w:p w14:paraId="77D3C7C8"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tcPr>
          <w:p w14:paraId="12A446A1" w14:textId="77777777" w:rsidR="00B03A14" w:rsidRPr="00B10DCC" w:rsidRDefault="00B03A14" w:rsidP="00A23A12">
            <w:pPr>
              <w:rPr>
                <w:rFonts w:cs="Arial"/>
                <w:szCs w:val="24"/>
              </w:rPr>
            </w:pPr>
            <w:r w:rsidRPr="00B10DCC">
              <w:rPr>
                <w:rFonts w:cs="Arial"/>
                <w:szCs w:val="24"/>
              </w:rPr>
              <w:t>El sistema procesará la solicitud y eliminará de base de datos la información de la opción de trabajo seleccionada por el usuario.</w:t>
            </w:r>
          </w:p>
        </w:tc>
        <w:tc>
          <w:tcPr>
            <w:tcW w:w="2268" w:type="dxa"/>
            <w:gridSpan w:val="2"/>
            <w:vAlign w:val="center"/>
          </w:tcPr>
          <w:p w14:paraId="43364543" w14:textId="77777777" w:rsidR="00B03A14" w:rsidRPr="00B10DCC" w:rsidRDefault="00B03A14" w:rsidP="00A23A12">
            <w:pPr>
              <w:jc w:val="center"/>
              <w:rPr>
                <w:rFonts w:cs="Arial"/>
                <w:szCs w:val="24"/>
              </w:rPr>
            </w:pPr>
          </w:p>
        </w:tc>
      </w:tr>
      <w:tr w:rsidR="00B03A14" w:rsidRPr="00B10DCC" w14:paraId="129C302A" w14:textId="77777777" w:rsidTr="00A23A12">
        <w:tc>
          <w:tcPr>
            <w:tcW w:w="851" w:type="dxa"/>
            <w:vAlign w:val="center"/>
          </w:tcPr>
          <w:p w14:paraId="2884E600" w14:textId="77777777" w:rsidR="00B03A14" w:rsidRPr="00B10DCC" w:rsidRDefault="00B03A14" w:rsidP="00A23A12">
            <w:pPr>
              <w:jc w:val="center"/>
              <w:rPr>
                <w:rFonts w:cs="Arial"/>
                <w:szCs w:val="24"/>
              </w:rPr>
            </w:pPr>
            <w:r w:rsidRPr="00B10DCC">
              <w:rPr>
                <w:rFonts w:cs="Arial"/>
                <w:szCs w:val="24"/>
              </w:rPr>
              <w:t>4</w:t>
            </w:r>
          </w:p>
        </w:tc>
        <w:tc>
          <w:tcPr>
            <w:tcW w:w="1418" w:type="dxa"/>
            <w:vAlign w:val="center"/>
          </w:tcPr>
          <w:p w14:paraId="0D784659"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tcPr>
          <w:p w14:paraId="5A2F8E96" w14:textId="77777777" w:rsidR="00B03A14" w:rsidRPr="00B10DCC" w:rsidRDefault="00B03A14" w:rsidP="00A23A12">
            <w:pPr>
              <w:rPr>
                <w:rFonts w:cs="Arial"/>
                <w:szCs w:val="24"/>
              </w:rPr>
            </w:pPr>
            <w:r w:rsidRPr="00B10DCC">
              <w:rPr>
                <w:rFonts w:cs="Arial"/>
                <w:szCs w:val="24"/>
              </w:rPr>
              <w:t>El sistema mostrará una notificación exitosa con el mensaje “Trabajo eliminado correctamente” y se cerrará el modal de confirmación.</w:t>
            </w:r>
          </w:p>
        </w:tc>
        <w:tc>
          <w:tcPr>
            <w:tcW w:w="2268" w:type="dxa"/>
            <w:gridSpan w:val="2"/>
            <w:vAlign w:val="center"/>
          </w:tcPr>
          <w:p w14:paraId="6D7DEA8E" w14:textId="77777777" w:rsidR="00B03A14" w:rsidRPr="00B10DCC" w:rsidRDefault="00B03A14" w:rsidP="00A23A12">
            <w:pPr>
              <w:jc w:val="center"/>
              <w:rPr>
                <w:rFonts w:cs="Arial"/>
                <w:b/>
                <w:szCs w:val="24"/>
              </w:rPr>
            </w:pPr>
            <w:r w:rsidRPr="00B10DCC">
              <w:rPr>
                <w:rFonts w:cs="Arial"/>
                <w:b/>
                <w:szCs w:val="24"/>
              </w:rPr>
              <w:t>E1</w:t>
            </w:r>
          </w:p>
        </w:tc>
      </w:tr>
      <w:tr w:rsidR="00B03A14" w:rsidRPr="00B10DCC" w14:paraId="6A496A9E" w14:textId="77777777" w:rsidTr="00A23A12">
        <w:tc>
          <w:tcPr>
            <w:tcW w:w="851" w:type="dxa"/>
          </w:tcPr>
          <w:p w14:paraId="0CF0885D" w14:textId="77777777" w:rsidR="00B03A14" w:rsidRPr="00B10DCC" w:rsidRDefault="00B03A14" w:rsidP="00A23A12">
            <w:pPr>
              <w:jc w:val="center"/>
              <w:rPr>
                <w:rFonts w:cs="Arial"/>
                <w:szCs w:val="24"/>
              </w:rPr>
            </w:pPr>
            <w:r w:rsidRPr="00B10DCC">
              <w:rPr>
                <w:rFonts w:cs="Arial"/>
                <w:szCs w:val="24"/>
              </w:rPr>
              <w:t>5</w:t>
            </w:r>
          </w:p>
        </w:tc>
        <w:tc>
          <w:tcPr>
            <w:tcW w:w="6946" w:type="dxa"/>
            <w:gridSpan w:val="3"/>
          </w:tcPr>
          <w:p w14:paraId="02AC07BE" w14:textId="77777777" w:rsidR="00B03A14" w:rsidRPr="00B10DCC" w:rsidRDefault="00B03A14" w:rsidP="00A23A12">
            <w:pPr>
              <w:rPr>
                <w:rFonts w:cs="Arial"/>
                <w:szCs w:val="24"/>
              </w:rPr>
            </w:pPr>
            <w:r w:rsidRPr="00B10DCC">
              <w:rPr>
                <w:rFonts w:cs="Arial"/>
                <w:szCs w:val="24"/>
              </w:rPr>
              <w:t>Retorna al paso 1 del flujo básico</w:t>
            </w:r>
          </w:p>
        </w:tc>
        <w:tc>
          <w:tcPr>
            <w:tcW w:w="2268" w:type="dxa"/>
            <w:gridSpan w:val="2"/>
            <w:vAlign w:val="center"/>
          </w:tcPr>
          <w:p w14:paraId="1CB1C118" w14:textId="77777777" w:rsidR="00B03A14" w:rsidRPr="00B10DCC" w:rsidRDefault="00B03A14" w:rsidP="00A23A12">
            <w:pPr>
              <w:jc w:val="center"/>
              <w:rPr>
                <w:rFonts w:cs="Arial"/>
                <w:szCs w:val="24"/>
              </w:rPr>
            </w:pPr>
          </w:p>
        </w:tc>
      </w:tr>
      <w:tr w:rsidR="00B03A14" w:rsidRPr="00B10DCC" w14:paraId="4D1C49DD" w14:textId="77777777" w:rsidTr="00A23A12">
        <w:tc>
          <w:tcPr>
            <w:tcW w:w="7797" w:type="dxa"/>
            <w:gridSpan w:val="4"/>
            <w:shd w:val="clear" w:color="auto" w:fill="E5DFEC" w:themeFill="accent4" w:themeFillTint="33"/>
          </w:tcPr>
          <w:p w14:paraId="1D8C2962" w14:textId="77777777" w:rsidR="00B03A14" w:rsidRPr="00B10DCC" w:rsidRDefault="00B03A14" w:rsidP="00A23A12">
            <w:pPr>
              <w:rPr>
                <w:rFonts w:cs="Arial"/>
                <w:szCs w:val="24"/>
              </w:rPr>
            </w:pPr>
            <w:r w:rsidRPr="00B10DCC">
              <w:rPr>
                <w:rFonts w:cs="Arial"/>
                <w:b/>
                <w:szCs w:val="24"/>
              </w:rPr>
              <w:t>A2 – El usuario selecciona la opción “Cancelar”</w:t>
            </w:r>
          </w:p>
        </w:tc>
        <w:tc>
          <w:tcPr>
            <w:tcW w:w="2268" w:type="dxa"/>
            <w:gridSpan w:val="2"/>
            <w:shd w:val="clear" w:color="auto" w:fill="E5DFEC" w:themeFill="accent4" w:themeFillTint="33"/>
          </w:tcPr>
          <w:p w14:paraId="251C635A" w14:textId="77777777" w:rsidR="00B03A14" w:rsidRPr="00B10DCC" w:rsidRDefault="00B03A14" w:rsidP="00A23A12">
            <w:pPr>
              <w:rPr>
                <w:rFonts w:cs="Arial"/>
                <w:szCs w:val="24"/>
              </w:rPr>
            </w:pPr>
          </w:p>
        </w:tc>
      </w:tr>
      <w:tr w:rsidR="00B03A14" w:rsidRPr="00B10DCC" w14:paraId="2A0B8A6C" w14:textId="77777777" w:rsidTr="00A23A12">
        <w:tc>
          <w:tcPr>
            <w:tcW w:w="851" w:type="dxa"/>
            <w:vAlign w:val="center"/>
          </w:tcPr>
          <w:p w14:paraId="514A78C7" w14:textId="77777777" w:rsidR="00B03A14" w:rsidRPr="00B10DCC" w:rsidRDefault="00B03A14" w:rsidP="00A23A12">
            <w:pPr>
              <w:jc w:val="center"/>
              <w:rPr>
                <w:rFonts w:cs="Arial"/>
                <w:szCs w:val="24"/>
              </w:rPr>
            </w:pPr>
            <w:r w:rsidRPr="00B10DCC">
              <w:rPr>
                <w:rFonts w:cs="Arial"/>
                <w:szCs w:val="24"/>
              </w:rPr>
              <w:t>1</w:t>
            </w:r>
          </w:p>
        </w:tc>
        <w:tc>
          <w:tcPr>
            <w:tcW w:w="1418" w:type="dxa"/>
            <w:vAlign w:val="center"/>
          </w:tcPr>
          <w:p w14:paraId="31084DCD"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tcPr>
          <w:p w14:paraId="269D6D58" w14:textId="77777777" w:rsidR="00B03A14" w:rsidRPr="00B10DCC" w:rsidRDefault="00B03A14" w:rsidP="00A23A12">
            <w:pPr>
              <w:rPr>
                <w:rFonts w:cs="Arial"/>
                <w:szCs w:val="24"/>
              </w:rPr>
            </w:pPr>
            <w:r w:rsidRPr="00B10DCC">
              <w:rPr>
                <w:rFonts w:cs="Arial"/>
                <w:szCs w:val="24"/>
              </w:rPr>
              <w:t>El sistema cerrará el modal actual</w:t>
            </w:r>
          </w:p>
        </w:tc>
        <w:tc>
          <w:tcPr>
            <w:tcW w:w="2268" w:type="dxa"/>
            <w:gridSpan w:val="2"/>
            <w:vAlign w:val="center"/>
          </w:tcPr>
          <w:p w14:paraId="00788178" w14:textId="77777777" w:rsidR="00B03A14" w:rsidRPr="00B10DCC" w:rsidRDefault="00B03A14" w:rsidP="00A23A12">
            <w:pPr>
              <w:jc w:val="center"/>
              <w:rPr>
                <w:rFonts w:cs="Arial"/>
                <w:szCs w:val="24"/>
              </w:rPr>
            </w:pPr>
          </w:p>
        </w:tc>
      </w:tr>
      <w:tr w:rsidR="00B03A14" w:rsidRPr="00B10DCC" w14:paraId="61C2E374" w14:textId="77777777" w:rsidTr="00A23A12">
        <w:tc>
          <w:tcPr>
            <w:tcW w:w="851" w:type="dxa"/>
          </w:tcPr>
          <w:p w14:paraId="17CA230F" w14:textId="77777777" w:rsidR="00B03A14" w:rsidRPr="00B10DCC" w:rsidRDefault="00B03A14" w:rsidP="00A23A12">
            <w:pPr>
              <w:jc w:val="center"/>
              <w:rPr>
                <w:rFonts w:cs="Arial"/>
                <w:szCs w:val="24"/>
              </w:rPr>
            </w:pPr>
            <w:r w:rsidRPr="00B10DCC">
              <w:rPr>
                <w:rFonts w:cs="Arial"/>
                <w:szCs w:val="24"/>
              </w:rPr>
              <w:t>2</w:t>
            </w:r>
          </w:p>
        </w:tc>
        <w:tc>
          <w:tcPr>
            <w:tcW w:w="6946" w:type="dxa"/>
            <w:gridSpan w:val="3"/>
          </w:tcPr>
          <w:p w14:paraId="40AFC2EA" w14:textId="77777777" w:rsidR="00B03A14" w:rsidRPr="00B10DCC" w:rsidRDefault="00B03A14" w:rsidP="00A23A12">
            <w:pPr>
              <w:rPr>
                <w:rFonts w:cs="Arial"/>
                <w:szCs w:val="24"/>
              </w:rPr>
            </w:pPr>
            <w:r w:rsidRPr="00B10DCC">
              <w:rPr>
                <w:rFonts w:cs="Arial"/>
                <w:szCs w:val="24"/>
              </w:rPr>
              <w:t>Retorna al paso 1 del flujo básico</w:t>
            </w:r>
          </w:p>
        </w:tc>
        <w:tc>
          <w:tcPr>
            <w:tcW w:w="2268" w:type="dxa"/>
            <w:gridSpan w:val="2"/>
            <w:vAlign w:val="center"/>
          </w:tcPr>
          <w:p w14:paraId="31D55FA4" w14:textId="77777777" w:rsidR="00B03A14" w:rsidRPr="00B10DCC" w:rsidRDefault="00B03A14" w:rsidP="00A23A12">
            <w:pPr>
              <w:jc w:val="center"/>
              <w:rPr>
                <w:rFonts w:cs="Arial"/>
                <w:szCs w:val="24"/>
              </w:rPr>
            </w:pPr>
          </w:p>
        </w:tc>
      </w:tr>
      <w:tr w:rsidR="00B03A14" w:rsidRPr="00B10DCC" w14:paraId="7C6E529C" w14:textId="77777777" w:rsidTr="00A23A12">
        <w:tc>
          <w:tcPr>
            <w:tcW w:w="7797" w:type="dxa"/>
            <w:gridSpan w:val="4"/>
            <w:shd w:val="clear" w:color="auto" w:fill="E5DFEC" w:themeFill="accent4" w:themeFillTint="33"/>
          </w:tcPr>
          <w:p w14:paraId="0C9CC0EB" w14:textId="77777777" w:rsidR="00B03A14" w:rsidRPr="00B10DCC" w:rsidRDefault="00B03A14" w:rsidP="00A23A12">
            <w:pPr>
              <w:rPr>
                <w:rFonts w:cs="Arial"/>
                <w:szCs w:val="24"/>
              </w:rPr>
            </w:pPr>
            <w:r w:rsidRPr="00B10DCC">
              <w:rPr>
                <w:rFonts w:cs="Arial"/>
                <w:b/>
                <w:szCs w:val="24"/>
              </w:rPr>
              <w:lastRenderedPageBreak/>
              <w:t>A3 – El usuario selecciona la opción “cerrar sesión”.</w:t>
            </w:r>
          </w:p>
        </w:tc>
        <w:tc>
          <w:tcPr>
            <w:tcW w:w="2268" w:type="dxa"/>
            <w:gridSpan w:val="2"/>
            <w:shd w:val="clear" w:color="auto" w:fill="E5DFEC" w:themeFill="accent4" w:themeFillTint="33"/>
          </w:tcPr>
          <w:p w14:paraId="74A1C0CC" w14:textId="77777777" w:rsidR="00B03A14" w:rsidRPr="00B10DCC" w:rsidRDefault="00B03A14" w:rsidP="00A23A12">
            <w:pPr>
              <w:rPr>
                <w:rFonts w:cs="Arial"/>
                <w:szCs w:val="24"/>
              </w:rPr>
            </w:pPr>
          </w:p>
        </w:tc>
      </w:tr>
      <w:tr w:rsidR="00B03A14" w:rsidRPr="00B10DCC" w14:paraId="01D71C45" w14:textId="77777777" w:rsidTr="00A23A12">
        <w:tc>
          <w:tcPr>
            <w:tcW w:w="851" w:type="dxa"/>
            <w:vAlign w:val="center"/>
          </w:tcPr>
          <w:p w14:paraId="2F64184B" w14:textId="77777777" w:rsidR="00B03A14" w:rsidRPr="00B10DCC" w:rsidRDefault="00B03A14" w:rsidP="00A23A12">
            <w:pPr>
              <w:jc w:val="center"/>
              <w:rPr>
                <w:rFonts w:cs="Arial"/>
                <w:szCs w:val="24"/>
              </w:rPr>
            </w:pPr>
            <w:r w:rsidRPr="00B10DCC">
              <w:rPr>
                <w:rFonts w:cs="Arial"/>
                <w:szCs w:val="24"/>
              </w:rPr>
              <w:t>1</w:t>
            </w:r>
          </w:p>
        </w:tc>
        <w:tc>
          <w:tcPr>
            <w:tcW w:w="1418" w:type="dxa"/>
            <w:vAlign w:val="center"/>
          </w:tcPr>
          <w:p w14:paraId="2E04C532"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vAlign w:val="center"/>
          </w:tcPr>
          <w:p w14:paraId="080DE1BD" w14:textId="77777777" w:rsidR="00B03A14" w:rsidRPr="00B10DCC" w:rsidRDefault="00B03A14" w:rsidP="00A23A12">
            <w:pPr>
              <w:rPr>
                <w:rFonts w:cs="Arial"/>
                <w:szCs w:val="24"/>
              </w:rPr>
            </w:pPr>
            <w:r w:rsidRPr="00B10DCC">
              <w:rPr>
                <w:rFonts w:cs="Arial"/>
                <w:szCs w:val="24"/>
              </w:rPr>
              <w:t>El sistema procede a cerrar la sesión del usuario y retornar a la página inicial de inicio de sesión del sitio</w:t>
            </w:r>
          </w:p>
        </w:tc>
        <w:tc>
          <w:tcPr>
            <w:tcW w:w="2268" w:type="dxa"/>
            <w:gridSpan w:val="2"/>
            <w:vAlign w:val="center"/>
          </w:tcPr>
          <w:p w14:paraId="1799C995" w14:textId="77777777" w:rsidR="00B03A14" w:rsidRPr="00B10DCC" w:rsidRDefault="00B03A14" w:rsidP="00A23A12">
            <w:pPr>
              <w:rPr>
                <w:rFonts w:cs="Arial"/>
                <w:szCs w:val="24"/>
              </w:rPr>
            </w:pPr>
          </w:p>
        </w:tc>
      </w:tr>
      <w:tr w:rsidR="00B03A14" w:rsidRPr="00B10DCC" w14:paraId="7C9A42A8" w14:textId="77777777" w:rsidTr="00A23A12">
        <w:tc>
          <w:tcPr>
            <w:tcW w:w="851" w:type="dxa"/>
            <w:vAlign w:val="center"/>
          </w:tcPr>
          <w:p w14:paraId="34642CF4" w14:textId="77777777" w:rsidR="00B03A14" w:rsidRPr="00B10DCC" w:rsidRDefault="00B03A14" w:rsidP="00A23A12">
            <w:pPr>
              <w:jc w:val="center"/>
              <w:rPr>
                <w:rFonts w:cs="Arial"/>
                <w:szCs w:val="24"/>
              </w:rPr>
            </w:pPr>
            <w:r w:rsidRPr="00B10DCC">
              <w:rPr>
                <w:rFonts w:cs="Arial"/>
                <w:szCs w:val="24"/>
              </w:rPr>
              <w:t>2</w:t>
            </w:r>
          </w:p>
        </w:tc>
        <w:tc>
          <w:tcPr>
            <w:tcW w:w="6946" w:type="dxa"/>
            <w:gridSpan w:val="3"/>
            <w:vAlign w:val="center"/>
          </w:tcPr>
          <w:p w14:paraId="021D54BA" w14:textId="77777777" w:rsidR="00B03A14" w:rsidRPr="00B10DCC" w:rsidRDefault="00B03A14" w:rsidP="00A23A12">
            <w:pPr>
              <w:rPr>
                <w:rFonts w:cs="Arial"/>
                <w:szCs w:val="24"/>
              </w:rPr>
            </w:pPr>
            <w:r w:rsidRPr="00B10DCC">
              <w:rPr>
                <w:rFonts w:cs="Arial"/>
                <w:szCs w:val="24"/>
              </w:rPr>
              <w:t>Fin del caso de uso</w:t>
            </w:r>
          </w:p>
        </w:tc>
        <w:tc>
          <w:tcPr>
            <w:tcW w:w="2268" w:type="dxa"/>
            <w:gridSpan w:val="2"/>
            <w:vAlign w:val="center"/>
          </w:tcPr>
          <w:p w14:paraId="3A482402" w14:textId="77777777" w:rsidR="00B03A14" w:rsidRPr="00B10DCC" w:rsidRDefault="00B03A14" w:rsidP="00A23A12">
            <w:pPr>
              <w:rPr>
                <w:rFonts w:cs="Arial"/>
                <w:szCs w:val="24"/>
              </w:rPr>
            </w:pPr>
          </w:p>
        </w:tc>
      </w:tr>
      <w:tr w:rsidR="00B03A14" w:rsidRPr="00B10DCC" w14:paraId="187FBA4A" w14:textId="77777777" w:rsidTr="00A23A12">
        <w:tc>
          <w:tcPr>
            <w:tcW w:w="10065" w:type="dxa"/>
            <w:gridSpan w:val="6"/>
            <w:shd w:val="clear" w:color="auto" w:fill="5F497A"/>
            <w:vAlign w:val="center"/>
          </w:tcPr>
          <w:p w14:paraId="44FC2762" w14:textId="77777777" w:rsidR="00B03A14" w:rsidRPr="00B10DCC" w:rsidRDefault="00B03A14" w:rsidP="00A23A12">
            <w:pPr>
              <w:jc w:val="center"/>
              <w:rPr>
                <w:rFonts w:cs="Arial"/>
                <w:b/>
                <w:bCs/>
                <w:color w:val="FFFFFF"/>
                <w:szCs w:val="24"/>
              </w:rPr>
            </w:pPr>
            <w:r w:rsidRPr="00B10DCC">
              <w:rPr>
                <w:rFonts w:cs="Arial"/>
                <w:b/>
                <w:bCs/>
                <w:color w:val="FFFFFF"/>
                <w:szCs w:val="24"/>
              </w:rPr>
              <w:t>FLUJOS DE EXCEPCIÓN</w:t>
            </w:r>
          </w:p>
        </w:tc>
      </w:tr>
      <w:tr w:rsidR="00B03A14" w:rsidRPr="00B10DCC" w14:paraId="2755CA36" w14:textId="77777777" w:rsidTr="00A23A12">
        <w:tc>
          <w:tcPr>
            <w:tcW w:w="851" w:type="dxa"/>
            <w:shd w:val="clear" w:color="auto" w:fill="E5DFEC"/>
            <w:vAlign w:val="center"/>
          </w:tcPr>
          <w:p w14:paraId="771A5AA2" w14:textId="77777777" w:rsidR="00B03A14" w:rsidRPr="00B10DCC" w:rsidRDefault="00B03A14" w:rsidP="00A23A12">
            <w:pPr>
              <w:jc w:val="center"/>
              <w:rPr>
                <w:rFonts w:cs="Arial"/>
                <w:b/>
                <w:bCs/>
                <w:szCs w:val="24"/>
              </w:rPr>
            </w:pPr>
            <w:r w:rsidRPr="00B10DCC">
              <w:rPr>
                <w:rFonts w:cs="Arial"/>
                <w:b/>
                <w:bCs/>
                <w:szCs w:val="24"/>
              </w:rPr>
              <w:t>Paso</w:t>
            </w:r>
          </w:p>
        </w:tc>
        <w:tc>
          <w:tcPr>
            <w:tcW w:w="1418" w:type="dxa"/>
            <w:shd w:val="clear" w:color="auto" w:fill="E5DFEC"/>
            <w:vAlign w:val="center"/>
          </w:tcPr>
          <w:p w14:paraId="4913EA11" w14:textId="77777777" w:rsidR="00B03A14" w:rsidRPr="00B10DCC" w:rsidRDefault="00B03A14" w:rsidP="00A23A12">
            <w:pPr>
              <w:jc w:val="center"/>
              <w:rPr>
                <w:rFonts w:cs="Arial"/>
                <w:szCs w:val="24"/>
              </w:rPr>
            </w:pPr>
            <w:r w:rsidRPr="00B10DCC">
              <w:rPr>
                <w:rFonts w:cs="Arial"/>
                <w:b/>
                <w:bCs/>
                <w:szCs w:val="24"/>
              </w:rPr>
              <w:t>Actor</w:t>
            </w:r>
          </w:p>
        </w:tc>
        <w:tc>
          <w:tcPr>
            <w:tcW w:w="5528" w:type="dxa"/>
            <w:gridSpan w:val="2"/>
            <w:shd w:val="clear" w:color="auto" w:fill="E5DFEC"/>
            <w:vAlign w:val="center"/>
          </w:tcPr>
          <w:p w14:paraId="1C0779B3" w14:textId="77777777" w:rsidR="00B03A14" w:rsidRPr="00B10DCC" w:rsidRDefault="00B03A14" w:rsidP="00A23A12">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14:paraId="65D4949A" w14:textId="77777777" w:rsidR="00B03A14" w:rsidRPr="00B10DCC" w:rsidRDefault="00B03A14" w:rsidP="00A23A12">
            <w:pPr>
              <w:jc w:val="center"/>
              <w:rPr>
                <w:rFonts w:cs="Arial"/>
                <w:b/>
                <w:bCs/>
                <w:szCs w:val="24"/>
              </w:rPr>
            </w:pPr>
            <w:r w:rsidRPr="00B10DCC">
              <w:rPr>
                <w:rFonts w:cs="Arial"/>
                <w:b/>
                <w:bCs/>
                <w:szCs w:val="24"/>
              </w:rPr>
              <w:t>Flujo Alterno o Excepción</w:t>
            </w:r>
          </w:p>
        </w:tc>
      </w:tr>
      <w:tr w:rsidR="00B03A14" w:rsidRPr="00B10DCC" w14:paraId="3597DEA1" w14:textId="77777777" w:rsidTr="00A23A12">
        <w:tc>
          <w:tcPr>
            <w:tcW w:w="7797" w:type="dxa"/>
            <w:gridSpan w:val="4"/>
            <w:shd w:val="clear" w:color="auto" w:fill="E5DFEC" w:themeFill="accent4" w:themeFillTint="33"/>
          </w:tcPr>
          <w:p w14:paraId="213B5389" w14:textId="77777777" w:rsidR="00B03A14" w:rsidRPr="00B10DCC" w:rsidRDefault="00B03A14" w:rsidP="00A23A12">
            <w:pPr>
              <w:rPr>
                <w:rFonts w:cs="Arial"/>
                <w:szCs w:val="24"/>
              </w:rPr>
            </w:pPr>
            <w:r w:rsidRPr="00B10DCC">
              <w:rPr>
                <w:rFonts w:cs="Arial"/>
                <w:b/>
                <w:szCs w:val="24"/>
              </w:rPr>
              <w:t>E1 – El sistema no puede completar el proceso solicitado</w:t>
            </w:r>
          </w:p>
        </w:tc>
        <w:tc>
          <w:tcPr>
            <w:tcW w:w="2268" w:type="dxa"/>
            <w:gridSpan w:val="2"/>
            <w:shd w:val="clear" w:color="auto" w:fill="E5DFEC" w:themeFill="accent4" w:themeFillTint="33"/>
          </w:tcPr>
          <w:p w14:paraId="7C00610B" w14:textId="77777777" w:rsidR="00B03A14" w:rsidRPr="00B10DCC" w:rsidRDefault="00B03A14" w:rsidP="00A23A12">
            <w:pPr>
              <w:rPr>
                <w:rFonts w:cs="Arial"/>
                <w:szCs w:val="24"/>
              </w:rPr>
            </w:pPr>
          </w:p>
        </w:tc>
      </w:tr>
      <w:tr w:rsidR="00B03A14" w:rsidRPr="00B10DCC" w14:paraId="32607CAA" w14:textId="77777777" w:rsidTr="00A23A12">
        <w:tc>
          <w:tcPr>
            <w:tcW w:w="851" w:type="dxa"/>
            <w:vAlign w:val="center"/>
          </w:tcPr>
          <w:p w14:paraId="1E44953E" w14:textId="77777777" w:rsidR="00B03A14" w:rsidRPr="00B10DCC" w:rsidRDefault="00B03A14" w:rsidP="00A23A12">
            <w:pPr>
              <w:jc w:val="center"/>
              <w:rPr>
                <w:rFonts w:cs="Arial"/>
                <w:szCs w:val="24"/>
              </w:rPr>
            </w:pPr>
            <w:r w:rsidRPr="00B10DCC">
              <w:rPr>
                <w:rFonts w:cs="Arial"/>
                <w:szCs w:val="24"/>
              </w:rPr>
              <w:t>1</w:t>
            </w:r>
          </w:p>
        </w:tc>
        <w:tc>
          <w:tcPr>
            <w:tcW w:w="1418" w:type="dxa"/>
            <w:vAlign w:val="center"/>
          </w:tcPr>
          <w:p w14:paraId="481E1B54"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vAlign w:val="center"/>
          </w:tcPr>
          <w:p w14:paraId="460B3B02" w14:textId="77777777" w:rsidR="00B03A14" w:rsidRPr="00B10DCC" w:rsidRDefault="00B03A14" w:rsidP="00A23A12">
            <w:pPr>
              <w:rPr>
                <w:rFonts w:cs="Arial"/>
                <w:szCs w:val="24"/>
              </w:rPr>
            </w:pPr>
            <w:r w:rsidRPr="00B10DCC">
              <w:rPr>
                <w:rFonts w:cs="Arial"/>
                <w:szCs w:val="24"/>
              </w:rPr>
              <w:t>El sistema mostrará una notificación de tipo error especificando el detalle del error producido.</w:t>
            </w:r>
          </w:p>
        </w:tc>
        <w:tc>
          <w:tcPr>
            <w:tcW w:w="2268" w:type="dxa"/>
            <w:gridSpan w:val="2"/>
            <w:vAlign w:val="center"/>
          </w:tcPr>
          <w:p w14:paraId="37E39F3B" w14:textId="77777777" w:rsidR="00B03A14" w:rsidRPr="00B10DCC" w:rsidRDefault="00B03A14" w:rsidP="00A23A12">
            <w:pPr>
              <w:rPr>
                <w:rFonts w:cs="Arial"/>
                <w:szCs w:val="24"/>
              </w:rPr>
            </w:pPr>
          </w:p>
        </w:tc>
      </w:tr>
      <w:tr w:rsidR="00B03A14" w:rsidRPr="00B10DCC" w14:paraId="31F99F2D" w14:textId="77777777" w:rsidTr="00A23A12">
        <w:tc>
          <w:tcPr>
            <w:tcW w:w="851" w:type="dxa"/>
            <w:vAlign w:val="center"/>
          </w:tcPr>
          <w:p w14:paraId="3A9B649E" w14:textId="77777777" w:rsidR="00B03A14" w:rsidRPr="00B10DCC" w:rsidRDefault="00B03A14" w:rsidP="00A23A12">
            <w:pPr>
              <w:jc w:val="center"/>
              <w:rPr>
                <w:rFonts w:cs="Arial"/>
                <w:szCs w:val="24"/>
              </w:rPr>
            </w:pPr>
            <w:r w:rsidRPr="00B10DCC">
              <w:rPr>
                <w:rFonts w:cs="Arial"/>
                <w:szCs w:val="24"/>
              </w:rPr>
              <w:t>2</w:t>
            </w:r>
          </w:p>
        </w:tc>
        <w:tc>
          <w:tcPr>
            <w:tcW w:w="6946" w:type="dxa"/>
            <w:gridSpan w:val="3"/>
            <w:vAlign w:val="center"/>
          </w:tcPr>
          <w:p w14:paraId="766FD996" w14:textId="77777777" w:rsidR="00B03A14" w:rsidRPr="00B10DCC" w:rsidRDefault="00B03A14" w:rsidP="00A23A12">
            <w:pPr>
              <w:rPr>
                <w:rFonts w:cs="Arial"/>
                <w:szCs w:val="24"/>
              </w:rPr>
            </w:pPr>
            <w:r w:rsidRPr="00B10DCC">
              <w:rPr>
                <w:rFonts w:cs="Arial"/>
                <w:szCs w:val="24"/>
              </w:rPr>
              <w:t>Retorna al paso 1 del flujo básico</w:t>
            </w:r>
          </w:p>
        </w:tc>
        <w:tc>
          <w:tcPr>
            <w:tcW w:w="2268" w:type="dxa"/>
            <w:gridSpan w:val="2"/>
            <w:vAlign w:val="center"/>
          </w:tcPr>
          <w:p w14:paraId="3BFB47AE" w14:textId="77777777" w:rsidR="00B03A14" w:rsidRPr="00B10DCC" w:rsidRDefault="00B03A14" w:rsidP="00A23A12">
            <w:pPr>
              <w:rPr>
                <w:rFonts w:cs="Arial"/>
                <w:szCs w:val="24"/>
              </w:rPr>
            </w:pPr>
          </w:p>
        </w:tc>
      </w:tr>
      <w:tr w:rsidR="00B03A14" w:rsidRPr="00B10DCC" w14:paraId="6F96F888" w14:textId="77777777" w:rsidTr="00A23A12">
        <w:tc>
          <w:tcPr>
            <w:tcW w:w="3095" w:type="dxa"/>
            <w:gridSpan w:val="3"/>
            <w:shd w:val="clear" w:color="auto" w:fill="E5DFEC"/>
            <w:vAlign w:val="center"/>
          </w:tcPr>
          <w:p w14:paraId="505C4754" w14:textId="672E10A1" w:rsidR="00B03A14" w:rsidRPr="00B10DCC" w:rsidRDefault="00F04FAE" w:rsidP="00A23A12">
            <w:pPr>
              <w:rPr>
                <w:rFonts w:cs="Arial"/>
                <w:b/>
                <w:bCs/>
                <w:szCs w:val="24"/>
              </w:rPr>
            </w:pPr>
            <w:r w:rsidRPr="00B10DCC">
              <w:rPr>
                <w:rFonts w:cs="Arial"/>
                <w:b/>
                <w:bCs/>
                <w:szCs w:val="24"/>
              </w:rPr>
              <w:t>Post</w:t>
            </w:r>
            <w:r>
              <w:rPr>
                <w:rFonts w:cs="Arial"/>
                <w:b/>
                <w:bCs/>
                <w:szCs w:val="24"/>
              </w:rPr>
              <w:t>c</w:t>
            </w:r>
            <w:r w:rsidRPr="00B10DCC">
              <w:rPr>
                <w:rFonts w:cs="Arial"/>
                <w:b/>
                <w:bCs/>
                <w:szCs w:val="24"/>
              </w:rPr>
              <w:t>ondición</w:t>
            </w:r>
          </w:p>
        </w:tc>
        <w:tc>
          <w:tcPr>
            <w:tcW w:w="6970" w:type="dxa"/>
            <w:gridSpan w:val="3"/>
          </w:tcPr>
          <w:p w14:paraId="7F295461" w14:textId="77777777" w:rsidR="00B03A14" w:rsidRPr="00B10DCC" w:rsidRDefault="00B03A14" w:rsidP="00A23A12">
            <w:pPr>
              <w:rPr>
                <w:rFonts w:cs="Arial"/>
                <w:szCs w:val="24"/>
              </w:rPr>
            </w:pPr>
          </w:p>
        </w:tc>
      </w:tr>
    </w:tbl>
    <w:p w14:paraId="0DC97DCF" w14:textId="77777777" w:rsidR="00B03A14" w:rsidRPr="00B03A14" w:rsidRDefault="00B03A14" w:rsidP="00B03A14"/>
    <w:p w14:paraId="05EC202E" w14:textId="77777777" w:rsidR="00DE339E" w:rsidRPr="00DE339E" w:rsidRDefault="00DE339E" w:rsidP="00DE339E"/>
    <w:p w14:paraId="4E9B3E1B" w14:textId="77777777" w:rsidR="00DE339E" w:rsidRPr="00DE339E" w:rsidRDefault="00DE339E" w:rsidP="00DE339E"/>
    <w:p w14:paraId="34AA70E5" w14:textId="77777777" w:rsidR="00C06CA4" w:rsidRPr="00DE0144" w:rsidRDefault="00C06CA4" w:rsidP="005375F8">
      <w:pPr>
        <w:pStyle w:val="Heading2"/>
        <w:numPr>
          <w:ilvl w:val="1"/>
          <w:numId w:val="31"/>
        </w:numPr>
        <w:rPr>
          <w:rFonts w:cs="Arial"/>
        </w:rPr>
      </w:pPr>
      <w:bookmarkStart w:id="149" w:name="_Toc52322124"/>
      <w:r w:rsidRPr="00DE0144">
        <w:rPr>
          <w:rFonts w:cs="Arial"/>
        </w:rPr>
        <w:t xml:space="preserve">DIAGRAMAS Y </w:t>
      </w:r>
      <w:commentRangeStart w:id="150"/>
      <w:r w:rsidRPr="00DE0144">
        <w:rPr>
          <w:rFonts w:cs="Arial"/>
        </w:rPr>
        <w:t>ESPECIFICACIONES</w:t>
      </w:r>
      <w:commentRangeEnd w:id="150"/>
      <w:r w:rsidR="00FE01DB">
        <w:rPr>
          <w:rStyle w:val="CommentReference"/>
          <w:rFonts w:eastAsiaTheme="minorHAnsi" w:cstheme="minorBidi"/>
          <w:b w:val="0"/>
          <w:bCs w:val="0"/>
        </w:rPr>
        <w:commentReference w:id="150"/>
      </w:r>
      <w:r w:rsidRPr="00DE0144">
        <w:rPr>
          <w:rFonts w:cs="Arial"/>
        </w:rPr>
        <w:t xml:space="preserve"> DE OBJETOS </w:t>
      </w:r>
      <w:r w:rsidR="00DE0144" w:rsidRPr="00DE0144">
        <w:rPr>
          <w:rFonts w:cs="Arial"/>
        </w:rPr>
        <w:t>O CLASES</w:t>
      </w:r>
      <w:bookmarkEnd w:id="149"/>
      <w:r w:rsidR="00DE0144" w:rsidRPr="00DE0144">
        <w:rPr>
          <w:rFonts w:cs="Arial"/>
        </w:rPr>
        <w:t xml:space="preserve"> </w:t>
      </w:r>
    </w:p>
    <w:p w14:paraId="09B9C7ED" w14:textId="77777777" w:rsidR="00DE0144" w:rsidRDefault="00DE0144" w:rsidP="00DE0144">
      <w:pPr>
        <w:rPr>
          <w:rFonts w:cs="Arial"/>
        </w:rPr>
      </w:pPr>
      <w:r w:rsidRPr="00DE0144">
        <w:rPr>
          <w:rFonts w:cs="Arial"/>
        </w:rPr>
        <w:t xml:space="preserve">Estos diagramas </w:t>
      </w:r>
      <w:r w:rsidR="00B40B3D">
        <w:rPr>
          <w:rFonts w:cs="Arial"/>
        </w:rPr>
        <w:t>sirven</w:t>
      </w:r>
      <w:r w:rsidRPr="00DE0144">
        <w:rPr>
          <w:rFonts w:cs="Arial"/>
        </w:rPr>
        <w:t xml:space="preserve"> para guiar los procesos de pruebas, de tal manera que se garantice que los escenarios principales serán evaluados para los casos de pruebas que se realicen.</w:t>
      </w:r>
    </w:p>
    <w:p w14:paraId="3737948F" w14:textId="77777777" w:rsidR="00DE0144" w:rsidRPr="002D72AB" w:rsidRDefault="00DE0144" w:rsidP="005375F8">
      <w:pPr>
        <w:pStyle w:val="Heading2"/>
        <w:numPr>
          <w:ilvl w:val="2"/>
          <w:numId w:val="31"/>
        </w:numPr>
      </w:pPr>
      <w:bookmarkStart w:id="151" w:name="_Toc52322125"/>
      <w:r w:rsidRPr="002D72AB">
        <w:lastRenderedPageBreak/>
        <w:t>DIAGRAMA DE CLASE INICIO DE SESIÓN</w:t>
      </w:r>
      <w:bookmarkEnd w:id="151"/>
      <w:r w:rsidRPr="002D72AB">
        <w:t xml:space="preserve"> </w:t>
      </w:r>
    </w:p>
    <w:p w14:paraId="6A4AF409" w14:textId="77777777" w:rsidR="00890225" w:rsidRDefault="00B20A87" w:rsidP="00FE4B28">
      <w:pPr>
        <w:keepNext/>
        <w:jc w:val="center"/>
      </w:pPr>
      <w:r>
        <w:rPr>
          <w:noProof/>
          <w:lang w:eastAsia="es-PA"/>
        </w:rPr>
        <w:drawing>
          <wp:inline distT="0" distB="0" distL="0" distR="0" wp14:anchorId="2219777A" wp14:editId="4609385F">
            <wp:extent cx="5612130" cy="4594225"/>
            <wp:effectExtent l="19050" t="0" r="7620" b="0"/>
            <wp:docPr id="2" name="1 Imagen" descr="caso inicio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inicio sesion.png"/>
                    <pic:cNvPicPr/>
                  </pic:nvPicPr>
                  <pic:blipFill>
                    <a:blip r:embed="rId29" cstate="print"/>
                    <a:stretch>
                      <a:fillRect/>
                    </a:stretch>
                  </pic:blipFill>
                  <pic:spPr>
                    <a:xfrm>
                      <a:off x="0" y="0"/>
                      <a:ext cx="5612130" cy="4594225"/>
                    </a:xfrm>
                    <a:prstGeom prst="rect">
                      <a:avLst/>
                    </a:prstGeom>
                  </pic:spPr>
                </pic:pic>
              </a:graphicData>
            </a:graphic>
          </wp:inline>
        </w:drawing>
      </w:r>
    </w:p>
    <w:p w14:paraId="5880DF0D" w14:textId="041D8944" w:rsidR="00DE0144" w:rsidRDefault="00890225" w:rsidP="00FE4B28">
      <w:pPr>
        <w:pStyle w:val="Caption"/>
        <w:jc w:val="center"/>
      </w:pPr>
      <w:bookmarkStart w:id="152" w:name="_Toc52322197"/>
      <w:r>
        <w:t xml:space="preserve">Imagen </w:t>
      </w:r>
      <w:r w:rsidR="00183C3C">
        <w:fldChar w:fldCharType="begin"/>
      </w:r>
      <w:r w:rsidR="00B00A51">
        <w:instrText xml:space="preserve"> SEQ Imagen \* ARABIC </w:instrText>
      </w:r>
      <w:r w:rsidR="00183C3C">
        <w:fldChar w:fldCharType="separate"/>
      </w:r>
      <w:r w:rsidR="00E85264">
        <w:rPr>
          <w:noProof/>
        </w:rPr>
        <w:t>2</w:t>
      </w:r>
      <w:r w:rsidR="00183C3C">
        <w:rPr>
          <w:noProof/>
        </w:rPr>
        <w:fldChar w:fldCharType="end"/>
      </w:r>
      <w:r>
        <w:t xml:space="preserve">: Diagrama de clase Inicio de </w:t>
      </w:r>
      <w:r w:rsidR="00DC0F5A">
        <w:t>Sesión</w:t>
      </w:r>
      <w:bookmarkEnd w:id="152"/>
    </w:p>
    <w:p w14:paraId="62F9D122" w14:textId="77777777" w:rsidR="004B441C" w:rsidRPr="004B441C" w:rsidRDefault="004B441C" w:rsidP="004B441C"/>
    <w:p w14:paraId="24D8F645" w14:textId="77777777" w:rsidR="00DE0144" w:rsidRPr="002D72AB" w:rsidRDefault="00DE0144" w:rsidP="005375F8">
      <w:pPr>
        <w:pStyle w:val="Heading2"/>
        <w:numPr>
          <w:ilvl w:val="2"/>
          <w:numId w:val="31"/>
        </w:numPr>
      </w:pPr>
      <w:bookmarkStart w:id="153" w:name="_Toc52322126"/>
      <w:r w:rsidRPr="002D72AB">
        <w:lastRenderedPageBreak/>
        <w:t xml:space="preserve">DIAGRAMA DE CLASE APLICAR A </w:t>
      </w:r>
      <w:r w:rsidR="0074057B">
        <w:t>UN TEMA</w:t>
      </w:r>
      <w:r w:rsidRPr="002D72AB">
        <w:t xml:space="preserve"> DE TRABAJO DE GRADUACIÓN</w:t>
      </w:r>
      <w:bookmarkEnd w:id="153"/>
      <w:r w:rsidRPr="002D72AB">
        <w:t xml:space="preserve"> </w:t>
      </w:r>
    </w:p>
    <w:p w14:paraId="326C84A4" w14:textId="77777777" w:rsidR="009E4F15" w:rsidRDefault="00301E9C" w:rsidP="00FE4B28">
      <w:pPr>
        <w:keepNext/>
        <w:jc w:val="center"/>
      </w:pPr>
      <w:r>
        <w:rPr>
          <w:noProof/>
          <w:lang w:eastAsia="es-PA"/>
        </w:rPr>
        <w:drawing>
          <wp:inline distT="0" distB="0" distL="0" distR="0" wp14:anchorId="6AC45F10" wp14:editId="0A7FDEC1">
            <wp:extent cx="5612130" cy="2792730"/>
            <wp:effectExtent l="19050" t="0" r="7620" b="0"/>
            <wp:docPr id="15" name="14 Imagen" descr="caso busqu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busqueda.png"/>
                    <pic:cNvPicPr/>
                  </pic:nvPicPr>
                  <pic:blipFill>
                    <a:blip r:embed="rId30" cstate="print"/>
                    <a:stretch>
                      <a:fillRect/>
                    </a:stretch>
                  </pic:blipFill>
                  <pic:spPr>
                    <a:xfrm>
                      <a:off x="0" y="0"/>
                      <a:ext cx="5612130" cy="2792730"/>
                    </a:xfrm>
                    <a:prstGeom prst="rect">
                      <a:avLst/>
                    </a:prstGeom>
                  </pic:spPr>
                </pic:pic>
              </a:graphicData>
            </a:graphic>
          </wp:inline>
        </w:drawing>
      </w:r>
    </w:p>
    <w:p w14:paraId="08295DAD" w14:textId="52B708A6" w:rsidR="00DE0144" w:rsidRPr="00621D1B" w:rsidRDefault="009E4F15" w:rsidP="00FE4B28">
      <w:pPr>
        <w:pStyle w:val="Caption"/>
        <w:jc w:val="center"/>
        <w:rPr>
          <w:highlight w:val="yellow"/>
        </w:rPr>
      </w:pPr>
      <w:bookmarkStart w:id="154" w:name="_Toc52322198"/>
      <w:r>
        <w:t xml:space="preserve">Imagen </w:t>
      </w:r>
      <w:r w:rsidR="00183C3C">
        <w:fldChar w:fldCharType="begin"/>
      </w:r>
      <w:r w:rsidR="00B00A51">
        <w:instrText xml:space="preserve"> SEQ Imagen \* ARABIC </w:instrText>
      </w:r>
      <w:r w:rsidR="00183C3C">
        <w:fldChar w:fldCharType="separate"/>
      </w:r>
      <w:r w:rsidR="00E85264">
        <w:rPr>
          <w:noProof/>
        </w:rPr>
        <w:t>3</w:t>
      </w:r>
      <w:r w:rsidR="00183C3C">
        <w:rPr>
          <w:noProof/>
        </w:rPr>
        <w:fldChar w:fldCharType="end"/>
      </w:r>
      <w:r>
        <w:t xml:space="preserve">: Diagrama de clase aplicar a </w:t>
      </w:r>
      <w:r w:rsidR="00802121">
        <w:t>tema</w:t>
      </w:r>
      <w:r>
        <w:t xml:space="preserve"> de trabajo de graduación</w:t>
      </w:r>
      <w:bookmarkEnd w:id="154"/>
    </w:p>
    <w:p w14:paraId="35FB5E03" w14:textId="77777777" w:rsidR="00DE0144" w:rsidRPr="002D72AB" w:rsidRDefault="00DE0144" w:rsidP="005375F8">
      <w:pPr>
        <w:pStyle w:val="Heading2"/>
        <w:numPr>
          <w:ilvl w:val="2"/>
          <w:numId w:val="31"/>
        </w:numPr>
      </w:pPr>
      <w:bookmarkStart w:id="155" w:name="_Toc52322127"/>
      <w:r w:rsidRPr="002D72AB">
        <w:t xml:space="preserve">DIAGRAMA DE CLASE </w:t>
      </w:r>
      <w:r w:rsidR="00802121">
        <w:t>AGREGAR</w:t>
      </w:r>
      <w:r w:rsidR="00493FD5">
        <w:t xml:space="preserve"> UN TEMA DE TRABAJO DE GRADUACIÓN</w:t>
      </w:r>
      <w:bookmarkEnd w:id="155"/>
    </w:p>
    <w:p w14:paraId="07525A5B" w14:textId="77777777" w:rsidR="009E4F15" w:rsidRDefault="00201C43" w:rsidP="00201C43">
      <w:pPr>
        <w:keepNext/>
        <w:jc w:val="center"/>
      </w:pPr>
      <w:r>
        <w:rPr>
          <w:noProof/>
          <w:lang w:eastAsia="es-PA"/>
        </w:rPr>
        <w:drawing>
          <wp:inline distT="0" distB="0" distL="0" distR="0" wp14:anchorId="669141D7" wp14:editId="6D97C9FE">
            <wp:extent cx="5612130" cy="3231515"/>
            <wp:effectExtent l="19050" t="0" r="7620" b="0"/>
            <wp:docPr id="24" name="23 Imagen" descr="Administracion-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profesor.png"/>
                    <pic:cNvPicPr/>
                  </pic:nvPicPr>
                  <pic:blipFill>
                    <a:blip r:embed="rId31" cstate="print"/>
                    <a:stretch>
                      <a:fillRect/>
                    </a:stretch>
                  </pic:blipFill>
                  <pic:spPr>
                    <a:xfrm>
                      <a:off x="0" y="0"/>
                      <a:ext cx="5612130" cy="3231515"/>
                    </a:xfrm>
                    <a:prstGeom prst="rect">
                      <a:avLst/>
                    </a:prstGeom>
                  </pic:spPr>
                </pic:pic>
              </a:graphicData>
            </a:graphic>
          </wp:inline>
        </w:drawing>
      </w:r>
    </w:p>
    <w:p w14:paraId="7D61108C" w14:textId="1B72BC8E" w:rsidR="00DE0144" w:rsidRPr="00621D1B" w:rsidRDefault="009E4F15" w:rsidP="00201C43">
      <w:pPr>
        <w:pStyle w:val="Caption"/>
        <w:spacing w:line="360" w:lineRule="auto"/>
        <w:jc w:val="center"/>
        <w:rPr>
          <w:highlight w:val="yellow"/>
        </w:rPr>
      </w:pPr>
      <w:bookmarkStart w:id="156" w:name="_Toc52322199"/>
      <w:r>
        <w:t xml:space="preserve">Imagen </w:t>
      </w:r>
      <w:r w:rsidR="00183C3C">
        <w:fldChar w:fldCharType="begin"/>
      </w:r>
      <w:r w:rsidR="00B00A51">
        <w:instrText xml:space="preserve"> SEQ Imagen \* ARABIC </w:instrText>
      </w:r>
      <w:r w:rsidR="00183C3C">
        <w:fldChar w:fldCharType="separate"/>
      </w:r>
      <w:r w:rsidR="00E85264">
        <w:rPr>
          <w:noProof/>
        </w:rPr>
        <w:t>4</w:t>
      </w:r>
      <w:r w:rsidR="00183C3C">
        <w:rPr>
          <w:noProof/>
        </w:rPr>
        <w:fldChar w:fldCharType="end"/>
      </w:r>
      <w:r>
        <w:t>:</w:t>
      </w:r>
      <w:r w:rsidR="00493FD5">
        <w:t xml:space="preserve"> Diagrama de clase ingresar un tema </w:t>
      </w:r>
      <w:r>
        <w:t>de trabajo de graduación</w:t>
      </w:r>
      <w:bookmarkEnd w:id="156"/>
    </w:p>
    <w:p w14:paraId="0FC4D39B" w14:textId="77777777" w:rsidR="00DE0144" w:rsidRDefault="00DE0144" w:rsidP="005375F8">
      <w:pPr>
        <w:pStyle w:val="Heading2"/>
        <w:numPr>
          <w:ilvl w:val="2"/>
          <w:numId w:val="31"/>
        </w:numPr>
      </w:pPr>
      <w:bookmarkStart w:id="157" w:name="_Toc52322128"/>
      <w:r w:rsidRPr="002D72AB">
        <w:lastRenderedPageBreak/>
        <w:t xml:space="preserve">DIAGRAMA DE CLASE MANTENIMIENTO DE LAS OPCIONES DE </w:t>
      </w:r>
      <w:r w:rsidR="00493FD5">
        <w:t xml:space="preserve">TEMAS DE </w:t>
      </w:r>
      <w:r w:rsidRPr="002D72AB">
        <w:t>TRABAJO DE GRADUACIÓN</w:t>
      </w:r>
      <w:bookmarkEnd w:id="157"/>
      <w:r>
        <w:t xml:space="preserve"> </w:t>
      </w:r>
    </w:p>
    <w:p w14:paraId="0CF6A7D2" w14:textId="77777777" w:rsidR="006A0256" w:rsidRDefault="006A0256" w:rsidP="006A0256">
      <w:pPr>
        <w:pStyle w:val="Heading2"/>
        <w:numPr>
          <w:ilvl w:val="3"/>
          <w:numId w:val="31"/>
        </w:numPr>
      </w:pPr>
      <w:bookmarkStart w:id="158" w:name="_Toc52322129"/>
      <w:r>
        <w:t xml:space="preserve">DIAGRAMA DE CLASE </w:t>
      </w:r>
      <w:r w:rsidRPr="0074057B">
        <w:t xml:space="preserve">DE </w:t>
      </w:r>
      <w:r w:rsidR="00802121">
        <w:t>MIS TEMAS PROPUESTOS</w:t>
      </w:r>
      <w:bookmarkEnd w:id="158"/>
    </w:p>
    <w:p w14:paraId="6D90D3D7" w14:textId="77777777" w:rsidR="00802121" w:rsidRDefault="00912B7F" w:rsidP="00802121">
      <w:pPr>
        <w:keepNext/>
        <w:jc w:val="center"/>
      </w:pPr>
      <w:r>
        <w:rPr>
          <w:noProof/>
          <w:lang w:eastAsia="es-PA"/>
        </w:rPr>
        <w:drawing>
          <wp:inline distT="0" distB="0" distL="0" distR="0" wp14:anchorId="732CFCE5" wp14:editId="1FEEE57D">
            <wp:extent cx="5612130" cy="5885180"/>
            <wp:effectExtent l="19050" t="0" r="7620" b="0"/>
            <wp:docPr id="19" name="18 Imagen" descr="mante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miento.png"/>
                    <pic:cNvPicPr/>
                  </pic:nvPicPr>
                  <pic:blipFill>
                    <a:blip r:embed="rId32" cstate="print"/>
                    <a:stretch>
                      <a:fillRect/>
                    </a:stretch>
                  </pic:blipFill>
                  <pic:spPr>
                    <a:xfrm>
                      <a:off x="0" y="0"/>
                      <a:ext cx="5612130" cy="5885180"/>
                    </a:xfrm>
                    <a:prstGeom prst="rect">
                      <a:avLst/>
                    </a:prstGeom>
                  </pic:spPr>
                </pic:pic>
              </a:graphicData>
            </a:graphic>
          </wp:inline>
        </w:drawing>
      </w:r>
    </w:p>
    <w:p w14:paraId="681BD3EB" w14:textId="4DCBE7E8" w:rsidR="00802121" w:rsidRPr="00802121" w:rsidRDefault="00802121" w:rsidP="00802121">
      <w:pPr>
        <w:pStyle w:val="Caption"/>
        <w:jc w:val="center"/>
      </w:pPr>
      <w:bookmarkStart w:id="159" w:name="_Toc52322200"/>
      <w:r>
        <w:t xml:space="preserve">Imagen </w:t>
      </w:r>
      <w:r w:rsidR="00262711">
        <w:fldChar w:fldCharType="begin"/>
      </w:r>
      <w:r w:rsidR="00262711">
        <w:instrText xml:space="preserve"> SEQ Imagen \* ARABIC </w:instrText>
      </w:r>
      <w:r w:rsidR="00262711">
        <w:fldChar w:fldCharType="separate"/>
      </w:r>
      <w:r w:rsidR="00E85264">
        <w:rPr>
          <w:noProof/>
        </w:rPr>
        <w:t>5</w:t>
      </w:r>
      <w:r w:rsidR="00262711">
        <w:rPr>
          <w:noProof/>
        </w:rPr>
        <w:fldChar w:fldCharType="end"/>
      </w:r>
      <w:r>
        <w:rPr>
          <w:noProof/>
        </w:rPr>
        <w:t>: Diagrama de clase de mis temas propuestos</w:t>
      </w:r>
      <w:bookmarkEnd w:id="159"/>
    </w:p>
    <w:p w14:paraId="0E9DBF1B" w14:textId="77777777" w:rsidR="00802121" w:rsidRPr="00802121" w:rsidRDefault="00802121" w:rsidP="00802121"/>
    <w:p w14:paraId="54B93564" w14:textId="77777777" w:rsidR="006A0256" w:rsidRDefault="006A0256" w:rsidP="006A0256">
      <w:pPr>
        <w:pStyle w:val="Heading2"/>
        <w:numPr>
          <w:ilvl w:val="3"/>
          <w:numId w:val="31"/>
        </w:numPr>
      </w:pPr>
      <w:bookmarkStart w:id="160" w:name="_Toc52322130"/>
      <w:r>
        <w:lastRenderedPageBreak/>
        <w:t xml:space="preserve">DIAGRAMA DE CLASE </w:t>
      </w:r>
      <w:r w:rsidRPr="0074057B">
        <w:t xml:space="preserve">DE </w:t>
      </w:r>
      <w:r w:rsidR="00802121">
        <w:t>HISTORIAL DE TEMAS PROPUESTOS</w:t>
      </w:r>
      <w:bookmarkEnd w:id="160"/>
    </w:p>
    <w:p w14:paraId="60421B36" w14:textId="77777777" w:rsidR="00802121" w:rsidRDefault="00912B7F" w:rsidP="00802121">
      <w:pPr>
        <w:keepNext/>
        <w:jc w:val="center"/>
      </w:pPr>
      <w:r>
        <w:rPr>
          <w:noProof/>
          <w:lang w:eastAsia="es-PA"/>
        </w:rPr>
        <w:drawing>
          <wp:inline distT="0" distB="0" distL="0" distR="0" wp14:anchorId="2AE6AF79" wp14:editId="6EE67E3C">
            <wp:extent cx="5612130" cy="5464810"/>
            <wp:effectExtent l="19050" t="0" r="7620" b="0"/>
            <wp:docPr id="28" name="27 Imagen" descr="manten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nimiento2.png"/>
                    <pic:cNvPicPr/>
                  </pic:nvPicPr>
                  <pic:blipFill>
                    <a:blip r:embed="rId33" cstate="print"/>
                    <a:stretch>
                      <a:fillRect/>
                    </a:stretch>
                  </pic:blipFill>
                  <pic:spPr>
                    <a:xfrm>
                      <a:off x="0" y="0"/>
                      <a:ext cx="5612130" cy="5464810"/>
                    </a:xfrm>
                    <a:prstGeom prst="rect">
                      <a:avLst/>
                    </a:prstGeom>
                  </pic:spPr>
                </pic:pic>
              </a:graphicData>
            </a:graphic>
          </wp:inline>
        </w:drawing>
      </w:r>
    </w:p>
    <w:p w14:paraId="631AD74F" w14:textId="24071E0A" w:rsidR="009E4F15" w:rsidRDefault="00802121" w:rsidP="00802121">
      <w:pPr>
        <w:pStyle w:val="Caption"/>
        <w:jc w:val="center"/>
      </w:pPr>
      <w:bookmarkStart w:id="161" w:name="_Toc52322201"/>
      <w:r>
        <w:t xml:space="preserve">Imagen </w:t>
      </w:r>
      <w:r w:rsidR="00262711">
        <w:fldChar w:fldCharType="begin"/>
      </w:r>
      <w:r w:rsidR="00262711">
        <w:instrText xml:space="preserve"> SEQ Imagen \* ARABIC </w:instrText>
      </w:r>
      <w:r w:rsidR="00262711">
        <w:fldChar w:fldCharType="separate"/>
      </w:r>
      <w:r w:rsidR="00E85264">
        <w:rPr>
          <w:noProof/>
        </w:rPr>
        <w:t>6</w:t>
      </w:r>
      <w:r w:rsidR="00262711">
        <w:rPr>
          <w:noProof/>
        </w:rPr>
        <w:fldChar w:fldCharType="end"/>
      </w:r>
      <w:r>
        <w:t>: Diagrama de clase de historial de temas propuestos</w:t>
      </w:r>
      <w:bookmarkEnd w:id="161"/>
    </w:p>
    <w:p w14:paraId="17C2D2BC" w14:textId="77777777" w:rsidR="0040600C" w:rsidRDefault="0040600C" w:rsidP="005375F8">
      <w:pPr>
        <w:pStyle w:val="Heading2"/>
        <w:numPr>
          <w:ilvl w:val="1"/>
          <w:numId w:val="31"/>
        </w:numPr>
        <w:rPr>
          <w:rFonts w:cs="Arial"/>
        </w:rPr>
      </w:pPr>
      <w:bookmarkStart w:id="162" w:name="_Toc52322131"/>
      <w:r w:rsidRPr="00F54AC8">
        <w:rPr>
          <w:rFonts w:cs="Arial"/>
        </w:rPr>
        <w:t xml:space="preserve">DIAGRAMAS DE </w:t>
      </w:r>
      <w:r w:rsidR="006C7B25">
        <w:rPr>
          <w:rFonts w:cs="Arial"/>
        </w:rPr>
        <w:t>SECUENCIAS</w:t>
      </w:r>
      <w:bookmarkEnd w:id="162"/>
    </w:p>
    <w:p w14:paraId="281B3264" w14:textId="77777777" w:rsidR="00343451" w:rsidRPr="00343451" w:rsidRDefault="00343451" w:rsidP="00343451">
      <w:pPr>
        <w:rPr>
          <w:rFonts w:cs="Arial"/>
          <w:szCs w:val="24"/>
        </w:rPr>
      </w:pPr>
      <w:r w:rsidRPr="00343451">
        <w:rPr>
          <w:rFonts w:cs="Arial"/>
          <w:color w:val="282C33"/>
          <w:szCs w:val="24"/>
        </w:rPr>
        <w:t>Los diagramas de secuencia son una solución de modelado dinámico popular en UML porque se centran específicamente en </w:t>
      </w:r>
      <w:r w:rsidRPr="00343451">
        <w:rPr>
          <w:rStyle w:val="Emphasis"/>
          <w:rFonts w:cs="Arial"/>
          <w:color w:val="282C33"/>
          <w:szCs w:val="24"/>
          <w:bdr w:val="none" w:sz="0" w:space="0" w:color="auto" w:frame="1"/>
        </w:rPr>
        <w:t>líneas de vida</w:t>
      </w:r>
      <w:r w:rsidRPr="00343451">
        <w:rPr>
          <w:rFonts w:cs="Arial"/>
          <w:color w:val="282C33"/>
          <w:szCs w:val="24"/>
        </w:rPr>
        <w:t> o en los procesos y objetos que coexisten simultáneamente, y los mensajes intercambiados entre ellos para ejecutar una función antes de que la línea de vida termine.</w:t>
      </w:r>
    </w:p>
    <w:p w14:paraId="3668F3BB" w14:textId="77777777" w:rsidR="007627A6" w:rsidRDefault="00F54AC8" w:rsidP="00F54AC8">
      <w:pPr>
        <w:pStyle w:val="Heading2"/>
        <w:numPr>
          <w:ilvl w:val="2"/>
          <w:numId w:val="31"/>
        </w:numPr>
      </w:pPr>
      <w:bookmarkStart w:id="163" w:name="_Toc52322132"/>
      <w:r w:rsidRPr="00F54AC8">
        <w:lastRenderedPageBreak/>
        <w:t>DIAGRAMA DE SECUENCIA DE INICIO DE SESIÓN DE ESTUDIANTE</w:t>
      </w:r>
      <w:bookmarkEnd w:id="163"/>
    </w:p>
    <w:p w14:paraId="735B18C2" w14:textId="77777777" w:rsidR="00802121" w:rsidRDefault="00F54AC8" w:rsidP="00802121">
      <w:pPr>
        <w:keepNext/>
        <w:jc w:val="center"/>
      </w:pPr>
      <w:r>
        <w:rPr>
          <w:noProof/>
          <w:lang w:eastAsia="es-PA"/>
        </w:rPr>
        <w:drawing>
          <wp:inline distT="0" distB="0" distL="0" distR="0" wp14:anchorId="1B85B65D" wp14:editId="73B1DD48">
            <wp:extent cx="5612130" cy="3076575"/>
            <wp:effectExtent l="19050" t="0" r="7620" b="0"/>
            <wp:docPr id="6" name="5 Imagen" descr="Inicio de sesion 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estudiante.png"/>
                    <pic:cNvPicPr/>
                  </pic:nvPicPr>
                  <pic:blipFill>
                    <a:blip r:embed="rId34" cstate="print"/>
                    <a:srcRect b="16721"/>
                    <a:stretch>
                      <a:fillRect/>
                    </a:stretch>
                  </pic:blipFill>
                  <pic:spPr>
                    <a:xfrm>
                      <a:off x="0" y="0"/>
                      <a:ext cx="5612130" cy="3076575"/>
                    </a:xfrm>
                    <a:prstGeom prst="rect">
                      <a:avLst/>
                    </a:prstGeom>
                  </pic:spPr>
                </pic:pic>
              </a:graphicData>
            </a:graphic>
          </wp:inline>
        </w:drawing>
      </w:r>
    </w:p>
    <w:p w14:paraId="08D1C3CA" w14:textId="0AA6A2F5" w:rsidR="00F54AC8" w:rsidRPr="00F54AC8" w:rsidRDefault="00802121" w:rsidP="00802121">
      <w:pPr>
        <w:pStyle w:val="Caption"/>
        <w:jc w:val="center"/>
      </w:pPr>
      <w:bookmarkStart w:id="164" w:name="_Toc52322202"/>
      <w:r>
        <w:t xml:space="preserve">Imagen </w:t>
      </w:r>
      <w:r w:rsidR="00262711">
        <w:fldChar w:fldCharType="begin"/>
      </w:r>
      <w:r w:rsidR="00262711">
        <w:instrText xml:space="preserve"> SEQ Imagen \* ARABIC </w:instrText>
      </w:r>
      <w:r w:rsidR="00262711">
        <w:fldChar w:fldCharType="separate"/>
      </w:r>
      <w:r w:rsidR="00E85264">
        <w:rPr>
          <w:noProof/>
        </w:rPr>
        <w:t>7</w:t>
      </w:r>
      <w:r w:rsidR="00262711">
        <w:rPr>
          <w:noProof/>
        </w:rPr>
        <w:fldChar w:fldCharType="end"/>
      </w:r>
      <w:r>
        <w:t>: Diagrama de secuencia de inicio de sesión de estudiante</w:t>
      </w:r>
      <w:bookmarkEnd w:id="164"/>
    </w:p>
    <w:p w14:paraId="7250D2DA" w14:textId="77777777" w:rsidR="00F54AC8" w:rsidRDefault="00F54AC8" w:rsidP="00F54AC8">
      <w:pPr>
        <w:pStyle w:val="Heading2"/>
        <w:numPr>
          <w:ilvl w:val="2"/>
          <w:numId w:val="31"/>
        </w:numPr>
      </w:pPr>
      <w:bookmarkStart w:id="165" w:name="_Toc52322133"/>
      <w:r>
        <w:t>DIAGRAMA DE SECUENCIA DE INICIO DE SESIÓN DE PROFESOR-INVESTIGADOR</w:t>
      </w:r>
      <w:bookmarkEnd w:id="165"/>
    </w:p>
    <w:p w14:paraId="21B5F76C" w14:textId="77777777" w:rsidR="00802121" w:rsidRDefault="00F54AC8" w:rsidP="00802121">
      <w:pPr>
        <w:keepNext/>
        <w:jc w:val="center"/>
      </w:pPr>
      <w:r>
        <w:rPr>
          <w:noProof/>
          <w:lang w:eastAsia="es-PA"/>
        </w:rPr>
        <w:drawing>
          <wp:inline distT="0" distB="0" distL="0" distR="0" wp14:anchorId="098308A6" wp14:editId="02EF7497">
            <wp:extent cx="5612130" cy="3009900"/>
            <wp:effectExtent l="19050" t="0" r="7620" b="0"/>
            <wp:docPr id="7" name="6 Imagen" descr="Inicio de sesion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profesor.png"/>
                    <pic:cNvPicPr/>
                  </pic:nvPicPr>
                  <pic:blipFill>
                    <a:blip r:embed="rId35" cstate="print"/>
                    <a:srcRect b="15508"/>
                    <a:stretch>
                      <a:fillRect/>
                    </a:stretch>
                  </pic:blipFill>
                  <pic:spPr>
                    <a:xfrm>
                      <a:off x="0" y="0"/>
                      <a:ext cx="5612130" cy="3009900"/>
                    </a:xfrm>
                    <a:prstGeom prst="rect">
                      <a:avLst/>
                    </a:prstGeom>
                  </pic:spPr>
                </pic:pic>
              </a:graphicData>
            </a:graphic>
          </wp:inline>
        </w:drawing>
      </w:r>
    </w:p>
    <w:p w14:paraId="5CE1B862" w14:textId="2F3B2462" w:rsidR="00F54AC8" w:rsidRPr="00F54AC8" w:rsidRDefault="00802121" w:rsidP="00802121">
      <w:pPr>
        <w:pStyle w:val="Caption"/>
        <w:jc w:val="center"/>
      </w:pPr>
      <w:bookmarkStart w:id="166" w:name="_Toc52322203"/>
      <w:r>
        <w:t xml:space="preserve">Imagen </w:t>
      </w:r>
      <w:r w:rsidR="00262711">
        <w:fldChar w:fldCharType="begin"/>
      </w:r>
      <w:r w:rsidR="00262711">
        <w:instrText xml:space="preserve"> SEQ Imagen \* ARABIC </w:instrText>
      </w:r>
      <w:r w:rsidR="00262711">
        <w:fldChar w:fldCharType="separate"/>
      </w:r>
      <w:r w:rsidR="00E85264">
        <w:rPr>
          <w:noProof/>
        </w:rPr>
        <w:t>8</w:t>
      </w:r>
      <w:r w:rsidR="00262711">
        <w:rPr>
          <w:noProof/>
        </w:rPr>
        <w:fldChar w:fldCharType="end"/>
      </w:r>
      <w:r>
        <w:t>: Diagrama de secuencia de inicio de sesión de profesor-investigador</w:t>
      </w:r>
      <w:bookmarkEnd w:id="166"/>
    </w:p>
    <w:p w14:paraId="5A6B72BF" w14:textId="77777777" w:rsidR="00F54AC8" w:rsidRDefault="00085AC6" w:rsidP="00085AC6">
      <w:pPr>
        <w:pStyle w:val="Heading2"/>
        <w:numPr>
          <w:ilvl w:val="2"/>
          <w:numId w:val="31"/>
        </w:numPr>
      </w:pPr>
      <w:bookmarkStart w:id="167" w:name="_Toc52322134"/>
      <w:r w:rsidRPr="00085AC6">
        <w:lastRenderedPageBreak/>
        <w:t>DIAGRAMA DE SECUENCIA DE APLICAR A UN TEMA DE TRABAJO DE GRADUACIÓN</w:t>
      </w:r>
      <w:bookmarkEnd w:id="167"/>
    </w:p>
    <w:p w14:paraId="671DFFD9" w14:textId="77777777" w:rsidR="0058260B" w:rsidRDefault="00BE4DD7" w:rsidP="0058260B">
      <w:pPr>
        <w:keepNext/>
        <w:ind w:left="708"/>
        <w:jc w:val="center"/>
      </w:pPr>
      <w:r>
        <w:rPr>
          <w:noProof/>
          <w:lang w:eastAsia="es-PA"/>
        </w:rPr>
        <w:drawing>
          <wp:inline distT="0" distB="0" distL="0" distR="0" wp14:anchorId="375885BF" wp14:editId="5A0FAF67">
            <wp:extent cx="5612130" cy="2552700"/>
            <wp:effectExtent l="19050" t="0" r="7620" b="0"/>
            <wp:docPr id="12" name="11 Imagen" descr="aplicar a un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r a un tema.png"/>
                    <pic:cNvPicPr/>
                  </pic:nvPicPr>
                  <pic:blipFill>
                    <a:blip r:embed="rId36" cstate="print"/>
                    <a:srcRect b="23209"/>
                    <a:stretch>
                      <a:fillRect/>
                    </a:stretch>
                  </pic:blipFill>
                  <pic:spPr>
                    <a:xfrm>
                      <a:off x="0" y="0"/>
                      <a:ext cx="5612130" cy="2552700"/>
                    </a:xfrm>
                    <a:prstGeom prst="rect">
                      <a:avLst/>
                    </a:prstGeom>
                  </pic:spPr>
                </pic:pic>
              </a:graphicData>
            </a:graphic>
          </wp:inline>
        </w:drawing>
      </w:r>
    </w:p>
    <w:p w14:paraId="04ED0858" w14:textId="2DEE3DA1" w:rsidR="00802121" w:rsidRPr="00802121" w:rsidRDefault="0058260B" w:rsidP="0058260B">
      <w:pPr>
        <w:pStyle w:val="Caption"/>
        <w:jc w:val="center"/>
      </w:pPr>
      <w:bookmarkStart w:id="168" w:name="_Toc52322204"/>
      <w:r>
        <w:t xml:space="preserve">Imagen </w:t>
      </w:r>
      <w:r w:rsidR="00262711">
        <w:fldChar w:fldCharType="begin"/>
      </w:r>
      <w:r w:rsidR="00262711">
        <w:instrText xml:space="preserve"> SEQ Imagen \* ARABIC </w:instrText>
      </w:r>
      <w:r w:rsidR="00262711">
        <w:fldChar w:fldCharType="separate"/>
      </w:r>
      <w:r w:rsidR="00E85264">
        <w:rPr>
          <w:noProof/>
        </w:rPr>
        <w:t>9</w:t>
      </w:r>
      <w:r w:rsidR="00262711">
        <w:rPr>
          <w:noProof/>
        </w:rPr>
        <w:fldChar w:fldCharType="end"/>
      </w:r>
      <w:r>
        <w:t>: Diagrama de secuencia de aplicar a un tema de trabajo de graduación</w:t>
      </w:r>
      <w:bookmarkEnd w:id="168"/>
    </w:p>
    <w:p w14:paraId="1465C9A6" w14:textId="77777777" w:rsidR="0074057B" w:rsidRPr="0074057B" w:rsidRDefault="0074057B" w:rsidP="0074057B">
      <w:pPr>
        <w:pStyle w:val="Heading2"/>
        <w:numPr>
          <w:ilvl w:val="2"/>
          <w:numId w:val="31"/>
        </w:numPr>
      </w:pPr>
      <w:bookmarkStart w:id="169" w:name="_Toc52322135"/>
      <w:r>
        <w:lastRenderedPageBreak/>
        <w:t xml:space="preserve">DIAGRAMA DE SECUENCIA DE </w:t>
      </w:r>
      <w:r w:rsidRPr="002D72AB">
        <w:t xml:space="preserve">MANTENIMIENTO DE LAS OPCIONES DE </w:t>
      </w:r>
      <w:r>
        <w:t xml:space="preserve">TEMAS DE </w:t>
      </w:r>
      <w:r w:rsidRPr="002D72AB">
        <w:t>TRABAJO DE GRADUACIÓN</w:t>
      </w:r>
      <w:bookmarkEnd w:id="169"/>
    </w:p>
    <w:p w14:paraId="1FF5A931" w14:textId="77777777" w:rsidR="00085AC6" w:rsidRDefault="00085AC6" w:rsidP="0074057B">
      <w:pPr>
        <w:pStyle w:val="Heading2"/>
        <w:numPr>
          <w:ilvl w:val="3"/>
          <w:numId w:val="31"/>
        </w:numPr>
      </w:pPr>
      <w:bookmarkStart w:id="170" w:name="_Toc52322136"/>
      <w:r w:rsidRPr="0074057B">
        <w:t xml:space="preserve">DIAGRAMA DE SECUENCIA DE </w:t>
      </w:r>
      <w:r w:rsidR="00802121">
        <w:t>MIS TEMAS PROPUESTOS</w:t>
      </w:r>
      <w:bookmarkEnd w:id="170"/>
    </w:p>
    <w:p w14:paraId="2E688602" w14:textId="77777777" w:rsidR="00912B7F" w:rsidRDefault="00892993" w:rsidP="00912B7F">
      <w:pPr>
        <w:keepNext/>
        <w:jc w:val="center"/>
      </w:pPr>
      <w:r>
        <w:rPr>
          <w:noProof/>
          <w:lang w:eastAsia="es-PA"/>
        </w:rPr>
        <w:drawing>
          <wp:inline distT="0" distB="0" distL="0" distR="0" wp14:anchorId="26C8EA0C" wp14:editId="04C789DB">
            <wp:extent cx="5612130" cy="4038600"/>
            <wp:effectExtent l="19050" t="0" r="7620" b="0"/>
            <wp:docPr id="3" name="2 Imagen" descr="mis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 temas propuestos.png"/>
                    <pic:cNvPicPr/>
                  </pic:nvPicPr>
                  <pic:blipFill>
                    <a:blip r:embed="rId37" cstate="print"/>
                    <a:srcRect b="25483"/>
                    <a:stretch>
                      <a:fillRect/>
                    </a:stretch>
                  </pic:blipFill>
                  <pic:spPr>
                    <a:xfrm>
                      <a:off x="0" y="0"/>
                      <a:ext cx="5612130" cy="4038600"/>
                    </a:xfrm>
                    <a:prstGeom prst="rect">
                      <a:avLst/>
                    </a:prstGeom>
                  </pic:spPr>
                </pic:pic>
              </a:graphicData>
            </a:graphic>
          </wp:inline>
        </w:drawing>
      </w:r>
    </w:p>
    <w:p w14:paraId="7AE9BFF5" w14:textId="53697A5C" w:rsidR="00912B7F" w:rsidRPr="00912B7F" w:rsidRDefault="00912B7F" w:rsidP="00912B7F">
      <w:pPr>
        <w:pStyle w:val="Caption"/>
        <w:jc w:val="center"/>
      </w:pPr>
      <w:bookmarkStart w:id="171" w:name="_Toc52322205"/>
      <w:r>
        <w:t xml:space="preserve">Imagen </w:t>
      </w:r>
      <w:r w:rsidR="00262711">
        <w:fldChar w:fldCharType="begin"/>
      </w:r>
      <w:r w:rsidR="00262711">
        <w:instrText xml:space="preserve"> SEQ Imagen \* ARABIC </w:instrText>
      </w:r>
      <w:r w:rsidR="00262711">
        <w:fldChar w:fldCharType="separate"/>
      </w:r>
      <w:r w:rsidR="00E85264">
        <w:rPr>
          <w:noProof/>
        </w:rPr>
        <w:t>10</w:t>
      </w:r>
      <w:r w:rsidR="00262711">
        <w:rPr>
          <w:noProof/>
        </w:rPr>
        <w:fldChar w:fldCharType="end"/>
      </w:r>
      <w:r>
        <w:t>: Diagrama de secuencia de mis temas propuestos</w:t>
      </w:r>
      <w:bookmarkEnd w:id="171"/>
    </w:p>
    <w:p w14:paraId="747613E9" w14:textId="77777777" w:rsidR="0074057B" w:rsidRDefault="0074057B" w:rsidP="0074057B">
      <w:pPr>
        <w:pStyle w:val="Heading2"/>
        <w:numPr>
          <w:ilvl w:val="3"/>
          <w:numId w:val="31"/>
        </w:numPr>
      </w:pPr>
      <w:bookmarkStart w:id="172" w:name="_Toc52322137"/>
      <w:r w:rsidRPr="0074057B">
        <w:lastRenderedPageBreak/>
        <w:t xml:space="preserve">DIAGRAMA DE SECUENCIA DE </w:t>
      </w:r>
      <w:r w:rsidR="00802121">
        <w:t>HISTORIAL DE TEMAS PROPUESTOS</w:t>
      </w:r>
      <w:bookmarkEnd w:id="172"/>
    </w:p>
    <w:p w14:paraId="70E6BFDD" w14:textId="77777777" w:rsidR="00912B7F" w:rsidRDefault="00892993" w:rsidP="00912B7F">
      <w:pPr>
        <w:keepNext/>
        <w:jc w:val="center"/>
      </w:pPr>
      <w:r>
        <w:rPr>
          <w:noProof/>
          <w:lang w:eastAsia="es-PA"/>
        </w:rPr>
        <w:drawing>
          <wp:inline distT="0" distB="0" distL="0" distR="0" wp14:anchorId="76005293" wp14:editId="056CBE34">
            <wp:extent cx="5612130" cy="3933825"/>
            <wp:effectExtent l="19050" t="0" r="7620" b="0"/>
            <wp:docPr id="8" name="7 Imagen" descr="historial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 temas propuestos.png"/>
                    <pic:cNvPicPr/>
                  </pic:nvPicPr>
                  <pic:blipFill>
                    <a:blip r:embed="rId38" cstate="print"/>
                    <a:srcRect b="27417"/>
                    <a:stretch>
                      <a:fillRect/>
                    </a:stretch>
                  </pic:blipFill>
                  <pic:spPr>
                    <a:xfrm>
                      <a:off x="0" y="0"/>
                      <a:ext cx="5612130" cy="3933825"/>
                    </a:xfrm>
                    <a:prstGeom prst="rect">
                      <a:avLst/>
                    </a:prstGeom>
                  </pic:spPr>
                </pic:pic>
              </a:graphicData>
            </a:graphic>
          </wp:inline>
        </w:drawing>
      </w:r>
    </w:p>
    <w:p w14:paraId="5F5B629E" w14:textId="1574D437" w:rsidR="00912B7F" w:rsidRPr="00912B7F" w:rsidRDefault="00912B7F" w:rsidP="00912B7F">
      <w:pPr>
        <w:pStyle w:val="Caption"/>
        <w:jc w:val="center"/>
      </w:pPr>
      <w:bookmarkStart w:id="173" w:name="_Toc52322206"/>
      <w:r>
        <w:t xml:space="preserve">Imagen </w:t>
      </w:r>
      <w:r w:rsidR="00262711">
        <w:fldChar w:fldCharType="begin"/>
      </w:r>
      <w:r w:rsidR="00262711">
        <w:instrText xml:space="preserve"> SEQ Imagen \* ARABIC </w:instrText>
      </w:r>
      <w:r w:rsidR="00262711">
        <w:fldChar w:fldCharType="separate"/>
      </w:r>
      <w:r w:rsidR="00E85264">
        <w:rPr>
          <w:noProof/>
        </w:rPr>
        <w:t>11</w:t>
      </w:r>
      <w:r w:rsidR="00262711">
        <w:rPr>
          <w:noProof/>
        </w:rPr>
        <w:fldChar w:fldCharType="end"/>
      </w:r>
      <w:r>
        <w:t>:</w:t>
      </w:r>
      <w:r w:rsidR="00892993">
        <w:t xml:space="preserve"> </w:t>
      </w:r>
      <w:r>
        <w:t>Diagrama de secuencia de historial de temas propuestos</w:t>
      </w:r>
      <w:bookmarkEnd w:id="173"/>
    </w:p>
    <w:p w14:paraId="4FE31F70" w14:textId="77777777" w:rsidR="0074057B" w:rsidRPr="0074057B" w:rsidRDefault="0074057B" w:rsidP="0074057B">
      <w:pPr>
        <w:pStyle w:val="Heading2"/>
        <w:numPr>
          <w:ilvl w:val="2"/>
          <w:numId w:val="31"/>
        </w:numPr>
      </w:pPr>
      <w:bookmarkStart w:id="174" w:name="_Toc52322138"/>
      <w:r w:rsidRPr="0074057B">
        <w:lastRenderedPageBreak/>
        <w:t xml:space="preserve">DIAGRAMA DE SECUENCIA DE </w:t>
      </w:r>
      <w:r w:rsidR="00802121">
        <w:t>AGREGAR</w:t>
      </w:r>
      <w:r w:rsidRPr="0074057B">
        <w:t xml:space="preserve"> UN TEMA DE TRABAJO DE GRADUACIÓN</w:t>
      </w:r>
      <w:bookmarkEnd w:id="174"/>
    </w:p>
    <w:p w14:paraId="5739F5EF" w14:textId="77777777" w:rsidR="00201C43" w:rsidRDefault="00201C43" w:rsidP="00201C43">
      <w:pPr>
        <w:keepNext/>
      </w:pPr>
      <w:r>
        <w:rPr>
          <w:noProof/>
          <w:lang w:eastAsia="es-PA"/>
        </w:rPr>
        <w:drawing>
          <wp:inline distT="0" distB="0" distL="0" distR="0" wp14:anchorId="37C97A7A" wp14:editId="476C6CE4">
            <wp:extent cx="5612130" cy="3886200"/>
            <wp:effectExtent l="19050" t="0" r="7620" b="0"/>
            <wp:docPr id="27" name="26 Imagen" descr="agregar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 tema.png"/>
                    <pic:cNvPicPr/>
                  </pic:nvPicPr>
                  <pic:blipFill>
                    <a:blip r:embed="rId39" cstate="print"/>
                    <a:srcRect b="14823"/>
                    <a:stretch>
                      <a:fillRect/>
                    </a:stretch>
                  </pic:blipFill>
                  <pic:spPr>
                    <a:xfrm>
                      <a:off x="0" y="0"/>
                      <a:ext cx="5612130" cy="3886200"/>
                    </a:xfrm>
                    <a:prstGeom prst="rect">
                      <a:avLst/>
                    </a:prstGeom>
                  </pic:spPr>
                </pic:pic>
              </a:graphicData>
            </a:graphic>
          </wp:inline>
        </w:drawing>
      </w:r>
    </w:p>
    <w:p w14:paraId="659CC164" w14:textId="47034671" w:rsidR="00085AC6" w:rsidRPr="00085AC6" w:rsidRDefault="00201C43" w:rsidP="00201C43">
      <w:pPr>
        <w:pStyle w:val="Caption"/>
        <w:jc w:val="center"/>
        <w:rPr>
          <w:highlight w:val="yellow"/>
        </w:rPr>
      </w:pPr>
      <w:bookmarkStart w:id="175" w:name="_Toc52322207"/>
      <w:r>
        <w:t xml:space="preserve">Imagen </w:t>
      </w:r>
      <w:r w:rsidR="00262711">
        <w:fldChar w:fldCharType="begin"/>
      </w:r>
      <w:r w:rsidR="00262711">
        <w:instrText xml:space="preserve"> SEQ Imagen \* ARABI</w:instrText>
      </w:r>
      <w:r w:rsidR="00262711">
        <w:instrText xml:space="preserve">C </w:instrText>
      </w:r>
      <w:r w:rsidR="00262711">
        <w:fldChar w:fldCharType="separate"/>
      </w:r>
      <w:r w:rsidR="00E85264">
        <w:rPr>
          <w:noProof/>
        </w:rPr>
        <w:t>12</w:t>
      </w:r>
      <w:r w:rsidR="00262711">
        <w:rPr>
          <w:noProof/>
        </w:rPr>
        <w:fldChar w:fldCharType="end"/>
      </w:r>
      <w:r>
        <w:t>: Diagrama de secuencia de agregar un tema de trabajo de graduación</w:t>
      </w:r>
      <w:bookmarkEnd w:id="175"/>
    </w:p>
    <w:p w14:paraId="49B404ED" w14:textId="77777777" w:rsidR="0040600C" w:rsidRPr="00EE1285" w:rsidRDefault="0040600C" w:rsidP="005375F8">
      <w:pPr>
        <w:pStyle w:val="Heading2"/>
        <w:numPr>
          <w:ilvl w:val="1"/>
          <w:numId w:val="31"/>
        </w:numPr>
        <w:rPr>
          <w:noProof/>
        </w:rPr>
      </w:pPr>
      <w:bookmarkStart w:id="176" w:name="_Toc52322139"/>
      <w:r w:rsidRPr="00EE1285">
        <w:rPr>
          <w:noProof/>
        </w:rPr>
        <w:t xml:space="preserve">DIAGRAMAS DE </w:t>
      </w:r>
      <w:r w:rsidR="006C7B25" w:rsidRPr="00EE1285">
        <w:rPr>
          <w:noProof/>
        </w:rPr>
        <w:t>ACTIVIDADES</w:t>
      </w:r>
      <w:bookmarkEnd w:id="176"/>
    </w:p>
    <w:p w14:paraId="1A2DCBA5" w14:textId="1BFA8CC1" w:rsidR="00EE1285" w:rsidRPr="00EE1285" w:rsidRDefault="00343451" w:rsidP="00DE0144">
      <w:pPr>
        <w:rPr>
          <w:rFonts w:cs="Arial"/>
          <w:szCs w:val="27"/>
          <w:shd w:val="clear" w:color="auto" w:fill="FFFFFF"/>
        </w:rPr>
      </w:pPr>
      <w:r w:rsidRPr="00343451">
        <w:rPr>
          <w:rFonts w:cs="Arial"/>
          <w:szCs w:val="27"/>
          <w:shd w:val="clear" w:color="auto" w:fill="FFFFFF"/>
        </w:rPr>
        <w:t xml:space="preserve">Un diagrama de actividades muestra el flujo de actividades, siendo </w:t>
      </w:r>
      <w:r w:rsidR="00F04FAE" w:rsidRPr="00343451">
        <w:rPr>
          <w:rFonts w:cs="Arial"/>
          <w:szCs w:val="27"/>
          <w:shd w:val="clear" w:color="auto" w:fill="FFFFFF"/>
        </w:rPr>
        <w:t>una actividad</w:t>
      </w:r>
      <w:r w:rsidRPr="00343451">
        <w:rPr>
          <w:rFonts w:cs="Arial"/>
          <w:szCs w:val="27"/>
          <w:shd w:val="clear" w:color="auto" w:fill="FFFFFF"/>
        </w:rPr>
        <w:t xml:space="preserve"> una ejecución general entre los objetos que se está ejecutando en un momento dado dentro de una máquina de estados, el resultado de </w:t>
      </w:r>
      <w:r w:rsidR="00F04FAE" w:rsidRPr="00343451">
        <w:rPr>
          <w:rFonts w:cs="Arial"/>
          <w:szCs w:val="27"/>
          <w:shd w:val="clear" w:color="auto" w:fill="FFFFFF"/>
        </w:rPr>
        <w:t>una actividad</w:t>
      </w:r>
      <w:r w:rsidRPr="00343451">
        <w:rPr>
          <w:rFonts w:cs="Arial"/>
          <w:szCs w:val="27"/>
          <w:shd w:val="clear" w:color="auto" w:fill="FFFFFF"/>
        </w:rPr>
        <w:t xml:space="preserve"> es una acción que producen un cambio en el estado del sistema o la devolución de un valor. Las acciones incluyen llamadas a otras operaciones, envío de señales, creación o destrucción de objetos o simples cálculos.</w:t>
      </w:r>
    </w:p>
    <w:p w14:paraId="69EA40B8" w14:textId="77777777" w:rsidR="002D72AB" w:rsidRDefault="00EE1285" w:rsidP="00EE1285">
      <w:pPr>
        <w:pStyle w:val="Heading2"/>
        <w:numPr>
          <w:ilvl w:val="2"/>
          <w:numId w:val="31"/>
        </w:numPr>
        <w:rPr>
          <w:noProof/>
        </w:rPr>
      </w:pPr>
      <w:bookmarkStart w:id="177" w:name="_Toc52322140"/>
      <w:r>
        <w:rPr>
          <w:noProof/>
        </w:rPr>
        <w:lastRenderedPageBreak/>
        <w:t>DIAGRAMA DE ACTIVIDAD PARA ESTUDIANTE</w:t>
      </w:r>
      <w:bookmarkEnd w:id="177"/>
    </w:p>
    <w:p w14:paraId="5AC1D37F" w14:textId="77777777" w:rsidR="00EE1285" w:rsidRDefault="00037C78" w:rsidP="00EE1285">
      <w:pPr>
        <w:keepNext/>
      </w:pPr>
      <w:r>
        <w:rPr>
          <w:noProof/>
          <w:lang w:eastAsia="es-PA"/>
        </w:rPr>
        <w:drawing>
          <wp:inline distT="0" distB="0" distL="0" distR="0" wp14:anchorId="259A471D" wp14:editId="2AA6E6AC">
            <wp:extent cx="5612130" cy="7597140"/>
            <wp:effectExtent l="19050" t="0" r="7620" b="0"/>
            <wp:docPr id="51" name="50 Imagen" descr="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udiante.png"/>
                    <pic:cNvPicPr/>
                  </pic:nvPicPr>
                  <pic:blipFill>
                    <a:blip r:embed="rId40" cstate="print"/>
                    <a:stretch>
                      <a:fillRect/>
                    </a:stretch>
                  </pic:blipFill>
                  <pic:spPr>
                    <a:xfrm>
                      <a:off x="0" y="0"/>
                      <a:ext cx="5612130" cy="7597140"/>
                    </a:xfrm>
                    <a:prstGeom prst="rect">
                      <a:avLst/>
                    </a:prstGeom>
                  </pic:spPr>
                </pic:pic>
              </a:graphicData>
            </a:graphic>
          </wp:inline>
        </w:drawing>
      </w:r>
    </w:p>
    <w:p w14:paraId="58DB8441" w14:textId="23642057" w:rsidR="00EE1285" w:rsidRPr="00EE1285" w:rsidRDefault="00EE1285" w:rsidP="00EE1285">
      <w:pPr>
        <w:pStyle w:val="Caption"/>
        <w:jc w:val="center"/>
      </w:pPr>
      <w:bookmarkStart w:id="178" w:name="_Toc52322208"/>
      <w:r>
        <w:t xml:space="preserve">Imagen </w:t>
      </w:r>
      <w:r w:rsidR="00262711">
        <w:fldChar w:fldCharType="begin"/>
      </w:r>
      <w:r w:rsidR="00262711">
        <w:instrText xml:space="preserve"> SEQ Imagen \* ARABIC </w:instrText>
      </w:r>
      <w:r w:rsidR="00262711">
        <w:fldChar w:fldCharType="separate"/>
      </w:r>
      <w:r w:rsidR="00E85264">
        <w:rPr>
          <w:noProof/>
        </w:rPr>
        <w:t>13</w:t>
      </w:r>
      <w:r w:rsidR="00262711">
        <w:rPr>
          <w:noProof/>
        </w:rPr>
        <w:fldChar w:fldCharType="end"/>
      </w:r>
      <w:r>
        <w:t>: Diagrama de actividad para estudiantes</w:t>
      </w:r>
      <w:bookmarkEnd w:id="178"/>
    </w:p>
    <w:p w14:paraId="786D98A3" w14:textId="77777777" w:rsidR="00EE1285" w:rsidRDefault="00EE1285" w:rsidP="00EE1285">
      <w:pPr>
        <w:pStyle w:val="Heading2"/>
        <w:numPr>
          <w:ilvl w:val="2"/>
          <w:numId w:val="31"/>
        </w:numPr>
      </w:pPr>
      <w:bookmarkStart w:id="179" w:name="_Toc52322141"/>
      <w:r>
        <w:lastRenderedPageBreak/>
        <w:t>DIAGRAMA DE ACTIVIDAD PARA PROFESOR E INVESTIGADOR</w:t>
      </w:r>
      <w:bookmarkEnd w:id="179"/>
    </w:p>
    <w:p w14:paraId="1F859C0E" w14:textId="77777777" w:rsidR="00037C78" w:rsidRDefault="00037C78" w:rsidP="00037C78">
      <w:pPr>
        <w:keepNext/>
        <w:jc w:val="center"/>
      </w:pPr>
      <w:r>
        <w:rPr>
          <w:noProof/>
          <w:lang w:eastAsia="es-PA"/>
        </w:rPr>
        <w:drawing>
          <wp:inline distT="0" distB="0" distL="0" distR="0" wp14:anchorId="5FEC24BB" wp14:editId="014A0862">
            <wp:extent cx="5612130" cy="3975100"/>
            <wp:effectExtent l="19050" t="0" r="7620" b="0"/>
            <wp:docPr id="49" name="48 Imagen" descr="profesor e investig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or e investigador.png"/>
                    <pic:cNvPicPr/>
                  </pic:nvPicPr>
                  <pic:blipFill>
                    <a:blip r:embed="rId41" cstate="print"/>
                    <a:stretch>
                      <a:fillRect/>
                    </a:stretch>
                  </pic:blipFill>
                  <pic:spPr>
                    <a:xfrm>
                      <a:off x="0" y="0"/>
                      <a:ext cx="5612130" cy="3975100"/>
                    </a:xfrm>
                    <a:prstGeom prst="rect">
                      <a:avLst/>
                    </a:prstGeom>
                  </pic:spPr>
                </pic:pic>
              </a:graphicData>
            </a:graphic>
          </wp:inline>
        </w:drawing>
      </w:r>
    </w:p>
    <w:p w14:paraId="63C07BDB" w14:textId="33AE8F0A" w:rsidR="002D72AB" w:rsidRPr="00F7440D" w:rsidRDefault="00037C78" w:rsidP="00037C78">
      <w:pPr>
        <w:pStyle w:val="Caption"/>
        <w:jc w:val="center"/>
        <w:rPr>
          <w:noProof/>
        </w:rPr>
      </w:pPr>
      <w:bookmarkStart w:id="180" w:name="_Toc52322209"/>
      <w:r>
        <w:t xml:space="preserve">Imagen </w:t>
      </w:r>
      <w:r w:rsidR="00262711">
        <w:fldChar w:fldCharType="begin"/>
      </w:r>
      <w:r w:rsidR="00262711">
        <w:instrText xml:space="preserve"> SEQ Imagen \* ARABIC </w:instrText>
      </w:r>
      <w:r w:rsidR="00262711">
        <w:fldChar w:fldCharType="separate"/>
      </w:r>
      <w:r w:rsidR="00E85264">
        <w:rPr>
          <w:noProof/>
        </w:rPr>
        <w:t>14</w:t>
      </w:r>
      <w:r w:rsidR="00262711">
        <w:rPr>
          <w:noProof/>
        </w:rPr>
        <w:fldChar w:fldCharType="end"/>
      </w:r>
      <w:r>
        <w:t>: Diagrama de actividad para profesor e investigador</w:t>
      </w:r>
      <w:bookmarkEnd w:id="180"/>
    </w:p>
    <w:p w14:paraId="6A5C784B" w14:textId="77777777" w:rsidR="002D72AB" w:rsidRPr="00F7440D" w:rsidRDefault="002D72AB" w:rsidP="00DE0144">
      <w:pPr>
        <w:rPr>
          <w:noProof/>
        </w:rPr>
      </w:pPr>
    </w:p>
    <w:p w14:paraId="787FB91F" w14:textId="77777777" w:rsidR="002D72AB" w:rsidRPr="00F7440D" w:rsidRDefault="002D72AB" w:rsidP="00DE0144">
      <w:pPr>
        <w:rPr>
          <w:noProof/>
        </w:rPr>
      </w:pPr>
    </w:p>
    <w:p w14:paraId="56EDDF55" w14:textId="77777777" w:rsidR="002D72AB" w:rsidRPr="00F7440D" w:rsidRDefault="002D72AB" w:rsidP="00DE0144">
      <w:pPr>
        <w:rPr>
          <w:noProof/>
        </w:rPr>
      </w:pPr>
    </w:p>
    <w:p w14:paraId="7E9DB07E" w14:textId="77777777" w:rsidR="002D72AB" w:rsidRPr="00F7440D" w:rsidRDefault="002D72AB" w:rsidP="00DE0144">
      <w:pPr>
        <w:rPr>
          <w:noProof/>
        </w:rPr>
      </w:pPr>
    </w:p>
    <w:p w14:paraId="0288D234" w14:textId="77777777" w:rsidR="002D72AB" w:rsidRPr="00F7440D" w:rsidRDefault="002D72AB" w:rsidP="00DE0144">
      <w:pPr>
        <w:rPr>
          <w:noProof/>
        </w:rPr>
      </w:pPr>
    </w:p>
    <w:p w14:paraId="55F4D541" w14:textId="77777777" w:rsidR="002D72AB" w:rsidRPr="00F7440D" w:rsidRDefault="002D72AB" w:rsidP="00DE0144">
      <w:pPr>
        <w:rPr>
          <w:noProof/>
        </w:rPr>
      </w:pPr>
    </w:p>
    <w:p w14:paraId="2CA5F994" w14:textId="77777777" w:rsidR="00E00478" w:rsidRDefault="00E00478" w:rsidP="00C06CA4"/>
    <w:p w14:paraId="766480DF" w14:textId="77777777" w:rsidR="00037C78" w:rsidRDefault="00037C78" w:rsidP="00C06CA4"/>
    <w:p w14:paraId="08B0F09D" w14:textId="77777777" w:rsidR="00037C78" w:rsidRDefault="00037C78" w:rsidP="00C06CA4"/>
    <w:p w14:paraId="070B656B" w14:textId="77777777" w:rsidR="00037C78" w:rsidRDefault="00037C78" w:rsidP="00C06CA4"/>
    <w:p w14:paraId="5B3E7E0E" w14:textId="77777777" w:rsidR="00037C78" w:rsidRDefault="00037C78" w:rsidP="00C06CA4"/>
    <w:p w14:paraId="0776C42B" w14:textId="77777777" w:rsidR="00037C78" w:rsidRDefault="00037C78" w:rsidP="00C06CA4"/>
    <w:p w14:paraId="72505A5E" w14:textId="77777777" w:rsidR="00037C78" w:rsidRDefault="00037C78" w:rsidP="00C06CA4"/>
    <w:p w14:paraId="0FA7C38F" w14:textId="77777777" w:rsidR="00037C78" w:rsidRDefault="00037C78" w:rsidP="00C06CA4"/>
    <w:p w14:paraId="3205FEB8" w14:textId="77777777" w:rsidR="00037C78" w:rsidRDefault="00037C78" w:rsidP="00C06CA4"/>
    <w:p w14:paraId="2B09B468" w14:textId="77777777" w:rsidR="00037C78" w:rsidRDefault="00037C78" w:rsidP="00C06CA4"/>
    <w:p w14:paraId="2E5AD246" w14:textId="77777777" w:rsidR="00037C78" w:rsidRDefault="00037C78" w:rsidP="00C06CA4"/>
    <w:p w14:paraId="6D418EC2" w14:textId="77777777" w:rsidR="00E00478" w:rsidRDefault="00E00478" w:rsidP="00E00478">
      <w:pPr>
        <w:pStyle w:val="Heading1"/>
      </w:pPr>
      <w:bookmarkStart w:id="181" w:name="_Toc52322142"/>
      <w:r>
        <w:t>V DESARROLLO</w:t>
      </w:r>
      <w:bookmarkEnd w:id="181"/>
      <w:r>
        <w:t xml:space="preserve"> </w:t>
      </w:r>
    </w:p>
    <w:p w14:paraId="070EA5AF" w14:textId="77777777" w:rsidR="00E00478" w:rsidRDefault="00E00478" w:rsidP="00E00478"/>
    <w:p w14:paraId="57F6F221" w14:textId="77777777" w:rsidR="00E00478" w:rsidRDefault="00E00478" w:rsidP="00E00478"/>
    <w:p w14:paraId="37B3C7BC" w14:textId="77777777" w:rsidR="00E00478" w:rsidRDefault="00E00478" w:rsidP="00E00478"/>
    <w:p w14:paraId="070258C8" w14:textId="77777777" w:rsidR="00E00478" w:rsidRDefault="00E00478" w:rsidP="00E00478"/>
    <w:p w14:paraId="0014B033" w14:textId="77777777" w:rsidR="00E00478" w:rsidRDefault="00E00478" w:rsidP="00E00478"/>
    <w:p w14:paraId="34B84934" w14:textId="77777777" w:rsidR="00FE4B28" w:rsidRDefault="00FE4B28" w:rsidP="00E00478"/>
    <w:p w14:paraId="1CDD1DF8" w14:textId="77777777" w:rsidR="00FE4B28" w:rsidRDefault="00FE4B28" w:rsidP="00E00478"/>
    <w:p w14:paraId="69D37E8B" w14:textId="77777777" w:rsidR="00FE4B28" w:rsidRDefault="00FE4B28" w:rsidP="00E00478"/>
    <w:p w14:paraId="71AA9753" w14:textId="77777777" w:rsidR="00FE4B28" w:rsidRDefault="00FE4B28" w:rsidP="00E00478"/>
    <w:p w14:paraId="387C3C85" w14:textId="77777777" w:rsidR="00E00478" w:rsidRDefault="00E00478" w:rsidP="00E00478"/>
    <w:p w14:paraId="112A8D6A" w14:textId="77777777" w:rsidR="000A43AF" w:rsidRDefault="000A43AF" w:rsidP="00E00478"/>
    <w:p w14:paraId="287FDFD8" w14:textId="77777777" w:rsidR="00E00478" w:rsidRPr="00546417" w:rsidRDefault="00E00478" w:rsidP="005375F8">
      <w:pPr>
        <w:pStyle w:val="Heading2"/>
        <w:numPr>
          <w:ilvl w:val="1"/>
          <w:numId w:val="29"/>
        </w:numPr>
      </w:pPr>
      <w:bookmarkStart w:id="182" w:name="_Toc52322143"/>
      <w:r w:rsidRPr="00546417">
        <w:lastRenderedPageBreak/>
        <w:t>MODELO DE LA BASE DE DATOS</w:t>
      </w:r>
      <w:bookmarkEnd w:id="182"/>
    </w:p>
    <w:p w14:paraId="4CBB2E1F" w14:textId="77777777" w:rsidR="00546417" w:rsidRDefault="00546417" w:rsidP="00546417">
      <w:r>
        <w:t xml:space="preserve">Basado en los requerimientos </w:t>
      </w:r>
      <w:r w:rsidRPr="00546417">
        <w:t>para el Gestor de opciones de trabajo de graduación, se crea la siguiente estructura de tablas para la base de datos:</w:t>
      </w:r>
    </w:p>
    <w:p w14:paraId="43E52E22" w14:textId="77777777" w:rsidR="00CE4F2C" w:rsidRDefault="00CE4F2C" w:rsidP="009E4F15">
      <w:pPr>
        <w:keepNext/>
        <w:jc w:val="center"/>
      </w:pPr>
      <w:r>
        <w:rPr>
          <w:noProof/>
          <w:lang w:eastAsia="es-PA"/>
        </w:rPr>
        <w:drawing>
          <wp:inline distT="0" distB="0" distL="0" distR="0" wp14:anchorId="1030410A" wp14:editId="263BE145">
            <wp:extent cx="5612130" cy="497078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612130" cy="4970780"/>
                    </a:xfrm>
                    <a:prstGeom prst="rect">
                      <a:avLst/>
                    </a:prstGeom>
                  </pic:spPr>
                </pic:pic>
              </a:graphicData>
            </a:graphic>
          </wp:inline>
        </w:drawing>
      </w:r>
    </w:p>
    <w:p w14:paraId="4A27A425" w14:textId="780E34FC" w:rsidR="00546417" w:rsidRDefault="009E4F15" w:rsidP="009E4F15">
      <w:pPr>
        <w:pStyle w:val="Caption"/>
        <w:jc w:val="center"/>
        <w:rPr>
          <w:highlight w:val="yellow"/>
        </w:rPr>
      </w:pPr>
      <w:bookmarkStart w:id="183" w:name="_Toc52322210"/>
      <w:r>
        <w:t xml:space="preserve">Imagen </w:t>
      </w:r>
      <w:r w:rsidR="00183C3C">
        <w:fldChar w:fldCharType="begin"/>
      </w:r>
      <w:r w:rsidR="00B00A51">
        <w:instrText xml:space="preserve"> SEQ Imagen \* ARABIC </w:instrText>
      </w:r>
      <w:r w:rsidR="00183C3C">
        <w:fldChar w:fldCharType="separate"/>
      </w:r>
      <w:r w:rsidR="00E85264">
        <w:rPr>
          <w:noProof/>
        </w:rPr>
        <w:t>15</w:t>
      </w:r>
      <w:r w:rsidR="00183C3C">
        <w:rPr>
          <w:noProof/>
        </w:rPr>
        <w:fldChar w:fldCharType="end"/>
      </w:r>
      <w:r>
        <w:t>: Modelo de la base de datos</w:t>
      </w:r>
      <w:bookmarkEnd w:id="183"/>
    </w:p>
    <w:p w14:paraId="6DD0F874" w14:textId="77777777" w:rsidR="00546417" w:rsidRDefault="00546417" w:rsidP="00546417">
      <w:r w:rsidRPr="00546417">
        <w:t>Se crea una tabla de usuarios que contendrá la información de inicio de sesión y otros datos básicos requeridos por el sistema. Esta tabla de usuarios está relacionada, a través de los usuario</w:t>
      </w:r>
      <w:r>
        <w:t xml:space="preserve">s tipo docente e investigador, </w:t>
      </w:r>
      <w:r w:rsidRPr="00546417">
        <w:t>a la tabla de trabajos de graduación, de manera que cada tema de trabajo de graduación puede ser propuesto por un solo usuario, pero un usuario puede proponer diversos temas de trabajo de graduación.</w:t>
      </w:r>
    </w:p>
    <w:p w14:paraId="04D87241" w14:textId="77777777" w:rsidR="00546417" w:rsidRDefault="00546417" w:rsidP="00546417">
      <w:r>
        <w:lastRenderedPageBreak/>
        <w:t>Para cada tema de trabajo de graduación se podrán registrar de uno a tres perfiles estudiantiles que describen los tipos de estudiantes requeridos para el tema de graduación. Estos datos se almacenan en una tabla aparte guardando la facultad y carrera de cada perfil y el tema de graduación al que están relacionados.</w:t>
      </w:r>
    </w:p>
    <w:p w14:paraId="7EA3E1AE" w14:textId="77777777" w:rsidR="00546417" w:rsidRDefault="00546417" w:rsidP="00546417">
      <w:r>
        <w:t xml:space="preserve">Se crean adicionalmente dos tablas para manejo de catálogos en las cual se almacenan los datos estáticos en formato lista (listado de facultades, listado de </w:t>
      </w:r>
      <w:r w:rsidRPr="00546417">
        <w:t>carreras, etc.) utilizados en la aplicación.</w:t>
      </w:r>
    </w:p>
    <w:p w14:paraId="7015C7A5" w14:textId="77777777" w:rsidR="00197906" w:rsidRPr="00546417" w:rsidRDefault="00197906" w:rsidP="005375F8">
      <w:pPr>
        <w:pStyle w:val="Heading2"/>
        <w:numPr>
          <w:ilvl w:val="1"/>
          <w:numId w:val="29"/>
        </w:numPr>
      </w:pPr>
      <w:bookmarkStart w:id="184" w:name="_Toc52322144"/>
      <w:r w:rsidRPr="00546417">
        <w:t>VALIDACIÓN DE LAS CARACTERÍSTICAS DE SEGURIDAD</w:t>
      </w:r>
      <w:bookmarkEnd w:id="184"/>
      <w:r w:rsidRPr="00546417">
        <w:t xml:space="preserve"> </w:t>
      </w:r>
    </w:p>
    <w:p w14:paraId="0E98F377" w14:textId="77777777" w:rsidR="00197906" w:rsidRPr="00BB00E7" w:rsidRDefault="00197906" w:rsidP="00442DD2">
      <w:r w:rsidRPr="00BB00E7">
        <w:t>Dado que el sistema podrá ser accedido desde cualquier computador a través de internet, se deberán tener en consideraciones las medidas de seguridad necesarias para no exponer vulnerabilidades en los servidores de la Universidad Tecnológica de Panamá.</w:t>
      </w:r>
    </w:p>
    <w:p w14:paraId="1CC0CCB6" w14:textId="77777777" w:rsidR="00197906" w:rsidRDefault="00197906" w:rsidP="005375F8">
      <w:pPr>
        <w:pStyle w:val="ListParagraph"/>
        <w:numPr>
          <w:ilvl w:val="0"/>
          <w:numId w:val="7"/>
        </w:numPr>
      </w:pPr>
      <w:r w:rsidRPr="004B441C">
        <w:rPr>
          <w:b/>
        </w:rPr>
        <w:t>Política de contraseñas.</w:t>
      </w:r>
      <w:r w:rsidRPr="00BB00E7">
        <w:t xml:space="preserve"> El usuario que ingrese al sistema solamente podrá tener acceso a la información del sitio después de que éste realice la comprobación de número de identificación y contraseña </w:t>
      </w:r>
      <w:proofErr w:type="gramStart"/>
      <w:r w:rsidRPr="00BB00E7">
        <w:t>del mismo</w:t>
      </w:r>
      <w:proofErr w:type="gramEnd"/>
      <w:r w:rsidRPr="00BB00E7">
        <w:t>. Dichas credenciales serán las establecidas por el sistema actual de la Universidad Tecnológica de Panamá al contratar nuevos profesores e investigadores y, en caso de los estudiantes, al asignar las credenciales para el sitio de matrícula.</w:t>
      </w:r>
      <w:r w:rsidR="004B441C">
        <w:t xml:space="preserve"> </w:t>
      </w:r>
      <w:r w:rsidRPr="00BB00E7">
        <w:t>Si el usuario desea cambiar su contraseña deberá hacerlo a través de los medios convencionales establecidos por la Universidad Tecnológica de Panamá para sus sistemas actuales.</w:t>
      </w:r>
    </w:p>
    <w:p w14:paraId="2B7A299A" w14:textId="77777777" w:rsidR="00197906" w:rsidRPr="00BB00E7" w:rsidRDefault="00197906" w:rsidP="00442DD2">
      <w:pPr>
        <w:pStyle w:val="ListParagraph"/>
      </w:pPr>
    </w:p>
    <w:p w14:paraId="089AB75D" w14:textId="77777777" w:rsidR="00197906" w:rsidRDefault="00197906" w:rsidP="005375F8">
      <w:pPr>
        <w:pStyle w:val="ListParagraph"/>
        <w:numPr>
          <w:ilvl w:val="0"/>
          <w:numId w:val="7"/>
        </w:numPr>
      </w:pPr>
      <w:r w:rsidRPr="004B441C">
        <w:rPr>
          <w:b/>
        </w:rPr>
        <w:t>Principios de confidencialidad.</w:t>
      </w:r>
      <w:r w:rsidRPr="00BB00E7">
        <w:t xml:space="preserve"> El sistema deberá garantizar la no exposición de información o archivos confidenciales al usuario que puedan ser usados para eludir las medidas de seguridad el mismo o de otros sistemas de la Universidad Tecnológica de Panamá.</w:t>
      </w:r>
    </w:p>
    <w:p w14:paraId="32792A07" w14:textId="77777777" w:rsidR="00197906" w:rsidRPr="00BB00E7" w:rsidRDefault="00197906" w:rsidP="00442DD2">
      <w:pPr>
        <w:pStyle w:val="ListParagraph"/>
      </w:pPr>
    </w:p>
    <w:p w14:paraId="6D4E0DB5" w14:textId="77777777" w:rsidR="00197906" w:rsidRPr="00BB00E7" w:rsidRDefault="00197906" w:rsidP="005375F8">
      <w:pPr>
        <w:pStyle w:val="ListParagraph"/>
        <w:numPr>
          <w:ilvl w:val="0"/>
          <w:numId w:val="7"/>
        </w:numPr>
      </w:pPr>
      <w:r w:rsidRPr="004B441C">
        <w:rPr>
          <w:b/>
        </w:rPr>
        <w:t>Seguridad del lado del servidor.</w:t>
      </w:r>
      <w:r w:rsidRPr="00BB00E7">
        <w:t xml:space="preserve"> El sistema, al estar alojado en los servidores de la Universidad Tecnológica de Panamá, absorberá las características de seguridad que estos ya posean.</w:t>
      </w:r>
    </w:p>
    <w:p w14:paraId="6670B750" w14:textId="77777777" w:rsidR="00E00478" w:rsidRPr="00546417" w:rsidRDefault="00E00478" w:rsidP="005375F8">
      <w:pPr>
        <w:pStyle w:val="Heading2"/>
        <w:numPr>
          <w:ilvl w:val="1"/>
          <w:numId w:val="29"/>
        </w:numPr>
      </w:pPr>
      <w:bookmarkStart w:id="185" w:name="_Toc52322145"/>
      <w:r w:rsidRPr="00546417">
        <w:lastRenderedPageBreak/>
        <w:t>FUNCIONALIDADES</w:t>
      </w:r>
      <w:bookmarkEnd w:id="185"/>
    </w:p>
    <w:p w14:paraId="0D355AE5" w14:textId="77777777" w:rsidR="00546417" w:rsidRDefault="00546417" w:rsidP="00442DD2">
      <w:proofErr w:type="gramStart"/>
      <w:r>
        <w:t>De acuerdo a</w:t>
      </w:r>
      <w:proofErr w:type="gramEnd"/>
      <w:r>
        <w:t xml:space="preserve"> los tipos de usuarios que tendrán acceso a este sistema, el mismo mostrará dos vistas, cada una con las funcionalidades específicas para cada usuario.</w:t>
      </w:r>
    </w:p>
    <w:p w14:paraId="52ECCD12" w14:textId="77777777" w:rsidR="00546417" w:rsidRDefault="00546417" w:rsidP="00442DD2">
      <w:r>
        <w:t>La vista de administrador estará disponible para los usuarios tipo profesor e investigador, los cuales podrán dar mantenimiento tipo CRUD (</w:t>
      </w:r>
      <w:proofErr w:type="spellStart"/>
      <w:r>
        <w:t>Create</w:t>
      </w:r>
      <w:proofErr w:type="spellEnd"/>
      <w:r>
        <w:t xml:space="preserve">, </w:t>
      </w:r>
      <w:proofErr w:type="spellStart"/>
      <w:r>
        <w:t>Read</w:t>
      </w:r>
      <w:proofErr w:type="spellEnd"/>
      <w:r>
        <w:t xml:space="preserve">, </w:t>
      </w:r>
      <w:proofErr w:type="spellStart"/>
      <w:r>
        <w:t>Update</w:t>
      </w:r>
      <w:proofErr w:type="spellEnd"/>
      <w:r w:rsidR="00B03A14">
        <w:t xml:space="preserve"> </w:t>
      </w:r>
      <w:r>
        <w:t xml:space="preserve">y </w:t>
      </w:r>
      <w:proofErr w:type="spellStart"/>
      <w:r>
        <w:t>Delete</w:t>
      </w:r>
      <w:proofErr w:type="spellEnd"/>
      <w:r>
        <w:t>) a sus temas para trabajos de graduación.</w:t>
      </w:r>
    </w:p>
    <w:p w14:paraId="6184091F" w14:textId="77777777" w:rsidR="00546417" w:rsidRPr="00546417" w:rsidRDefault="00546417" w:rsidP="00442DD2">
      <w:r>
        <w:t xml:space="preserve">La vista de consulta estará habilitada para los usuarios tipo estudiante, los cuales podrán realizar búsquedas sobre los temas para trabajos de graduación ingresados por los profesores e investigadores, pudiendo contactar al proponente </w:t>
      </w:r>
      <w:r w:rsidRPr="00546417">
        <w:t>vía correo electrónico.</w:t>
      </w:r>
    </w:p>
    <w:p w14:paraId="215EE572" w14:textId="77777777" w:rsidR="0045443B" w:rsidRDefault="0045443B" w:rsidP="005375F8">
      <w:pPr>
        <w:pStyle w:val="Heading2"/>
        <w:numPr>
          <w:ilvl w:val="2"/>
          <w:numId w:val="29"/>
        </w:numPr>
      </w:pPr>
      <w:bookmarkStart w:id="186" w:name="_Toc52322146"/>
      <w:r>
        <w:t>FUNCIONALIDADES COMUNES</w:t>
      </w:r>
      <w:bookmarkEnd w:id="186"/>
      <w:r>
        <w:t xml:space="preserve"> </w:t>
      </w:r>
    </w:p>
    <w:p w14:paraId="50951191" w14:textId="77777777" w:rsidR="0045443B" w:rsidRPr="00BB00E7" w:rsidRDefault="0045443B" w:rsidP="00442DD2">
      <w:r w:rsidRPr="00BB00E7">
        <w:t>Son funcionalidades comunes las que están disponibles para todos los usuarios del sistema.</w:t>
      </w:r>
    </w:p>
    <w:p w14:paraId="01CFC8A3" w14:textId="77777777" w:rsidR="0045443B" w:rsidRDefault="00197906" w:rsidP="005375F8">
      <w:pPr>
        <w:pStyle w:val="Heading2"/>
        <w:numPr>
          <w:ilvl w:val="3"/>
          <w:numId w:val="29"/>
        </w:numPr>
      </w:pPr>
      <w:bookmarkStart w:id="187" w:name="_Toc52322147"/>
      <w:r>
        <w:t>INICIO DE SESIÓN</w:t>
      </w:r>
      <w:bookmarkEnd w:id="187"/>
      <w:r>
        <w:t xml:space="preserve"> </w:t>
      </w:r>
    </w:p>
    <w:p w14:paraId="1B50CA57" w14:textId="77777777" w:rsidR="0045443B" w:rsidRDefault="0045443B" w:rsidP="00442DD2">
      <w:r w:rsidRPr="00BB00E7">
        <w:t>La verificación de inicio de sesión estará controlada por los códigos descritos a continuación.</w:t>
      </w:r>
    </w:p>
    <w:p w14:paraId="056F3D22" w14:textId="77777777" w:rsidR="0045443B" w:rsidRPr="004B441C" w:rsidRDefault="0045443B" w:rsidP="00442DD2">
      <w:pPr>
        <w:rPr>
          <w:b/>
        </w:rPr>
      </w:pPr>
      <w:r w:rsidRPr="004B441C">
        <w:rPr>
          <w:b/>
        </w:rPr>
        <w:t>Método Principal</w:t>
      </w:r>
    </w:p>
    <w:p w14:paraId="1788FD72" w14:textId="77777777" w:rsidR="00CB6392" w:rsidRDefault="00CB6392" w:rsidP="00442DD2">
      <w:r w:rsidRPr="00CB6392">
        <w:t xml:space="preserve">El método principal recibe las credenciales ingresadas por el usuario, verifica la previa existencia de un usuario </w:t>
      </w:r>
      <w:proofErr w:type="spellStart"/>
      <w:r w:rsidRPr="00CB6392">
        <w:t>logueado</w:t>
      </w:r>
      <w:proofErr w:type="spellEnd"/>
      <w:r w:rsidRPr="00CB6392">
        <w:t xml:space="preserve"> y de no existir alguno procede a hacer el llamado al servicio de consulta de usuarios y hace la consulta para las credenciales ingresadas.</w:t>
      </w:r>
    </w:p>
    <w:tbl>
      <w:tblPr>
        <w:tblStyle w:val="MediumGrid1-Accent1"/>
        <w:tblW w:w="0" w:type="auto"/>
        <w:jc w:val="center"/>
        <w:tblLook w:val="04A0" w:firstRow="1" w:lastRow="0" w:firstColumn="1" w:lastColumn="0" w:noHBand="0" w:noVBand="1"/>
      </w:tblPr>
      <w:tblGrid>
        <w:gridCol w:w="8978"/>
      </w:tblGrid>
      <w:tr w:rsidR="0045443B" w14:paraId="48C4EA2A" w14:textId="77777777" w:rsidTr="00535F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78" w:type="dxa"/>
          </w:tcPr>
          <w:p w14:paraId="7D6FCBD0"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validateUser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 {</w:t>
            </w:r>
          </w:p>
          <w:p w14:paraId="44EADCC1"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14:paraId="0123AB10"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w:t>
            </w:r>
          </w:p>
          <w:p w14:paraId="50663B36"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r w:rsidRPr="00B31F9A">
              <w:rPr>
                <w:rFonts w:ascii="Consolas" w:eastAsia="Times New Roman" w:hAnsi="Consolas" w:cs="Consolas"/>
                <w:color w:val="000000"/>
                <w:sz w:val="20"/>
                <w:szCs w:val="23"/>
                <w:lang w:val="en-US" w:eastAsia="es-PA"/>
              </w:rPr>
              <w:t>();</w:t>
            </w:r>
          </w:p>
          <w:p w14:paraId="7CFA5B82"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14:paraId="2B958E2D"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14:paraId="237C293E"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lastRenderedPageBreak/>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 {</w:t>
            </w:r>
          </w:p>
          <w:p w14:paraId="6D4701A4"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14:paraId="5816F3C7"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14:paraId="0392F53C"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14:paraId="37D6AD67"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true</w:t>
            </w:r>
            <w:r w:rsidRPr="00B31F9A">
              <w:rPr>
                <w:rFonts w:ascii="Consolas" w:eastAsia="Times New Roman" w:hAnsi="Consolas" w:cs="Consolas"/>
                <w:color w:val="000000"/>
                <w:sz w:val="20"/>
                <w:szCs w:val="23"/>
                <w:lang w:val="en-US" w:eastAsia="es-PA"/>
              </w:rPr>
              <w:t>;</w:t>
            </w:r>
          </w:p>
          <w:p w14:paraId="41C72182"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14:paraId="0F5D50F2"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userService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findUser</w:t>
            </w:r>
            <w:proofErr w:type="spellEnd"/>
            <w:r w:rsidRPr="00B31F9A">
              <w:rPr>
                <w:rFonts w:ascii="Consolas" w:eastAsia="Times New Roman" w:hAnsi="Consolas" w:cs="Consolas"/>
                <w:color w:val="000000"/>
                <w:sz w:val="20"/>
                <w:szCs w:val="23"/>
                <w:lang w:val="en-US" w:eastAsia="es-PA"/>
              </w:rPr>
              <w:t>(</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then</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 {</w:t>
            </w:r>
          </w:p>
          <w:p w14:paraId="09F709CB"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length</w:t>
            </w:r>
            <w:proofErr w:type="spellEnd"/>
            <w:r w:rsidRPr="00B31F9A">
              <w:rPr>
                <w:rFonts w:ascii="Consolas" w:eastAsia="Times New Roman" w:hAnsi="Consolas" w:cs="Consolas"/>
                <w:color w:val="000000"/>
                <w:sz w:val="20"/>
                <w:szCs w:val="23"/>
                <w:lang w:val="en-US" w:eastAsia="es-PA"/>
              </w:rPr>
              <w:t xml:space="preserve"> &gt; </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 {</w:t>
            </w:r>
          </w:p>
          <w:p w14:paraId="653F54DC"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xml:space="preserve"> =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w:t>
            </w:r>
          </w:p>
          <w:p w14:paraId="49A76AE4"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r w:rsidRPr="00B31F9A">
              <w:rPr>
                <w:rFonts w:ascii="Consolas" w:eastAsia="Times New Roman" w:hAnsi="Consolas" w:cs="Consolas"/>
                <w:color w:val="000000"/>
                <w:sz w:val="20"/>
                <w:szCs w:val="23"/>
                <w:lang w:val="en-US" w:eastAsia="es-PA"/>
              </w:rPr>
              <w:t>();</w:t>
            </w:r>
          </w:p>
          <w:p w14:paraId="36BC870B"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else</w:t>
            </w:r>
            <w:r w:rsidRPr="00B31F9A">
              <w:rPr>
                <w:rFonts w:ascii="Consolas" w:eastAsia="Times New Roman" w:hAnsi="Consolas" w:cs="Consolas"/>
                <w:color w:val="000000"/>
                <w:sz w:val="20"/>
                <w:szCs w:val="23"/>
                <w:lang w:val="en-US" w:eastAsia="es-PA"/>
              </w:rPr>
              <w:t xml:space="preserve"> {</w:t>
            </w:r>
          </w:p>
          <w:p w14:paraId="79957F25"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false</w:t>
            </w:r>
            <w:r w:rsidRPr="00B31F9A">
              <w:rPr>
                <w:rFonts w:ascii="Consolas" w:eastAsia="Times New Roman" w:hAnsi="Consolas" w:cs="Consolas"/>
                <w:color w:val="000000"/>
                <w:sz w:val="20"/>
                <w:szCs w:val="23"/>
                <w:lang w:val="en-US" w:eastAsia="es-PA"/>
              </w:rPr>
              <w:t>;</w:t>
            </w:r>
          </w:p>
          <w:p w14:paraId="773B9996"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notificationService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showError</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A31515"/>
                <w:sz w:val="20"/>
                <w:szCs w:val="23"/>
                <w:lang w:val="en-US" w:eastAsia="es-PA"/>
              </w:rPr>
              <w:t>"</w:t>
            </w:r>
            <w:proofErr w:type="spellStart"/>
            <w:r w:rsidRPr="00B31F9A">
              <w:rPr>
                <w:rFonts w:ascii="Consolas" w:eastAsia="Times New Roman" w:hAnsi="Consolas" w:cs="Consolas"/>
                <w:color w:val="A31515"/>
                <w:sz w:val="20"/>
                <w:szCs w:val="23"/>
                <w:lang w:val="en-US" w:eastAsia="es-PA"/>
              </w:rPr>
              <w:t>global.error.no.user.find</w:t>
            </w:r>
            <w:proofErr w:type="spellEnd"/>
            <w:r w:rsidRPr="00B31F9A">
              <w:rPr>
                <w:rFonts w:ascii="Consolas" w:eastAsia="Times New Roman" w:hAnsi="Consolas" w:cs="Consolas"/>
                <w:color w:val="A31515"/>
                <w:sz w:val="20"/>
                <w:szCs w:val="23"/>
                <w:lang w:val="en-US" w:eastAsia="es-PA"/>
              </w:rPr>
              <w:t>"</w:t>
            </w:r>
            <w:r w:rsidRPr="00B31F9A">
              <w:rPr>
                <w:rFonts w:ascii="Consolas" w:eastAsia="Times New Roman" w:hAnsi="Consolas" w:cs="Consolas"/>
                <w:color w:val="000000"/>
                <w:sz w:val="20"/>
                <w:szCs w:val="23"/>
                <w:lang w:val="en-US" w:eastAsia="es-PA"/>
              </w:rPr>
              <w:t>);</w:t>
            </w:r>
          </w:p>
          <w:p w14:paraId="4480061B" w14:textId="77777777"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eastAsia="es-PA"/>
              </w:rPr>
              <w:t>}</w:t>
            </w:r>
          </w:p>
          <w:p w14:paraId="7E7701F6" w14:textId="77777777"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B31F9A">
              <w:rPr>
                <w:rFonts w:ascii="Consolas" w:eastAsia="Times New Roman" w:hAnsi="Consolas" w:cs="Consolas"/>
                <w:color w:val="000000"/>
                <w:sz w:val="20"/>
                <w:szCs w:val="23"/>
                <w:lang w:eastAsia="es-PA"/>
              </w:rPr>
              <w:t>});</w:t>
            </w:r>
          </w:p>
          <w:p w14:paraId="36933780" w14:textId="77777777" w:rsidR="0045443B" w:rsidRPr="00B31F9A" w:rsidRDefault="0045443B" w:rsidP="00442DD2">
            <w:pPr>
              <w:keepNext/>
              <w:shd w:val="clear" w:color="auto" w:fill="FFFFFF"/>
              <w:rPr>
                <w:rFonts w:ascii="Consolas" w:eastAsia="Times New Roman" w:hAnsi="Consolas" w:cs="Consolas"/>
                <w:color w:val="000000"/>
                <w:sz w:val="20"/>
                <w:szCs w:val="23"/>
                <w:lang w:eastAsia="es-PA"/>
              </w:rPr>
            </w:pPr>
            <w:r w:rsidRPr="00B31F9A">
              <w:rPr>
                <w:rFonts w:ascii="Consolas" w:eastAsia="Times New Roman" w:hAnsi="Consolas" w:cs="Consolas"/>
                <w:color w:val="000000"/>
                <w:sz w:val="20"/>
                <w:szCs w:val="23"/>
                <w:lang w:eastAsia="es-PA"/>
              </w:rPr>
              <w:t>};</w:t>
            </w:r>
          </w:p>
        </w:tc>
      </w:tr>
    </w:tbl>
    <w:p w14:paraId="45581DBB" w14:textId="77777777" w:rsidR="0045443B" w:rsidRDefault="004B441C" w:rsidP="0067401E">
      <w:pPr>
        <w:pStyle w:val="Caption"/>
        <w:spacing w:line="360" w:lineRule="auto"/>
        <w:jc w:val="center"/>
      </w:pPr>
      <w:bookmarkStart w:id="188" w:name="_Toc52322236"/>
      <w:r>
        <w:lastRenderedPageBreak/>
        <w:t>Código</w:t>
      </w:r>
      <w:r w:rsidR="003B7FCF">
        <w:t xml:space="preserve"> </w:t>
      </w:r>
      <w:r w:rsidR="00183C3C">
        <w:fldChar w:fldCharType="begin"/>
      </w:r>
      <w:r w:rsidR="00B00A51">
        <w:instrText xml:space="preserve"> SEQ Cuadro \* ARABIC </w:instrText>
      </w:r>
      <w:r w:rsidR="00183C3C">
        <w:fldChar w:fldCharType="separate"/>
      </w:r>
      <w:r w:rsidR="00CE183E">
        <w:rPr>
          <w:noProof/>
        </w:rPr>
        <w:t>1</w:t>
      </w:r>
      <w:r w:rsidR="00183C3C">
        <w:rPr>
          <w:noProof/>
        </w:rPr>
        <w:fldChar w:fldCharType="end"/>
      </w:r>
      <w:r w:rsidR="003B7FCF">
        <w:t xml:space="preserve">: </w:t>
      </w:r>
      <w:r w:rsidR="00A53138">
        <w:t>Código de inicio de sesión (método principal)</w:t>
      </w:r>
      <w:bookmarkEnd w:id="188"/>
    </w:p>
    <w:p w14:paraId="60796BEB" w14:textId="77777777" w:rsidR="00CB6392" w:rsidRPr="004B441C" w:rsidRDefault="00CB6392" w:rsidP="00442DD2">
      <w:pPr>
        <w:rPr>
          <w:b/>
        </w:rPr>
      </w:pPr>
      <w:r w:rsidRPr="004B441C">
        <w:rPr>
          <w:b/>
        </w:rPr>
        <w:t xml:space="preserve">Servicio </w:t>
      </w:r>
    </w:p>
    <w:p w14:paraId="2D2E002C" w14:textId="5162BA3D" w:rsidR="00CB6392" w:rsidRDefault="00CB6392" w:rsidP="00442DD2">
      <w:r w:rsidRPr="00CB6392">
        <w:t xml:space="preserve">El servicio envía los datos al </w:t>
      </w:r>
      <w:proofErr w:type="spellStart"/>
      <w:r w:rsidRPr="00CB6392">
        <w:t>backend</w:t>
      </w:r>
      <w:proofErr w:type="spellEnd"/>
      <w:r w:rsidRPr="00CB6392">
        <w:t xml:space="preserve">, este realiza la consulta a base de datos a través de código PHP y retorna los resultados al servicio que a su vez los retorna a la funcionalidad principal. Esta valida si la consulta arrojó algún resultado, de haber alguno se realiza la redirección a la página principal según el tipo de usuario ingresado, </w:t>
      </w:r>
      <w:r w:rsidR="00F04FAE" w:rsidRPr="00CB6392">
        <w:t>si no</w:t>
      </w:r>
      <w:r w:rsidRPr="00CB6392">
        <w:t>, se manda una notificación de error indicando que alguna de las credenciales ingresadas no es válida.</w:t>
      </w:r>
    </w:p>
    <w:tbl>
      <w:tblPr>
        <w:tblStyle w:val="MediumGrid1-Accent1"/>
        <w:tblW w:w="0" w:type="auto"/>
        <w:tblLook w:val="04A0" w:firstRow="1" w:lastRow="0" w:firstColumn="1" w:lastColumn="0" w:noHBand="0" w:noVBand="1"/>
      </w:tblPr>
      <w:tblGrid>
        <w:gridCol w:w="8978"/>
      </w:tblGrid>
      <w:tr w:rsidR="00CB6392" w14:paraId="14324C79"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8C95DBE" w14:textId="77777777" w:rsidR="00CB6392"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795E26"/>
                <w:sz w:val="20"/>
                <w:szCs w:val="23"/>
                <w:lang w:val="en-US" w:eastAsia="es-PA"/>
              </w:rPr>
              <w:t>findUser</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w:t>
            </w:r>
          </w:p>
          <w:p w14:paraId="401E1FFC"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5EBDD7D8"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var</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q</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defer</w:t>
            </w:r>
            <w:proofErr w:type="spellEnd"/>
            <w:r w:rsidRPr="00DF72BF">
              <w:rPr>
                <w:rFonts w:ascii="Consolas" w:eastAsia="Times New Roman" w:hAnsi="Consolas" w:cs="Consolas"/>
                <w:color w:val="000000"/>
                <w:sz w:val="20"/>
                <w:szCs w:val="23"/>
                <w:lang w:val="en-US" w:eastAsia="es-PA"/>
              </w:rPr>
              <w:t>();</w:t>
            </w:r>
          </w:p>
          <w:p w14:paraId="340E5662"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var</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xhr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http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post</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w:t>
            </w:r>
            <w:proofErr w:type="spellStart"/>
            <w:r w:rsidRPr="00DF72BF">
              <w:rPr>
                <w:rFonts w:ascii="Consolas" w:eastAsia="Times New Roman" w:hAnsi="Consolas" w:cs="Consolas"/>
                <w:color w:val="A31515"/>
                <w:sz w:val="20"/>
                <w:szCs w:val="23"/>
                <w:lang w:val="en-US" w:eastAsia="es-PA"/>
              </w:rPr>
              <w:t>selectUser.php</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p>
          <w:p w14:paraId="2514AA12"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24CD3E6C"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then</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 {</w:t>
            </w:r>
          </w:p>
          <w:p w14:paraId="70E06C74"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6CAD9952"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error</w:t>
            </w:r>
            <w:proofErr w:type="spellEnd"/>
            <w:r w:rsidRPr="00DF72BF">
              <w:rPr>
                <w:rFonts w:ascii="Consolas" w:eastAsia="Times New Roman" w:hAnsi="Consolas" w:cs="Consolas"/>
                <w:color w:val="000000"/>
                <w:sz w:val="20"/>
                <w:szCs w:val="23"/>
                <w:lang w:val="en-US" w:eastAsia="es-PA"/>
              </w:rPr>
              <w:t>) {</w:t>
            </w:r>
          </w:p>
          <w:p w14:paraId="5ADFD04E"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reject</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14:paraId="5747215E"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lastRenderedPageBreak/>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w:t>
            </w:r>
          </w:p>
          <w:p w14:paraId="5ED7F59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14:paraId="1DF608B6"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resolve</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14:paraId="02B8F9F3"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14:paraId="0D598BDD"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promise</w:t>
            </w:r>
            <w:proofErr w:type="spellEnd"/>
            <w:r w:rsidRPr="00DF72BF">
              <w:rPr>
                <w:rFonts w:ascii="Consolas" w:eastAsia="Times New Roman" w:hAnsi="Consolas" w:cs="Consolas"/>
                <w:color w:val="000000"/>
                <w:sz w:val="20"/>
                <w:szCs w:val="23"/>
                <w:lang w:val="en-US" w:eastAsia="es-PA"/>
              </w:rPr>
              <w:t>;</w:t>
            </w:r>
          </w:p>
          <w:p w14:paraId="3F5753B0" w14:textId="77777777" w:rsidR="00CB6392" w:rsidRDefault="00CB6392" w:rsidP="00442DD2">
            <w:pPr>
              <w:keepNext/>
              <w:shd w:val="clear" w:color="auto" w:fill="FFFFFF"/>
              <w:rPr>
                <w:lang w:val="en-US"/>
              </w:rPr>
            </w:pPr>
            <w:r w:rsidRPr="00DF72BF">
              <w:rPr>
                <w:rFonts w:ascii="Consolas" w:eastAsia="Times New Roman" w:hAnsi="Consolas" w:cs="Consolas"/>
                <w:color w:val="000000"/>
                <w:sz w:val="20"/>
                <w:szCs w:val="23"/>
                <w:lang w:val="en-US" w:eastAsia="es-PA"/>
              </w:rPr>
              <w:t>}</w:t>
            </w:r>
          </w:p>
        </w:tc>
      </w:tr>
    </w:tbl>
    <w:p w14:paraId="68AC8703" w14:textId="77777777" w:rsidR="00CB6392" w:rsidRDefault="004B441C" w:rsidP="0067401E">
      <w:pPr>
        <w:pStyle w:val="Caption"/>
        <w:spacing w:line="360" w:lineRule="auto"/>
        <w:jc w:val="center"/>
      </w:pPr>
      <w:bookmarkStart w:id="189" w:name="_Toc52322237"/>
      <w:r>
        <w:lastRenderedPageBreak/>
        <w:t>Código</w:t>
      </w:r>
      <w:r w:rsidR="00A53138">
        <w:t xml:space="preserve"> </w:t>
      </w:r>
      <w:r w:rsidR="00183C3C">
        <w:fldChar w:fldCharType="begin"/>
      </w:r>
      <w:r w:rsidR="00B00A51">
        <w:instrText xml:space="preserve"> SEQ Cuadro \* ARABIC </w:instrText>
      </w:r>
      <w:r w:rsidR="00183C3C">
        <w:fldChar w:fldCharType="separate"/>
      </w:r>
      <w:r w:rsidR="00CE183E">
        <w:rPr>
          <w:noProof/>
        </w:rPr>
        <w:t>2</w:t>
      </w:r>
      <w:r w:rsidR="00183C3C">
        <w:rPr>
          <w:noProof/>
        </w:rPr>
        <w:fldChar w:fldCharType="end"/>
      </w:r>
      <w:r w:rsidR="00A53138">
        <w:t>: Código de inicio de sesión (servicio)</w:t>
      </w:r>
      <w:bookmarkEnd w:id="189"/>
    </w:p>
    <w:p w14:paraId="3DC45BC0" w14:textId="77777777" w:rsidR="00CB6392" w:rsidRPr="004B441C" w:rsidRDefault="00CB6392" w:rsidP="00442DD2">
      <w:pPr>
        <w:rPr>
          <w:b/>
          <w:lang w:val="en-US"/>
        </w:rPr>
      </w:pPr>
      <w:r w:rsidRPr="004B441C">
        <w:rPr>
          <w:b/>
          <w:lang w:val="en-US"/>
        </w:rPr>
        <w:t xml:space="preserve">Backend </w:t>
      </w:r>
    </w:p>
    <w:tbl>
      <w:tblPr>
        <w:tblStyle w:val="MediumGrid1-Accent1"/>
        <w:tblW w:w="0" w:type="auto"/>
        <w:tblLook w:val="04A0" w:firstRow="1" w:lastRow="0" w:firstColumn="1" w:lastColumn="0" w:noHBand="0" w:noVBand="1"/>
      </w:tblPr>
      <w:tblGrid>
        <w:gridCol w:w="8978"/>
      </w:tblGrid>
      <w:tr w:rsidR="00CB6392" w:rsidRPr="00187D19" w14:paraId="0EB4D524"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3100B08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xml:space="preserve"> = </w:t>
            </w:r>
            <w:proofErr w:type="spellStart"/>
            <w:r w:rsidRPr="00DF72BF">
              <w:rPr>
                <w:rFonts w:ascii="Consolas" w:eastAsia="Times New Roman" w:hAnsi="Consolas" w:cs="Consolas"/>
                <w:color w:val="795E26"/>
                <w:sz w:val="20"/>
                <w:szCs w:val="23"/>
                <w:lang w:val="en-US" w:eastAsia="es-PA"/>
              </w:rPr>
              <w:t>json_decode</w:t>
            </w:r>
            <w:proofErr w:type="spellEnd"/>
            <w:r w:rsidRPr="00DF72BF">
              <w:rPr>
                <w:rFonts w:ascii="Consolas" w:eastAsia="Times New Roman" w:hAnsi="Consolas" w:cs="Consolas"/>
                <w:color w:val="000000"/>
                <w:sz w:val="20"/>
                <w:szCs w:val="23"/>
                <w:lang w:val="en-US" w:eastAsia="es-PA"/>
              </w:rPr>
              <w:t>(</w:t>
            </w:r>
            <w:proofErr w:type="spellStart"/>
            <w:r w:rsidRPr="00DF72BF">
              <w:rPr>
                <w:rFonts w:ascii="Consolas" w:eastAsia="Times New Roman" w:hAnsi="Consolas" w:cs="Consolas"/>
                <w:color w:val="795E26"/>
                <w:sz w:val="20"/>
                <w:szCs w:val="23"/>
                <w:lang w:val="en-US" w:eastAsia="es-PA"/>
              </w:rPr>
              <w:t>file_get_contents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"php://input"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true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Recibe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parametro</w:t>
            </w:r>
            <w:proofErr w:type="spellEnd"/>
          </w:p>
          <w:p w14:paraId="0281652B"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3912DD97"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Optiene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elemento</w:t>
            </w:r>
            <w:proofErr w:type="spellEnd"/>
            <w:r w:rsidRPr="00DF72BF">
              <w:rPr>
                <w:rFonts w:ascii="Consolas" w:eastAsia="Times New Roman" w:hAnsi="Consolas" w:cs="Consolas"/>
                <w:color w:val="008000"/>
                <w:sz w:val="20"/>
                <w:szCs w:val="23"/>
                <w:lang w:val="en-US" w:eastAsia="es-PA"/>
              </w:rPr>
              <w:t xml:space="preserve"> actual</w:t>
            </w:r>
          </w:p>
          <w:p w14:paraId="23CBC1D3"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$conn</w:t>
            </w:r>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query</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FF"/>
                <w:sz w:val="20"/>
                <w:szCs w:val="23"/>
                <w:lang w:val="en-US" w:eastAsia="es-PA"/>
              </w:rPr>
              <w:t>SELECT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FROM</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utp_users</w:t>
            </w:r>
            <w:proofErr w:type="spellEnd"/>
          </w:p>
          <w:p w14:paraId="5AD78F92"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WHERE</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docToSearch</w:t>
            </w:r>
            <w:proofErr w:type="spellEnd"/>
            <w:r w:rsidRPr="00DF72BF">
              <w:rPr>
                <w:rFonts w:ascii="Consolas" w:eastAsia="Times New Roman" w:hAnsi="Consolas" w:cs="Consolas"/>
                <w:color w:val="A31515"/>
                <w:sz w:val="20"/>
                <w:szCs w:val="23"/>
                <w:lang w:val="en-US" w:eastAsia="es-PA"/>
              </w:rPr>
              <w:t>']."'</w:t>
            </w:r>
          </w:p>
          <w:p w14:paraId="1AABBEA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AND</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us_pass</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passToSearch</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49BE4571"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237AD70B"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3A98966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F00DB"/>
                <w:sz w:val="20"/>
                <w:szCs w:val="23"/>
                <w:lang w:val="en-US" w:eastAsia="es-PA"/>
              </w:rPr>
              <w:t>while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-&gt;</w:t>
            </w:r>
            <w:proofErr w:type="spellStart"/>
            <w:r w:rsidRPr="00DF72BF">
              <w:rPr>
                <w:rFonts w:ascii="Consolas" w:eastAsia="Times New Roman" w:hAnsi="Consolas" w:cs="Consolas"/>
                <w:color w:val="795E26"/>
                <w:sz w:val="20"/>
                <w:szCs w:val="23"/>
                <w:lang w:val="en-US" w:eastAsia="es-PA"/>
              </w:rPr>
              <w:t>fetch_array</w:t>
            </w:r>
            <w:proofErr w:type="spellEnd"/>
            <w:r w:rsidRPr="00DF72BF">
              <w:rPr>
                <w:rFonts w:ascii="Consolas" w:eastAsia="Times New Roman" w:hAnsi="Consolas" w:cs="Consolas"/>
                <w:color w:val="000000"/>
                <w:sz w:val="20"/>
                <w:szCs w:val="23"/>
                <w:lang w:val="en-US" w:eastAsia="es-PA"/>
              </w:rPr>
              <w:t>(MYSQLI_ASSOC)) {</w:t>
            </w:r>
          </w:p>
          <w:p w14:paraId="0ACF3D0C"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4B65B559"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us_id</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17EAF5D2"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us_type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2BE52EA4"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fName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us_fname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123B09A5"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lName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us_lname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7DEDBE07"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docNumber</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24A01080"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'"email":"'</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us_mail</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2BA5BF04"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w:t>
            </w:r>
          </w:p>
          <w:p w14:paraId="109DBEFE" w14:textId="77777777" w:rsidR="00CB6392" w:rsidRPr="006C03A1" w:rsidRDefault="00CB6392" w:rsidP="00442DD2">
            <w:pPr>
              <w:keepNext/>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'{"records":['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tc>
      </w:tr>
    </w:tbl>
    <w:p w14:paraId="4A6188C4" w14:textId="77777777" w:rsidR="004B441C" w:rsidRPr="004B441C" w:rsidRDefault="004B441C" w:rsidP="0067401E">
      <w:pPr>
        <w:pStyle w:val="Caption"/>
        <w:spacing w:line="360" w:lineRule="auto"/>
        <w:jc w:val="center"/>
      </w:pPr>
      <w:bookmarkStart w:id="190" w:name="_Toc52322238"/>
      <w:r>
        <w:t xml:space="preserve">Código </w:t>
      </w:r>
      <w:r w:rsidR="00183C3C">
        <w:fldChar w:fldCharType="begin"/>
      </w:r>
      <w:r w:rsidR="00B00A51">
        <w:instrText xml:space="preserve"> SEQ Cuadro \* ARABIC </w:instrText>
      </w:r>
      <w:r w:rsidR="00183C3C">
        <w:fldChar w:fldCharType="separate"/>
      </w:r>
      <w:r w:rsidR="00CE183E">
        <w:rPr>
          <w:noProof/>
        </w:rPr>
        <w:t>3</w:t>
      </w:r>
      <w:r w:rsidR="00183C3C">
        <w:rPr>
          <w:noProof/>
        </w:rPr>
        <w:fldChar w:fldCharType="end"/>
      </w:r>
      <w:r w:rsidR="00A53138">
        <w:t>: Código de inicio de sesión (</w:t>
      </w:r>
      <w:proofErr w:type="spellStart"/>
      <w:r w:rsidR="00A53138">
        <w:t>backend</w:t>
      </w:r>
      <w:proofErr w:type="spellEnd"/>
      <w:r w:rsidR="00A53138">
        <w:t>)</w:t>
      </w:r>
      <w:bookmarkEnd w:id="190"/>
    </w:p>
    <w:p w14:paraId="1AC89402" w14:textId="77777777" w:rsidR="00CB6392" w:rsidRPr="00CB6392" w:rsidRDefault="00CB6392" w:rsidP="005375F8">
      <w:pPr>
        <w:pStyle w:val="Heading2"/>
        <w:numPr>
          <w:ilvl w:val="2"/>
          <w:numId w:val="29"/>
        </w:numPr>
      </w:pPr>
      <w:bookmarkStart w:id="191" w:name="_Toc52322148"/>
      <w:r w:rsidRPr="00CB6392">
        <w:t>FUNCIONALIDADES PARA USUARIOS DE TIPO ESTUDIANTE</w:t>
      </w:r>
      <w:bookmarkEnd w:id="191"/>
      <w:r w:rsidRPr="00CB6392">
        <w:t xml:space="preserve"> </w:t>
      </w:r>
    </w:p>
    <w:p w14:paraId="1BE2CB2C" w14:textId="77777777" w:rsidR="00CB6392" w:rsidRDefault="000224FC" w:rsidP="005375F8">
      <w:pPr>
        <w:pStyle w:val="Heading2"/>
        <w:numPr>
          <w:ilvl w:val="3"/>
          <w:numId w:val="29"/>
        </w:numPr>
      </w:pPr>
      <w:bookmarkStart w:id="192" w:name="_Toc52322149"/>
      <w:r>
        <w:t>BÚSQUEDA DE TEMAS DE TRABAJO DE GRADUACIÓN</w:t>
      </w:r>
      <w:bookmarkEnd w:id="192"/>
    </w:p>
    <w:p w14:paraId="66992488" w14:textId="538FA85A" w:rsidR="00CB6392" w:rsidRDefault="00CB6392" w:rsidP="00442DD2">
      <w:r>
        <w:t>La búsqueda de temas para trabajos de graduación estará controlada por los códigos descritos a continuación.</w:t>
      </w:r>
    </w:p>
    <w:p w14:paraId="493A57A4" w14:textId="77777777" w:rsidR="00F04FAE" w:rsidRDefault="00F04FAE" w:rsidP="00442DD2"/>
    <w:p w14:paraId="1C1B7589" w14:textId="77777777" w:rsidR="00CB6392" w:rsidRPr="004B441C" w:rsidRDefault="00CB6392" w:rsidP="00442DD2">
      <w:pPr>
        <w:rPr>
          <w:b/>
        </w:rPr>
      </w:pPr>
      <w:r w:rsidRPr="004B441C">
        <w:rPr>
          <w:b/>
        </w:rPr>
        <w:lastRenderedPageBreak/>
        <w:t xml:space="preserve">Método Principal </w:t>
      </w:r>
    </w:p>
    <w:p w14:paraId="6478D379" w14:textId="77777777" w:rsidR="00CB6392" w:rsidRDefault="00CB6392" w:rsidP="00442DD2">
      <w:r w:rsidRPr="00CB6392">
        <w:t>El método principal recibe de la vista los parámetros necesarios para la búsqueda de trabajos de graduación y los envía al servicio de búsqueda de trabajos de graduación.</w:t>
      </w:r>
      <w:r w:rsidR="0031174F">
        <w:t xml:space="preserve"> Además, </w:t>
      </w:r>
      <w:r w:rsidR="0031174F" w:rsidRPr="0031174F">
        <w:t>recibe la respuesta del servicio y la asigna a la variable utilizada para mostrar los datos de la consulta en la vista en forma de tabla.</w:t>
      </w:r>
    </w:p>
    <w:tbl>
      <w:tblPr>
        <w:tblStyle w:val="MediumGrid1-Accent1"/>
        <w:tblW w:w="0" w:type="auto"/>
        <w:tblLook w:val="04A0" w:firstRow="1" w:lastRow="0" w:firstColumn="1" w:lastColumn="0" w:noHBand="0" w:noVBand="1"/>
      </w:tblPr>
      <w:tblGrid>
        <w:gridCol w:w="8978"/>
      </w:tblGrid>
      <w:tr w:rsidR="00CB6392" w14:paraId="303D8238"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0A55A679" w14:textId="77777777" w:rsidR="00CB6392" w:rsidRDefault="00CB6392" w:rsidP="00442DD2">
            <w:pPr>
              <w:shd w:val="clear" w:color="auto" w:fill="FFFFFF"/>
              <w:rPr>
                <w:rFonts w:ascii="Consolas" w:eastAsia="Times New Roman" w:hAnsi="Consolas" w:cs="Consolas"/>
                <w:color w:val="000000"/>
                <w:sz w:val="20"/>
                <w:szCs w:val="23"/>
                <w:lang w:val="en-US" w:eastAsia="es-PA"/>
              </w:rPr>
            </w:pP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searchJobs</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 {</w:t>
            </w:r>
          </w:p>
          <w:p w14:paraId="12E01773"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14:paraId="39F03FB0"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AF00DB"/>
                <w:sz w:val="20"/>
                <w:szCs w:val="23"/>
                <w:lang w:val="en-US" w:eastAsia="es-PA"/>
              </w:rPr>
              <w:t xml:space="preserve">  </w:t>
            </w:r>
            <w:r w:rsidRPr="00D82FF7">
              <w:rPr>
                <w:rFonts w:ascii="Consolas" w:eastAsia="Times New Roman" w:hAnsi="Consolas" w:cs="Consolas"/>
                <w:color w:val="AF00DB"/>
                <w:sz w:val="20"/>
                <w:szCs w:val="23"/>
                <w:lang w:val="en-US" w:eastAsia="es-PA"/>
              </w:rPr>
              <w:t>if</w:t>
            </w: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angular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isDefined</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r w:rsidRPr="00D82FF7">
              <w:rPr>
                <w:rFonts w:ascii="Consolas" w:eastAsia="Times New Roman" w:hAnsi="Consolas" w:cs="Consolas"/>
                <w:color w:val="000000"/>
                <w:sz w:val="20"/>
                <w:szCs w:val="23"/>
                <w:lang w:val="en-US" w:eastAsia="es-PA"/>
              </w:rPr>
              <w:t>)) {</w:t>
            </w:r>
          </w:p>
          <w:p w14:paraId="50C82385" w14:textId="77777777"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14:paraId="29078454"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p>
          <w:p w14:paraId="206C4A48"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w:t>
            </w:r>
          </w:p>
          <w:p w14:paraId="756A75BC" w14:textId="77777777"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
          <w:p w14:paraId="10339560"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workService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searchWorks</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proofErr w:type="spellEnd"/>
            <w:r w:rsidRPr="00D82FF7">
              <w:rPr>
                <w:rFonts w:ascii="Consolas" w:eastAsia="Times New Roman" w:hAnsi="Consolas" w:cs="Consolas"/>
                <w:color w:val="000000"/>
                <w:sz w:val="20"/>
                <w:szCs w:val="23"/>
                <w:lang w:val="en-US" w:eastAsia="es-PA"/>
              </w:rPr>
              <w:t>)</w:t>
            </w:r>
          </w:p>
          <w:p w14:paraId="25F642E4"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14:paraId="7370F573"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then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 {</w:t>
            </w:r>
          </w:p>
          <w:p w14:paraId="4F8527B3"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works</w:t>
            </w:r>
            <w:proofErr w:type="spell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records</w:t>
            </w:r>
            <w:proofErr w:type="spellEnd"/>
            <w:r w:rsidRPr="00D82FF7">
              <w:rPr>
                <w:rFonts w:ascii="Consolas" w:eastAsia="Times New Roman" w:hAnsi="Consolas" w:cs="Consolas"/>
                <w:color w:val="000000"/>
                <w:sz w:val="20"/>
                <w:szCs w:val="23"/>
                <w:lang w:val="en-US" w:eastAsia="es-PA"/>
              </w:rPr>
              <w:t>;</w:t>
            </w:r>
          </w:p>
          <w:p w14:paraId="4250DFA9"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tableTitle</w:t>
            </w:r>
            <w:proofErr w:type="spell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translate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instant</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w:t>
            </w:r>
            <w:proofErr w:type="spellStart"/>
            <w:r w:rsidRPr="00D82FF7">
              <w:rPr>
                <w:rFonts w:ascii="Consolas" w:eastAsia="Times New Roman" w:hAnsi="Consolas" w:cs="Consolas"/>
                <w:color w:val="A31515"/>
                <w:sz w:val="20"/>
                <w:szCs w:val="23"/>
                <w:lang w:val="en-US" w:eastAsia="es-PA"/>
              </w:rPr>
              <w:t>global.search.results</w:t>
            </w:r>
            <w:proofErr w:type="spellEnd"/>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14:paraId="33A123DF"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false</w:t>
            </w:r>
            <w:r w:rsidRPr="00D82FF7">
              <w:rPr>
                <w:rFonts w:ascii="Consolas" w:eastAsia="Times New Roman" w:hAnsi="Consolas" w:cs="Consolas"/>
                <w:color w:val="000000"/>
                <w:sz w:val="20"/>
                <w:szCs w:val="23"/>
                <w:lang w:val="en-US" w:eastAsia="es-PA"/>
              </w:rPr>
              <w:t>;</w:t>
            </w:r>
          </w:p>
          <w:p w14:paraId="47E9F4CF"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14:paraId="75617805"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catch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 {</w:t>
            </w:r>
          </w:p>
          <w:p w14:paraId="37465B51"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notificationService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showError</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error</w:t>
            </w:r>
            <w:proofErr w:type="spellEnd"/>
            <w:r w:rsidRPr="00D82FF7">
              <w:rPr>
                <w:rFonts w:ascii="Consolas" w:eastAsia="Times New Roman" w:hAnsi="Consolas" w:cs="Consolas"/>
                <w:color w:val="000000"/>
                <w:sz w:val="20"/>
                <w:szCs w:val="23"/>
                <w:lang w:val="en-US" w:eastAsia="es-PA"/>
              </w:rPr>
              <w:t>);</w:t>
            </w:r>
          </w:p>
          <w:p w14:paraId="212A03E0" w14:textId="77777777" w:rsidR="00CB6392" w:rsidRPr="00D82FF7" w:rsidRDefault="00CB6392" w:rsidP="00442DD2">
            <w:pPr>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val="en-US" w:eastAsia="es-PA"/>
              </w:rPr>
              <w:t xml:space="preserve">      </w:t>
            </w:r>
            <w:proofErr w:type="spellStart"/>
            <w:proofErr w:type="gramStart"/>
            <w:r w:rsidRPr="00D82FF7">
              <w:rPr>
                <w:rFonts w:ascii="Consolas" w:eastAsia="Times New Roman" w:hAnsi="Consolas" w:cs="Consolas"/>
                <w:color w:val="001080"/>
                <w:sz w:val="20"/>
                <w:szCs w:val="23"/>
                <w:lang w:eastAsia="es-PA"/>
              </w:rPr>
              <w:t>storage</w:t>
            </w:r>
            <w:r w:rsidRPr="00D82FF7">
              <w:rPr>
                <w:rFonts w:ascii="Consolas" w:eastAsia="Times New Roman" w:hAnsi="Consolas" w:cs="Consolas"/>
                <w:color w:val="000000"/>
                <w:sz w:val="20"/>
                <w:szCs w:val="23"/>
                <w:lang w:eastAsia="es-PA"/>
              </w:rPr>
              <w:t>.</w:t>
            </w:r>
            <w:r w:rsidRPr="00D82FF7">
              <w:rPr>
                <w:rFonts w:ascii="Consolas" w:eastAsia="Times New Roman" w:hAnsi="Consolas" w:cs="Consolas"/>
                <w:color w:val="001080"/>
                <w:sz w:val="20"/>
                <w:szCs w:val="23"/>
                <w:lang w:eastAsia="es-PA"/>
              </w:rPr>
              <w:t>showLoader</w:t>
            </w:r>
            <w:proofErr w:type="spellEnd"/>
            <w:proofErr w:type="gramEnd"/>
            <w:r w:rsidRPr="00D82FF7">
              <w:rPr>
                <w:rFonts w:ascii="Consolas" w:eastAsia="Times New Roman" w:hAnsi="Consolas" w:cs="Consolas"/>
                <w:color w:val="000000"/>
                <w:sz w:val="20"/>
                <w:szCs w:val="23"/>
                <w:lang w:eastAsia="es-PA"/>
              </w:rPr>
              <w:t xml:space="preserve"> = </w:t>
            </w:r>
            <w:r w:rsidRPr="00D82FF7">
              <w:rPr>
                <w:rFonts w:ascii="Consolas" w:eastAsia="Times New Roman" w:hAnsi="Consolas" w:cs="Consolas"/>
                <w:color w:val="0000FF"/>
                <w:sz w:val="20"/>
                <w:szCs w:val="23"/>
                <w:lang w:eastAsia="es-PA"/>
              </w:rPr>
              <w:t>false</w:t>
            </w:r>
            <w:r w:rsidRPr="00D82FF7">
              <w:rPr>
                <w:rFonts w:ascii="Consolas" w:eastAsia="Times New Roman" w:hAnsi="Consolas" w:cs="Consolas"/>
                <w:color w:val="000000"/>
                <w:sz w:val="20"/>
                <w:szCs w:val="23"/>
                <w:lang w:eastAsia="es-PA"/>
              </w:rPr>
              <w:t>;</w:t>
            </w:r>
          </w:p>
          <w:p w14:paraId="63E36CDC" w14:textId="77777777" w:rsidR="00CB6392" w:rsidRDefault="00CB6392"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D82FF7">
              <w:rPr>
                <w:rFonts w:ascii="Consolas" w:eastAsia="Times New Roman" w:hAnsi="Consolas" w:cs="Consolas"/>
                <w:color w:val="000000"/>
                <w:sz w:val="20"/>
                <w:szCs w:val="23"/>
                <w:lang w:eastAsia="es-PA"/>
              </w:rPr>
              <w:t>});</w:t>
            </w:r>
          </w:p>
          <w:p w14:paraId="26D40E83" w14:textId="77777777" w:rsidR="00CB6392" w:rsidRPr="000059AC" w:rsidRDefault="00CB6392" w:rsidP="00442DD2">
            <w:pPr>
              <w:keepNext/>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eastAsia="es-PA"/>
              </w:rPr>
              <w:t>};</w:t>
            </w:r>
          </w:p>
        </w:tc>
      </w:tr>
    </w:tbl>
    <w:p w14:paraId="42B974E3" w14:textId="77777777" w:rsidR="00CB6392" w:rsidRDefault="004B441C" w:rsidP="0067401E">
      <w:pPr>
        <w:pStyle w:val="Caption"/>
        <w:spacing w:line="360" w:lineRule="auto"/>
        <w:jc w:val="center"/>
      </w:pPr>
      <w:bookmarkStart w:id="193" w:name="_Toc52322239"/>
      <w:r>
        <w:t xml:space="preserve">Código </w:t>
      </w:r>
      <w:r w:rsidR="00183C3C">
        <w:fldChar w:fldCharType="begin"/>
      </w:r>
      <w:r w:rsidR="00B00A51">
        <w:instrText xml:space="preserve"> SEQ Cuadro \* ARABIC </w:instrText>
      </w:r>
      <w:r w:rsidR="00183C3C">
        <w:fldChar w:fldCharType="separate"/>
      </w:r>
      <w:r w:rsidR="00CE183E">
        <w:rPr>
          <w:noProof/>
        </w:rPr>
        <w:t>4</w:t>
      </w:r>
      <w:r w:rsidR="00183C3C">
        <w:rPr>
          <w:noProof/>
        </w:rPr>
        <w:fldChar w:fldCharType="end"/>
      </w:r>
      <w:r w:rsidR="003F102C">
        <w:t xml:space="preserve">: Código de </w:t>
      </w:r>
      <w:r w:rsidR="003F102C" w:rsidRPr="00F8073F">
        <w:t>Búsqueda de temas de trabajo de graduación</w:t>
      </w:r>
      <w:r w:rsidR="003F102C">
        <w:t xml:space="preserve"> (método principal)</w:t>
      </w:r>
      <w:bookmarkEnd w:id="193"/>
    </w:p>
    <w:p w14:paraId="5FC5FA6F" w14:textId="77777777" w:rsidR="00CB6392" w:rsidRPr="004B441C" w:rsidRDefault="00CB6392" w:rsidP="00442DD2">
      <w:pPr>
        <w:rPr>
          <w:b/>
        </w:rPr>
      </w:pPr>
      <w:r w:rsidRPr="004B441C">
        <w:rPr>
          <w:b/>
        </w:rPr>
        <w:t>Servicio</w:t>
      </w:r>
    </w:p>
    <w:p w14:paraId="49256996" w14:textId="77777777" w:rsidR="00CB6392" w:rsidRDefault="00CB6392" w:rsidP="00442DD2">
      <w:r w:rsidRPr="00CB6392">
        <w:t xml:space="preserve">El servicio envía los parámetros de búsqueda al </w:t>
      </w:r>
      <w:proofErr w:type="spellStart"/>
      <w:r w:rsidRPr="00CB6392">
        <w:t>backend</w:t>
      </w:r>
      <w:proofErr w:type="spellEnd"/>
      <w:r w:rsidRPr="00CB6392">
        <w:t xml:space="preserve"> que realiza la consulta a base de datos a través de código PHP, el cual realiza las validaciones de los datos tipo de trabajo de graduación, centro regional y facultad ingresados por el usuario para, de tener algún valor, agregarlos a la consulta a base de datos. Una vez la consulta response, el </w:t>
      </w:r>
      <w:proofErr w:type="spellStart"/>
      <w:r w:rsidRPr="00CB6392">
        <w:t>backend</w:t>
      </w:r>
      <w:proofErr w:type="spellEnd"/>
      <w:r w:rsidRPr="00CB6392">
        <w:t xml:space="preserve"> procesa la respuesta y la arma en formato </w:t>
      </w:r>
      <w:proofErr w:type="spellStart"/>
      <w:r w:rsidRPr="00CB6392">
        <w:t>json</w:t>
      </w:r>
      <w:proofErr w:type="spellEnd"/>
      <w:r w:rsidRPr="00CB6392">
        <w:t xml:space="preserve"> para enviarla de vuelta al servicio quien a su vez la retorna al método principal.</w:t>
      </w:r>
    </w:p>
    <w:tbl>
      <w:tblPr>
        <w:tblStyle w:val="MediumGrid1-Accent1"/>
        <w:tblW w:w="0" w:type="auto"/>
        <w:tblLook w:val="04A0" w:firstRow="1" w:lastRow="0" w:firstColumn="1" w:lastColumn="0" w:noHBand="0" w:noVBand="1"/>
      </w:tblPr>
      <w:tblGrid>
        <w:gridCol w:w="8978"/>
      </w:tblGrid>
      <w:tr w:rsidR="0031174F" w:rsidRPr="00483744" w14:paraId="1F2BB87F"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3B508399"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FF"/>
                <w:sz w:val="20"/>
                <w:szCs w:val="21"/>
                <w:lang w:val="en-US" w:eastAsia="es-PA"/>
              </w:rPr>
              <w:lastRenderedPageBreak/>
              <w:t>function</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795E26"/>
                <w:sz w:val="20"/>
                <w:szCs w:val="21"/>
                <w:lang w:val="en-US" w:eastAsia="es-PA"/>
              </w:rPr>
              <w:t>searchWorks</w:t>
            </w:r>
            <w:proofErr w:type="spellEnd"/>
            <w:r w:rsidRPr="00D82FF7">
              <w:rPr>
                <w:rFonts w:ascii="Consolas" w:eastAsia="Times New Roman" w:hAnsi="Consolas" w:cs="Consolas"/>
                <w:color w:val="000000"/>
                <w:sz w:val="20"/>
                <w:szCs w:val="21"/>
                <w:lang w:val="en-US" w:eastAsia="es-PA"/>
              </w:rPr>
              <w:t>(</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 {</w:t>
            </w:r>
          </w:p>
          <w:p w14:paraId="1AD551D6"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04B13CA3"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var</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w:t>
            </w:r>
            <w:proofErr w:type="spellStart"/>
            <w:r w:rsidRPr="00D82FF7">
              <w:rPr>
                <w:rFonts w:ascii="Consolas" w:eastAsia="Times New Roman" w:hAnsi="Consolas" w:cs="Consolas"/>
                <w:color w:val="001080"/>
                <w:sz w:val="20"/>
                <w:szCs w:val="21"/>
                <w:lang w:val="en-US" w:eastAsia="es-PA"/>
              </w:rPr>
              <w:t>q</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defer</w:t>
            </w:r>
            <w:proofErr w:type="spellEnd"/>
            <w:r w:rsidRPr="00D82FF7">
              <w:rPr>
                <w:rFonts w:ascii="Consolas" w:eastAsia="Times New Roman" w:hAnsi="Consolas" w:cs="Consolas"/>
                <w:color w:val="000000"/>
                <w:sz w:val="20"/>
                <w:szCs w:val="21"/>
                <w:lang w:val="en-US" w:eastAsia="es-PA"/>
              </w:rPr>
              <w:t>();</w:t>
            </w:r>
          </w:p>
          <w:p w14:paraId="1E6FEE0B"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470BD1A5"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var</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xhr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w:t>
            </w:r>
            <w:proofErr w:type="spellStart"/>
            <w:r w:rsidRPr="00D82FF7">
              <w:rPr>
                <w:rFonts w:ascii="Consolas" w:eastAsia="Times New Roman" w:hAnsi="Consolas" w:cs="Consolas"/>
                <w:color w:val="001080"/>
                <w:sz w:val="20"/>
                <w:szCs w:val="21"/>
                <w:lang w:val="en-US" w:eastAsia="es-PA"/>
              </w:rPr>
              <w:t>http</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post</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A31515"/>
                <w:sz w:val="20"/>
                <w:szCs w:val="21"/>
                <w:lang w:val="en-US" w:eastAsia="es-PA"/>
              </w:rPr>
              <w:t>"php/</w:t>
            </w:r>
            <w:proofErr w:type="spellStart"/>
            <w:r w:rsidRPr="00D82FF7">
              <w:rPr>
                <w:rFonts w:ascii="Consolas" w:eastAsia="Times New Roman" w:hAnsi="Consolas" w:cs="Consolas"/>
                <w:color w:val="A31515"/>
                <w:sz w:val="20"/>
                <w:szCs w:val="21"/>
                <w:lang w:val="en-US" w:eastAsia="es-PA"/>
              </w:rPr>
              <w:t>selectWorks.php</w:t>
            </w:r>
            <w:proofErr w:type="spellEnd"/>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w:t>
            </w:r>
          </w:p>
          <w:p w14:paraId="2B7682E1"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7C87C6B4"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then</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 {</w:t>
            </w:r>
          </w:p>
          <w:p w14:paraId="7FDEE6D7"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254AC543"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error</w:t>
            </w:r>
            <w:proofErr w:type="spellEnd"/>
            <w:r w:rsidRPr="00D82FF7">
              <w:rPr>
                <w:rFonts w:ascii="Consolas" w:eastAsia="Times New Roman" w:hAnsi="Consolas" w:cs="Consolas"/>
                <w:color w:val="000000"/>
                <w:sz w:val="20"/>
                <w:szCs w:val="21"/>
                <w:lang w:val="en-US" w:eastAsia="es-PA"/>
              </w:rPr>
              <w:t>) {</w:t>
            </w:r>
          </w:p>
          <w:p w14:paraId="407E5842"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reject</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14:paraId="4A0CA94D"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w:t>
            </w:r>
          </w:p>
          <w:p w14:paraId="62C7DA31"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280A873C"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36F2BED2"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proofErr w:type="spellEnd"/>
            <w:r w:rsidRPr="00D82FF7">
              <w:rPr>
                <w:rFonts w:ascii="Consolas" w:eastAsia="Times New Roman" w:hAnsi="Consolas" w:cs="Consolas"/>
                <w:color w:val="000000"/>
                <w:sz w:val="20"/>
                <w:szCs w:val="21"/>
                <w:lang w:val="en-US" w:eastAsia="es-PA"/>
              </w:rPr>
              <w:t>) {</w:t>
            </w:r>
          </w:p>
          <w:p w14:paraId="198F56B5"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records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forEach</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=&gt;</w:t>
            </w:r>
            <w:r w:rsidRPr="00D82FF7">
              <w:rPr>
                <w:rFonts w:ascii="Consolas" w:eastAsia="Times New Roman" w:hAnsi="Consolas" w:cs="Consolas"/>
                <w:color w:val="000000"/>
                <w:sz w:val="20"/>
                <w:szCs w:val="21"/>
                <w:lang w:val="en-US" w:eastAsia="es-PA"/>
              </w:rPr>
              <w:t xml:space="preserve"> {</w:t>
            </w:r>
          </w:p>
          <w:p w14:paraId="2AFE1E1E"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proofErr w:type="spellEnd"/>
            <w:r w:rsidRPr="00D82FF7">
              <w:rPr>
                <w:rFonts w:ascii="Consolas" w:eastAsia="Times New Roman" w:hAnsi="Consolas" w:cs="Consolas"/>
                <w:color w:val="000000"/>
                <w:sz w:val="20"/>
                <w:szCs w:val="21"/>
                <w:lang w:val="en-US" w:eastAsia="es-PA"/>
              </w:rPr>
              <w:t xml:space="preserve"> = </w:t>
            </w:r>
            <w:proofErr w:type="spell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replace</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811F3F"/>
                <w:sz w:val="20"/>
                <w:szCs w:val="21"/>
                <w:lang w:val="en-US" w:eastAsia="es-PA"/>
              </w:rPr>
              <w:t>/@/</w:t>
            </w:r>
            <w:r w:rsidRPr="00D82FF7">
              <w:rPr>
                <w:rFonts w:ascii="Consolas" w:eastAsia="Times New Roman" w:hAnsi="Consolas" w:cs="Consolas"/>
                <w:color w:val="0000FF"/>
                <w:sz w:val="20"/>
                <w:szCs w:val="21"/>
                <w:lang w:val="en-US" w:eastAsia="es-PA"/>
              </w:rPr>
              <w:t>g</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FF0000"/>
                <w:sz w:val="20"/>
                <w:szCs w:val="21"/>
                <w:lang w:val="en-US" w:eastAsia="es-PA"/>
              </w:rPr>
              <w:t>\n</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000000"/>
                <w:sz w:val="20"/>
                <w:szCs w:val="21"/>
                <w:lang w:val="en-US" w:eastAsia="es-PA"/>
              </w:rPr>
              <w:t>)</w:t>
            </w:r>
          </w:p>
          <w:p w14:paraId="71D63FDC"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435CC864"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59808CB4"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33A2B034"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resolve</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14:paraId="034E9A6E"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798711C6"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4DC1D264"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1FB121AB"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promise</w:t>
            </w:r>
            <w:proofErr w:type="spellEnd"/>
            <w:r w:rsidRPr="00D82FF7">
              <w:rPr>
                <w:rFonts w:ascii="Consolas" w:eastAsia="Times New Roman" w:hAnsi="Consolas" w:cs="Consolas"/>
                <w:color w:val="000000"/>
                <w:sz w:val="20"/>
                <w:szCs w:val="21"/>
                <w:lang w:val="en-US" w:eastAsia="es-PA"/>
              </w:rPr>
              <w:t>;</w:t>
            </w:r>
          </w:p>
          <w:p w14:paraId="696560B4"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713BD372" w14:textId="77777777" w:rsidR="0031174F" w:rsidRPr="00483744" w:rsidRDefault="0031174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14:paraId="6B51B22E" w14:textId="77777777" w:rsidR="0031174F" w:rsidRDefault="004B441C" w:rsidP="0067401E">
      <w:pPr>
        <w:pStyle w:val="Caption"/>
        <w:spacing w:line="360" w:lineRule="auto"/>
        <w:jc w:val="center"/>
      </w:pPr>
      <w:bookmarkStart w:id="194" w:name="_Toc52322240"/>
      <w:r>
        <w:t xml:space="preserve">Código </w:t>
      </w:r>
      <w:r w:rsidR="00183C3C">
        <w:fldChar w:fldCharType="begin"/>
      </w:r>
      <w:r w:rsidR="00B00A51">
        <w:instrText xml:space="preserve"> SEQ Cuadro \* ARABIC </w:instrText>
      </w:r>
      <w:r w:rsidR="00183C3C">
        <w:fldChar w:fldCharType="separate"/>
      </w:r>
      <w:r w:rsidR="00CE183E">
        <w:rPr>
          <w:noProof/>
        </w:rPr>
        <w:t>5</w:t>
      </w:r>
      <w:r w:rsidR="00183C3C">
        <w:rPr>
          <w:noProof/>
        </w:rPr>
        <w:fldChar w:fldCharType="end"/>
      </w:r>
      <w:r w:rsidR="003F102C">
        <w:t xml:space="preserve">: Código de </w:t>
      </w:r>
      <w:r w:rsidR="003F102C" w:rsidRPr="00B72882">
        <w:t xml:space="preserve">Búsqueda de temas de trabajo de graduación </w:t>
      </w:r>
      <w:r w:rsidR="003F102C">
        <w:t>(servicio)</w:t>
      </w:r>
      <w:bookmarkEnd w:id="194"/>
    </w:p>
    <w:p w14:paraId="382D8AF1" w14:textId="77777777" w:rsidR="00CB6392" w:rsidRPr="004B441C" w:rsidRDefault="0031174F" w:rsidP="00442DD2">
      <w:pPr>
        <w:rPr>
          <w:b/>
        </w:rPr>
      </w:pPr>
      <w:proofErr w:type="spellStart"/>
      <w:r w:rsidRPr="004B441C">
        <w:rPr>
          <w:b/>
        </w:rPr>
        <w:t>Backend</w:t>
      </w:r>
      <w:proofErr w:type="spellEnd"/>
      <w:r w:rsidRPr="004B441C">
        <w:rPr>
          <w:b/>
        </w:rPr>
        <w:t xml:space="preserve"> </w:t>
      </w:r>
    </w:p>
    <w:tbl>
      <w:tblPr>
        <w:tblStyle w:val="MediumGrid1-Accent1"/>
        <w:tblW w:w="0" w:type="auto"/>
        <w:tblLook w:val="04A0" w:firstRow="1" w:lastRow="0" w:firstColumn="1" w:lastColumn="0" w:noHBand="0" w:noVBand="1"/>
      </w:tblPr>
      <w:tblGrid>
        <w:gridCol w:w="8978"/>
      </w:tblGrid>
      <w:tr w:rsidR="0031174F" w14:paraId="277EE48B"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46381FAF"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795E26"/>
                <w:sz w:val="20"/>
                <w:szCs w:val="23"/>
                <w:lang w:val="en-US" w:eastAsia="es-PA"/>
              </w:rPr>
              <w:t>json_decode</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795E26"/>
                <w:sz w:val="20"/>
                <w:szCs w:val="23"/>
                <w:lang w:val="en-US" w:eastAsia="es-PA"/>
              </w:rPr>
              <w:t>file_get_contents</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"php://input"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8000"/>
                <w:sz w:val="20"/>
                <w:szCs w:val="23"/>
                <w:lang w:val="en-US" w:eastAsia="es-PA"/>
              </w:rPr>
              <w:t>//</w:t>
            </w:r>
            <w:proofErr w:type="spellStart"/>
            <w:r w:rsidRPr="00D82FF7">
              <w:rPr>
                <w:rFonts w:ascii="Consolas" w:eastAsia="Times New Roman" w:hAnsi="Consolas" w:cs="Consolas"/>
                <w:color w:val="008000"/>
                <w:sz w:val="20"/>
                <w:szCs w:val="23"/>
                <w:lang w:val="en-US" w:eastAsia="es-PA"/>
              </w:rPr>
              <w:t>Recibe</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parametros</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como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arreglo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asociado</w:t>
            </w:r>
            <w:proofErr w:type="spellEnd"/>
          </w:p>
          <w:p w14:paraId="72245822"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p>
          <w:p w14:paraId="77560F34"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$condition</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array</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 WHERE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w:t>
            </w:r>
          </w:p>
          <w:p w14:paraId="3B922BA9"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$item</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9885A"/>
                <w:sz w:val="20"/>
                <w:szCs w:val="23"/>
                <w:lang w:val="en-US" w:eastAsia="es-PA"/>
              </w:rPr>
              <w:t>0</w:t>
            </w:r>
            <w:r w:rsidRPr="00D82FF7">
              <w:rPr>
                <w:rFonts w:ascii="Consolas" w:eastAsia="Times New Roman" w:hAnsi="Consolas" w:cs="Consolas"/>
                <w:color w:val="000000"/>
                <w:sz w:val="20"/>
                <w:szCs w:val="23"/>
                <w:lang w:val="en-US" w:eastAsia="es-PA"/>
              </w:rPr>
              <w:t>;</w:t>
            </w:r>
          </w:p>
          <w:p w14:paraId="71A1D047"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67C0247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795E26"/>
                <w:sz w:val="20"/>
                <w:szCs w:val="20"/>
                <w:lang w:val="en-US" w:eastAsia="es-PA"/>
              </w:rPr>
              <w:t>reset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14:paraId="51448A1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lastRenderedPageBreak/>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current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8000"/>
                <w:sz w:val="20"/>
                <w:szCs w:val="20"/>
                <w:lang w:val="en-US" w:eastAsia="es-PA"/>
              </w:rPr>
              <w:t>//</w:t>
            </w:r>
            <w:proofErr w:type="spellStart"/>
            <w:r w:rsidRPr="00D82FF7">
              <w:rPr>
                <w:rFonts w:ascii="Consolas" w:eastAsia="Times New Roman" w:hAnsi="Consolas" w:cs="Consolas"/>
                <w:color w:val="008000"/>
                <w:sz w:val="20"/>
                <w:szCs w:val="20"/>
                <w:lang w:val="en-US" w:eastAsia="es-PA"/>
              </w:rPr>
              <w:t>Optiene</w:t>
            </w:r>
            <w:proofErr w:type="spellEnd"/>
            <w:r w:rsidRPr="00D82FF7">
              <w:rPr>
                <w:rFonts w:ascii="Consolas" w:eastAsia="Times New Roman" w:hAnsi="Consolas" w:cs="Consolas"/>
                <w:color w:val="008000"/>
                <w:sz w:val="20"/>
                <w:szCs w:val="20"/>
                <w:lang w:val="en-US" w:eastAsia="es-PA"/>
              </w:rPr>
              <w:t xml:space="preserve"> </w:t>
            </w:r>
            <w:proofErr w:type="spellStart"/>
            <w:r w:rsidRPr="00D82FF7">
              <w:rPr>
                <w:rFonts w:ascii="Consolas" w:eastAsia="Times New Roman" w:hAnsi="Consolas" w:cs="Consolas"/>
                <w:color w:val="008000"/>
                <w:sz w:val="20"/>
                <w:szCs w:val="20"/>
                <w:lang w:val="en-US" w:eastAsia="es-PA"/>
              </w:rPr>
              <w:t>elemento</w:t>
            </w:r>
            <w:proofErr w:type="spellEnd"/>
            <w:r w:rsidRPr="00D82FF7">
              <w:rPr>
                <w:rFonts w:ascii="Consolas" w:eastAsia="Times New Roman" w:hAnsi="Consolas" w:cs="Consolas"/>
                <w:color w:val="008000"/>
                <w:sz w:val="20"/>
                <w:szCs w:val="20"/>
                <w:lang w:val="en-US" w:eastAsia="es-PA"/>
              </w:rPr>
              <w:t xml:space="preserve"> actual</w:t>
            </w:r>
          </w:p>
          <w:p w14:paraId="4D7203B9"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faculty</w:t>
            </w:r>
            <w:proofErr w:type="spellEnd"/>
            <w:r w:rsidRPr="00D82FF7">
              <w:rPr>
                <w:rFonts w:ascii="Consolas" w:eastAsia="Times New Roman" w:hAnsi="Consolas" w:cs="Consolas"/>
                <w:color w:val="000000"/>
                <w:sz w:val="20"/>
                <w:szCs w:val="20"/>
                <w:lang w:eastAsia="es-PA"/>
              </w:rPr>
              <w:t xml:space="preserve"> = </w:t>
            </w:r>
            <w:proofErr w:type="spellStart"/>
            <w:r w:rsidRPr="00D82FF7">
              <w:rPr>
                <w:rFonts w:ascii="Consolas" w:eastAsia="Times New Roman" w:hAnsi="Consolas" w:cs="Consolas"/>
                <w:color w:val="795E26"/>
                <w:sz w:val="20"/>
                <w:szCs w:val="20"/>
                <w:lang w:eastAsia="es-PA"/>
              </w:rPr>
              <w:t>next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$data</w:t>
            </w:r>
            <w:proofErr w:type="gramStart"/>
            <w:r w:rsidRPr="00D82FF7">
              <w:rPr>
                <w:rFonts w:ascii="Consolas" w:eastAsia="Times New Roman" w:hAnsi="Consolas" w:cs="Consolas"/>
                <w:color w:val="000000"/>
                <w:sz w:val="20"/>
                <w:szCs w:val="20"/>
                <w:lang w:eastAsia="es-PA"/>
              </w:rPr>
              <w:t>);   </w:t>
            </w:r>
            <w:proofErr w:type="gramEnd"/>
            <w:r w:rsidRPr="00D82FF7">
              <w:rPr>
                <w:rFonts w:ascii="Consolas" w:eastAsia="Times New Roman" w:hAnsi="Consolas" w:cs="Consolas"/>
                <w:color w:val="008000"/>
                <w:sz w:val="20"/>
                <w:szCs w:val="20"/>
                <w:lang w:eastAsia="es-PA"/>
              </w:rPr>
              <w:t>//</w:t>
            </w:r>
            <w:proofErr w:type="spellStart"/>
            <w:r w:rsidRPr="00D82FF7">
              <w:rPr>
                <w:rFonts w:ascii="Consolas" w:eastAsia="Times New Roman" w:hAnsi="Consolas" w:cs="Consolas"/>
                <w:color w:val="008000"/>
                <w:sz w:val="20"/>
                <w:szCs w:val="20"/>
                <w:lang w:eastAsia="es-PA"/>
              </w:rPr>
              <w:t>Optiene</w:t>
            </w:r>
            <w:proofErr w:type="spellEnd"/>
            <w:r w:rsidRPr="00D82FF7">
              <w:rPr>
                <w:rFonts w:ascii="Consolas" w:eastAsia="Times New Roman" w:hAnsi="Consolas" w:cs="Consolas"/>
                <w:color w:val="008000"/>
                <w:sz w:val="20"/>
                <w:szCs w:val="20"/>
                <w:lang w:eastAsia="es-PA"/>
              </w:rPr>
              <w:t xml:space="preserve"> Siguiente elemento</w:t>
            </w:r>
          </w:p>
          <w:p w14:paraId="2A059D9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14:paraId="347C3580"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14:paraId="1C1D4273"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298AEC2D"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'id', </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'type',</w:t>
            </w:r>
          </w:p>
          <w:p w14:paraId="51934F3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w_title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'title', </w:t>
            </w:r>
            <w:proofErr w:type="spellStart"/>
            <w:r w:rsidRPr="00D82FF7">
              <w:rPr>
                <w:rFonts w:ascii="Consolas" w:eastAsia="Times New Roman" w:hAnsi="Consolas" w:cs="Consolas"/>
                <w:color w:val="A31515"/>
                <w:sz w:val="20"/>
                <w:szCs w:val="20"/>
                <w:lang w:val="en-US" w:eastAsia="es-PA"/>
              </w:rPr>
              <w:t>work_desc</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795E26"/>
                <w:sz w:val="20"/>
                <w:szCs w:val="20"/>
                <w:lang w:val="en-US" w:eastAsia="es-PA"/>
              </w:rPr>
              <w:t>CONCAT</w:t>
            </w:r>
            <w:r w:rsidRPr="00D82FF7">
              <w:rPr>
                <w:rFonts w:ascii="Consolas" w:eastAsia="Times New Roman" w:hAnsi="Consolas" w:cs="Consolas"/>
                <w:color w:val="A31515"/>
                <w:sz w:val="20"/>
                <w:szCs w:val="20"/>
                <w:lang w:val="en-US" w:eastAsia="es-PA"/>
              </w:rPr>
              <w:t xml:space="preserve">(t2.us_fname,' ',t2.us_lname)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'proponent', faculty,</w:t>
            </w:r>
          </w:p>
          <w:p w14:paraId="1B53CFA6"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'center', </w:t>
            </w:r>
            <w:proofErr w:type="spellStart"/>
            <w:r w:rsidRPr="00D82FF7">
              <w:rPr>
                <w:rFonts w:ascii="Consolas" w:eastAsia="Times New Roman" w:hAnsi="Consolas" w:cs="Consolas"/>
                <w:color w:val="A31515"/>
                <w:sz w:val="20"/>
                <w:szCs w:val="20"/>
                <w:lang w:val="en-US" w:eastAsia="es-PA"/>
              </w:rPr>
              <w:t>studentsQty</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'students', t2.us_mail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'contact'</w:t>
            </w:r>
          </w:p>
          <w:p w14:paraId="7951C9C6"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graduation_works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t1</w:t>
            </w:r>
          </w:p>
          <w:p w14:paraId="51B6B328"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FF"/>
                <w:sz w:val="20"/>
                <w:szCs w:val="20"/>
                <w:lang w:val="en-US" w:eastAsia="es-PA"/>
              </w:rPr>
              <w:t>INNER JOIN</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utp_users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t2 </w:t>
            </w:r>
            <w:r w:rsidRPr="00D82FF7">
              <w:rPr>
                <w:rFonts w:ascii="Consolas" w:eastAsia="Times New Roman" w:hAnsi="Consolas" w:cs="Consolas"/>
                <w:color w:val="0000FF"/>
                <w:sz w:val="20"/>
                <w:szCs w:val="20"/>
                <w:lang w:val="en-US" w:eastAsia="es-PA"/>
              </w:rPr>
              <w:t>ON</w:t>
            </w:r>
            <w:r w:rsidRPr="00D82FF7">
              <w:rPr>
                <w:rFonts w:ascii="Consolas" w:eastAsia="Times New Roman" w:hAnsi="Consolas" w:cs="Consolas"/>
                <w:color w:val="A31515"/>
                <w:sz w:val="20"/>
                <w:szCs w:val="20"/>
                <w:lang w:val="en-US" w:eastAsia="es-PA"/>
              </w:rPr>
              <w:t xml:space="preserve"> t1.proponent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t2.us_doc_num"</w:t>
            </w:r>
            <w:r w:rsidRPr="00D82FF7">
              <w:rPr>
                <w:rFonts w:ascii="Consolas" w:eastAsia="Times New Roman" w:hAnsi="Consolas" w:cs="Consolas"/>
                <w:color w:val="000000"/>
                <w:sz w:val="20"/>
                <w:szCs w:val="20"/>
                <w:lang w:val="en-US" w:eastAsia="es-PA"/>
              </w:rPr>
              <w:t>;</w:t>
            </w:r>
          </w:p>
          <w:p w14:paraId="6903D3A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52DCA55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14:paraId="75C08A8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768EF0D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14:paraId="64B9A6B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413CBEA0"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14:paraId="5269D04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4068DB16"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14:paraId="11A9AEE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35A80B45"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14:paraId="0AC51BC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46C66BB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14:paraId="45202D7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7E7C2495"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7B9474D7"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0953611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proofErr w:type="spellStart"/>
            <w:r w:rsidRPr="00D82FF7">
              <w:rPr>
                <w:rFonts w:ascii="Consolas" w:eastAsia="Times New Roman" w:hAnsi="Consolas" w:cs="Consolas"/>
                <w:color w:val="795E26"/>
                <w:sz w:val="20"/>
                <w:szCs w:val="20"/>
                <w:lang w:val="en-US" w:eastAsia="es-PA"/>
              </w:rPr>
              <w:t>strlen</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&gt; </w:t>
            </w:r>
            <w:r w:rsidRPr="00D82FF7">
              <w:rPr>
                <w:rFonts w:ascii="Consolas" w:eastAsia="Times New Roman" w:hAnsi="Consolas" w:cs="Consolas"/>
                <w:color w:val="09885A"/>
                <w:sz w:val="20"/>
                <w:szCs w:val="20"/>
                <w:lang w:val="en-US" w:eastAsia="es-PA"/>
              </w:rPr>
              <w:t>0</w:t>
            </w:r>
            <w:r w:rsidRPr="00D82FF7">
              <w:rPr>
                <w:rFonts w:ascii="Consolas" w:eastAsia="Times New Roman" w:hAnsi="Consolas" w:cs="Consolas"/>
                <w:color w:val="000000"/>
                <w:sz w:val="20"/>
                <w:szCs w:val="20"/>
                <w:lang w:val="en-US" w:eastAsia="es-PA"/>
              </w:rPr>
              <w:t>) {</w:t>
            </w:r>
          </w:p>
          <w:p w14:paraId="5EC10C2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w_title</w:t>
            </w:r>
            <w:proofErr w:type="spellEnd"/>
            <w:r w:rsidRPr="00D82FF7">
              <w:rPr>
                <w:rFonts w:ascii="Consolas" w:eastAsia="Times New Roman" w:hAnsi="Consolas" w:cs="Consolas"/>
                <w:color w:val="A31515"/>
                <w:sz w:val="20"/>
                <w:szCs w:val="20"/>
                <w:lang w:val="en-US" w:eastAsia="es-PA"/>
              </w:rPr>
              <w:t xml:space="preserve"> like('%"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2EFCB2C7"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2F633803"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 ORDER BY t1.work_code DESC;"</w:t>
            </w:r>
            <w:r w:rsidRPr="00D82FF7">
              <w:rPr>
                <w:rFonts w:ascii="Consolas" w:eastAsia="Times New Roman" w:hAnsi="Consolas" w:cs="Consolas"/>
                <w:color w:val="000000"/>
                <w:sz w:val="20"/>
                <w:szCs w:val="20"/>
                <w:lang w:val="en-US" w:eastAsia="es-PA"/>
              </w:rPr>
              <w:t>;</w:t>
            </w:r>
          </w:p>
          <w:p w14:paraId="0C689C0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2435FF86"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8000"/>
                <w:sz w:val="20"/>
                <w:szCs w:val="20"/>
                <w:lang w:eastAsia="es-PA"/>
              </w:rPr>
              <w:t>// echo $</w:t>
            </w:r>
            <w:proofErr w:type="spellStart"/>
            <w:r w:rsidRPr="00D82FF7">
              <w:rPr>
                <w:rFonts w:ascii="Consolas" w:eastAsia="Times New Roman" w:hAnsi="Consolas" w:cs="Consolas"/>
                <w:color w:val="008000"/>
                <w:sz w:val="20"/>
                <w:szCs w:val="20"/>
                <w:lang w:eastAsia="es-PA"/>
              </w:rPr>
              <w:t>query</w:t>
            </w:r>
            <w:proofErr w:type="spellEnd"/>
            <w:r w:rsidRPr="00D82FF7">
              <w:rPr>
                <w:rFonts w:ascii="Consolas" w:eastAsia="Times New Roman" w:hAnsi="Consolas" w:cs="Consolas"/>
                <w:color w:val="008000"/>
                <w:sz w:val="20"/>
                <w:szCs w:val="20"/>
                <w:lang w:eastAsia="es-PA"/>
              </w:rPr>
              <w:t>; //PARA VERIFICAR QUERY</w:t>
            </w:r>
          </w:p>
          <w:p w14:paraId="469888C1"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p>
          <w:p w14:paraId="64C31C1E" w14:textId="77777777" w:rsidR="0031174F" w:rsidRPr="000F6F3D" w:rsidRDefault="003117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AF00DB"/>
                <w:sz w:val="20"/>
                <w:szCs w:val="20"/>
                <w:lang w:eastAsia="es-PA"/>
              </w:rPr>
              <w:t>if</w:t>
            </w:r>
            <w:proofErr w:type="spellEnd"/>
            <w:proofErr w:type="gramStart"/>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proofErr w:type="gramEnd"/>
            <w:r w:rsidRPr="000F6F3D">
              <w:rPr>
                <w:rFonts w:ascii="Consolas" w:eastAsia="Times New Roman" w:hAnsi="Consolas" w:cs="Consolas"/>
                <w:color w:val="001080"/>
                <w:sz w:val="20"/>
                <w:szCs w:val="20"/>
                <w:lang w:eastAsia="es-PA"/>
              </w:rPr>
              <w:t>conn</w:t>
            </w:r>
            <w:proofErr w:type="spellEnd"/>
            <w:r w:rsidRPr="000F6F3D">
              <w:rPr>
                <w:rFonts w:ascii="Consolas" w:eastAsia="Times New Roman" w:hAnsi="Consolas" w:cs="Consolas"/>
                <w:color w:val="000000"/>
                <w:sz w:val="20"/>
                <w:szCs w:val="20"/>
                <w:lang w:eastAsia="es-PA"/>
              </w:rPr>
              <w:t>-&gt;</w:t>
            </w:r>
            <w:proofErr w:type="spellStart"/>
            <w:r w:rsidRPr="000F6F3D">
              <w:rPr>
                <w:rFonts w:ascii="Consolas" w:eastAsia="Times New Roman" w:hAnsi="Consolas" w:cs="Consolas"/>
                <w:color w:val="795E26"/>
                <w:sz w:val="20"/>
                <w:szCs w:val="20"/>
                <w:lang w:eastAsia="es-PA"/>
              </w:rPr>
              <w:t>query</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query</w:t>
            </w:r>
            <w:proofErr w:type="spellEnd"/>
            <w:r w:rsidRPr="000F6F3D">
              <w:rPr>
                <w:rFonts w:ascii="Consolas" w:eastAsia="Times New Roman" w:hAnsi="Consolas" w:cs="Consolas"/>
                <w:color w:val="000000"/>
                <w:sz w:val="20"/>
                <w:szCs w:val="20"/>
                <w:lang w:eastAsia="es-PA"/>
              </w:rPr>
              <w:t>)){</w:t>
            </w:r>
          </w:p>
          <w:p w14:paraId="2C1A9A18"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Falló</w:t>
            </w:r>
            <w:proofErr w:type="spellEnd"/>
            <w:r w:rsidRPr="00D82FF7">
              <w:rPr>
                <w:rFonts w:ascii="Consolas" w:eastAsia="Times New Roman" w:hAnsi="Consolas" w:cs="Consolas"/>
                <w:color w:val="A31515"/>
                <w:sz w:val="20"/>
                <w:szCs w:val="20"/>
                <w:lang w:val="en-US" w:eastAsia="es-PA"/>
              </w:rPr>
              <w:t xml:space="preserve"> CALL: ("</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001080"/>
                <w:sz w:val="20"/>
                <w:szCs w:val="20"/>
                <w:lang w:val="en-US" w:eastAsia="es-PA"/>
              </w:rPr>
              <w:t>errno</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eastAsia="es-PA"/>
              </w:rPr>
              <w:t>") "</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conn</w:t>
            </w:r>
            <w:proofErr w:type="spellEnd"/>
            <w:r w:rsidRPr="00D82FF7">
              <w:rPr>
                <w:rFonts w:ascii="Consolas" w:eastAsia="Times New Roman" w:hAnsi="Consolas" w:cs="Consolas"/>
                <w:color w:val="000000"/>
                <w:sz w:val="20"/>
                <w:szCs w:val="20"/>
                <w:lang w:eastAsia="es-PA"/>
              </w:rPr>
              <w:t>-&gt;</w:t>
            </w:r>
            <w:r w:rsidRPr="00D82FF7">
              <w:rPr>
                <w:rFonts w:ascii="Consolas" w:eastAsia="Times New Roman" w:hAnsi="Consolas" w:cs="Consolas"/>
                <w:color w:val="001080"/>
                <w:sz w:val="20"/>
                <w:szCs w:val="20"/>
                <w:lang w:eastAsia="es-PA"/>
              </w:rPr>
              <w:t>error</w:t>
            </w:r>
            <w:r w:rsidRPr="00D82FF7">
              <w:rPr>
                <w:rFonts w:ascii="Consolas" w:eastAsia="Times New Roman" w:hAnsi="Consolas" w:cs="Consolas"/>
                <w:color w:val="000000"/>
                <w:sz w:val="20"/>
                <w:szCs w:val="20"/>
                <w:lang w:eastAsia="es-PA"/>
              </w:rPr>
              <w:t>;</w:t>
            </w:r>
          </w:p>
          <w:p w14:paraId="1396537A"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outp</w:t>
            </w:r>
            <w:proofErr w:type="spellEnd"/>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A31515"/>
                <w:sz w:val="20"/>
                <w:szCs w:val="20"/>
                <w:lang w:eastAsia="es-PA"/>
              </w:rPr>
              <w:t>'{"error":"</w:t>
            </w:r>
            <w:proofErr w:type="gramStart"/>
            <w:r w:rsidRPr="00D82FF7">
              <w:rPr>
                <w:rFonts w:ascii="Consolas" w:eastAsia="Times New Roman" w:hAnsi="Consolas" w:cs="Consolas"/>
                <w:color w:val="A31515"/>
                <w:sz w:val="20"/>
                <w:szCs w:val="20"/>
                <w:lang w:eastAsia="es-PA"/>
              </w:rPr>
              <w:t>'</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w:t>
            </w:r>
            <w:proofErr w:type="spellStart"/>
            <w:proofErr w:type="gramEnd"/>
            <w:r w:rsidRPr="00D82FF7">
              <w:rPr>
                <w:rFonts w:ascii="Consolas" w:eastAsia="Times New Roman" w:hAnsi="Consolas" w:cs="Consolas"/>
                <w:color w:val="001080"/>
                <w:sz w:val="20"/>
                <w:szCs w:val="20"/>
                <w:lang w:eastAsia="es-PA"/>
              </w:rPr>
              <w:t>result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A31515"/>
                <w:sz w:val="20"/>
                <w:szCs w:val="20"/>
                <w:lang w:eastAsia="es-PA"/>
              </w:rPr>
              <w:t>'"}'</w:t>
            </w:r>
            <w:r w:rsidRPr="00D82FF7">
              <w:rPr>
                <w:rFonts w:ascii="Consolas" w:eastAsia="Times New Roman" w:hAnsi="Consolas" w:cs="Consolas"/>
                <w:color w:val="000000"/>
                <w:sz w:val="20"/>
                <w:szCs w:val="20"/>
                <w:lang w:eastAsia="es-PA"/>
              </w:rPr>
              <w:t>;</w:t>
            </w:r>
          </w:p>
          <w:p w14:paraId="090D311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lastRenderedPageBreak/>
              <w:t>}</w:t>
            </w:r>
            <w:r w:rsidRPr="00D82FF7">
              <w:rPr>
                <w:rFonts w:ascii="Consolas" w:eastAsia="Times New Roman" w:hAnsi="Consolas" w:cs="Consolas"/>
                <w:color w:val="AF00DB"/>
                <w:sz w:val="20"/>
                <w:szCs w:val="20"/>
                <w:lang w:val="en-US" w:eastAsia="es-PA"/>
              </w:rPr>
              <w:t>else</w:t>
            </w:r>
            <w:r w:rsidRPr="00D82FF7">
              <w:rPr>
                <w:rFonts w:ascii="Consolas" w:eastAsia="Times New Roman" w:hAnsi="Consolas" w:cs="Consolas"/>
                <w:color w:val="000000"/>
                <w:sz w:val="20"/>
                <w:szCs w:val="20"/>
                <w:lang w:val="en-US" w:eastAsia="es-PA"/>
              </w:rPr>
              <w:t>{</w:t>
            </w:r>
          </w:p>
          <w:p w14:paraId="5A21C51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14:paraId="5C927C2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7AB2204F"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1E8E7AB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14:paraId="5B06E725"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32DE4B6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14FFD43D"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357DDA83"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3834AFD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'"description":"'</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584A227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2F1A2AB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19E6953D"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3DF81350"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7109A8D8"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1A9F5CEF"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6EBCF70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'"profiles":['</w:t>
            </w:r>
            <w:r w:rsidRPr="00D82FF7">
              <w:rPr>
                <w:rFonts w:ascii="Consolas" w:eastAsia="Times New Roman" w:hAnsi="Consolas" w:cs="Consolas"/>
                <w:color w:val="000000"/>
                <w:sz w:val="20"/>
                <w:szCs w:val="20"/>
                <w:lang w:val="en-US" w:eastAsia="es-PA"/>
              </w:rPr>
              <w:t>;</w:t>
            </w:r>
          </w:p>
          <w:p w14:paraId="625E400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54CA4C7D"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faculty, career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profiles </w:t>
            </w:r>
            <w:r w:rsidRPr="00D82FF7">
              <w:rPr>
                <w:rFonts w:ascii="Consolas" w:eastAsia="Times New Roman" w:hAnsi="Consolas" w:cs="Consolas"/>
                <w:color w:val="0000FF"/>
                <w:sz w:val="20"/>
                <w:szCs w:val="20"/>
                <w:lang w:val="en-US" w:eastAsia="es-PA"/>
              </w:rPr>
              <w:t>WHERE</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6FE5475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14:paraId="49EF2FC5"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78087DF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14:paraId="78D47D8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14:paraId="0AE0DBB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6F58F6E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4305FC4D"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57ACE8E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14:paraId="1F705C2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348B593F"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60EB980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49336190"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14:paraId="5332AD2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'{"records":['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5A2A6559" w14:textId="77777777" w:rsidR="0031174F" w:rsidRPr="00D82FF7" w:rsidRDefault="0031174F" w:rsidP="00442DD2">
            <w:pPr>
              <w:keepNext/>
              <w:shd w:val="clear" w:color="auto" w:fill="FFFFFF"/>
              <w:rPr>
                <w:rFonts w:ascii="Consolas" w:eastAsia="Times New Roman" w:hAnsi="Consolas" w:cs="Consolas"/>
                <w:color w:val="000000"/>
                <w:sz w:val="23"/>
                <w:szCs w:val="23"/>
                <w:lang w:eastAsia="es-PA"/>
              </w:rPr>
            </w:pPr>
            <w:r w:rsidRPr="00D82FF7">
              <w:rPr>
                <w:rFonts w:ascii="Consolas" w:eastAsia="Times New Roman" w:hAnsi="Consolas" w:cs="Consolas"/>
                <w:color w:val="000000"/>
                <w:sz w:val="20"/>
                <w:szCs w:val="20"/>
                <w:lang w:eastAsia="es-PA"/>
              </w:rPr>
              <w:t>}</w:t>
            </w:r>
          </w:p>
        </w:tc>
      </w:tr>
    </w:tbl>
    <w:p w14:paraId="4A1280D6" w14:textId="77777777" w:rsidR="00FE4B28" w:rsidRPr="00FE4B28" w:rsidRDefault="004B441C" w:rsidP="0067401E">
      <w:pPr>
        <w:pStyle w:val="Caption"/>
        <w:spacing w:line="360" w:lineRule="auto"/>
        <w:jc w:val="center"/>
      </w:pPr>
      <w:bookmarkStart w:id="195" w:name="_Toc52322241"/>
      <w:r>
        <w:lastRenderedPageBreak/>
        <w:t xml:space="preserve">Código </w:t>
      </w:r>
      <w:r w:rsidR="00183C3C">
        <w:fldChar w:fldCharType="begin"/>
      </w:r>
      <w:r w:rsidR="00B00A51">
        <w:instrText xml:space="preserve"> SEQ Cuadro \* ARABIC </w:instrText>
      </w:r>
      <w:r w:rsidR="00183C3C">
        <w:fldChar w:fldCharType="separate"/>
      </w:r>
      <w:r w:rsidR="00CE183E">
        <w:rPr>
          <w:noProof/>
        </w:rPr>
        <w:t>6</w:t>
      </w:r>
      <w:r w:rsidR="00183C3C">
        <w:rPr>
          <w:noProof/>
        </w:rPr>
        <w:fldChar w:fldCharType="end"/>
      </w:r>
      <w:r w:rsidR="003F102C">
        <w:t xml:space="preserve">: Código de </w:t>
      </w:r>
      <w:r w:rsidR="003F102C" w:rsidRPr="006F7DE2">
        <w:t xml:space="preserve">Búsqueda de temas de trabajo de graduación </w:t>
      </w:r>
      <w:r w:rsidR="003F102C">
        <w:t>(</w:t>
      </w:r>
      <w:proofErr w:type="spellStart"/>
      <w:r w:rsidR="003F102C">
        <w:t>backend</w:t>
      </w:r>
      <w:proofErr w:type="spellEnd"/>
      <w:r w:rsidR="003F102C">
        <w:t>)</w:t>
      </w:r>
      <w:bookmarkEnd w:id="195"/>
    </w:p>
    <w:p w14:paraId="42E57180" w14:textId="77777777" w:rsidR="0031174F" w:rsidRDefault="000224FC" w:rsidP="005375F8">
      <w:pPr>
        <w:pStyle w:val="Heading2"/>
        <w:numPr>
          <w:ilvl w:val="3"/>
          <w:numId w:val="29"/>
        </w:numPr>
      </w:pPr>
      <w:bookmarkStart w:id="196" w:name="_Toc52322150"/>
      <w:r>
        <w:lastRenderedPageBreak/>
        <w:t>MOSTRAR MÁS INFORMACIÓN DE UN TEMA DE GRADUACIÓN</w:t>
      </w:r>
      <w:bookmarkEnd w:id="196"/>
      <w:r>
        <w:t xml:space="preserve"> </w:t>
      </w:r>
    </w:p>
    <w:p w14:paraId="77401A95" w14:textId="77777777" w:rsidR="0031174F" w:rsidRDefault="0031174F" w:rsidP="00442DD2">
      <w:r w:rsidRPr="0031174F">
        <w:t>El despliegue de la información adicional estará controlado por los códigos descritos a continuación.</w:t>
      </w:r>
    </w:p>
    <w:p w14:paraId="7148B339" w14:textId="77777777" w:rsidR="0031174F" w:rsidRPr="00B2200F" w:rsidRDefault="0031174F" w:rsidP="00442DD2">
      <w:pPr>
        <w:rPr>
          <w:b/>
        </w:rPr>
      </w:pPr>
      <w:r w:rsidRPr="00B2200F">
        <w:rPr>
          <w:b/>
        </w:rPr>
        <w:t>Método Principal</w:t>
      </w:r>
    </w:p>
    <w:p w14:paraId="0D107D88" w14:textId="77777777" w:rsidR="0031174F" w:rsidRDefault="0031174F" w:rsidP="00442DD2">
      <w:r w:rsidRPr="0031174F">
        <w:t>El método principal recibe como parámetro el tema de graduación escogido por el usuario junto con toda su información a ser desplegada y llama al servicio de modales enviándole, además de la información del tema de graduación, el archivo HTML que será usado para mostrar los datos junto a otros parámetros de inicialización. Los datos se muestran en el archivo HTML indicado en forma de un modal.</w:t>
      </w:r>
    </w:p>
    <w:tbl>
      <w:tblPr>
        <w:tblStyle w:val="MediumGrid1-Accent1"/>
        <w:tblW w:w="0" w:type="auto"/>
        <w:tblLook w:val="04A0" w:firstRow="1" w:lastRow="0" w:firstColumn="1" w:lastColumn="0" w:noHBand="0" w:noVBand="1"/>
      </w:tblPr>
      <w:tblGrid>
        <w:gridCol w:w="8978"/>
      </w:tblGrid>
      <w:tr w:rsidR="0031174F" w14:paraId="68989D5A"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4CAC8C9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openWorkInfo</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 {</w:t>
            </w:r>
          </w:p>
          <w:p w14:paraId="12997F6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14:paraId="25BA4FE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"common/templates/modal/choseWorkModal.html"</w:t>
            </w:r>
            <w:r w:rsidRPr="00621D32">
              <w:rPr>
                <w:rFonts w:ascii="Consolas" w:eastAsia="Times New Roman" w:hAnsi="Consolas" w:cs="Consolas"/>
                <w:color w:val="000000"/>
                <w:sz w:val="20"/>
                <w:szCs w:val="21"/>
                <w:lang w:val="en-US" w:eastAsia="es-PA"/>
              </w:rPr>
              <w:t>,</w:t>
            </w:r>
          </w:p>
          <w:p w14:paraId="7797A8C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1031E68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14:paraId="6565B0F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0942F17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escapeToClose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68360DC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targetEvent</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w:t>
            </w:r>
          </w:p>
          <w:p w14:paraId="7CBAE02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locals:</w:t>
            </w:r>
            <w:r w:rsidRPr="00621D32">
              <w:rPr>
                <w:rFonts w:ascii="Consolas" w:eastAsia="Times New Roman" w:hAnsi="Consolas" w:cs="Consolas"/>
                <w:color w:val="000000"/>
                <w:sz w:val="20"/>
                <w:szCs w:val="21"/>
                <w:lang w:val="en-US" w:eastAsia="es-PA"/>
              </w:rPr>
              <w:t xml:space="preserve"> {</w:t>
            </w:r>
          </w:p>
          <w:p w14:paraId="2835609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22C6DAB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false</w:t>
            </w:r>
          </w:p>
          <w:p w14:paraId="41C18D3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3953AF6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5A7BF6C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60B60DC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info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"response--&gt;"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433B3F9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openEmailFormModal</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53037BD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47B1D359" w14:textId="77777777"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w:t>
            </w:r>
            <w:proofErr w:type="spellStart"/>
            <w:r w:rsidRPr="00483744">
              <w:rPr>
                <w:rFonts w:ascii="Consolas" w:eastAsia="Times New Roman" w:hAnsi="Consolas" w:cs="Consolas"/>
                <w:color w:val="001080"/>
                <w:sz w:val="20"/>
                <w:szCs w:val="21"/>
                <w:lang w:val="en-US" w:eastAsia="es-PA"/>
              </w:rPr>
              <w:t>log</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795E26"/>
                <w:sz w:val="20"/>
                <w:szCs w:val="21"/>
                <w:lang w:val="en-US" w:eastAsia="es-PA"/>
              </w:rPr>
              <w:t>error</w:t>
            </w:r>
            <w:proofErr w:type="spellEnd"/>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A31515"/>
                <w:sz w:val="20"/>
                <w:szCs w:val="21"/>
                <w:lang w:val="en-US" w:eastAsia="es-PA"/>
              </w:rPr>
              <w:t>"error response--&gt;"</w:t>
            </w: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response</w:t>
            </w:r>
            <w:r w:rsidRPr="00483744">
              <w:rPr>
                <w:rFonts w:ascii="Consolas" w:eastAsia="Times New Roman" w:hAnsi="Consolas" w:cs="Consolas"/>
                <w:color w:val="000000"/>
                <w:sz w:val="20"/>
                <w:szCs w:val="21"/>
                <w:lang w:val="en-US" w:eastAsia="es-PA"/>
              </w:rPr>
              <w:t>);</w:t>
            </w:r>
          </w:p>
          <w:p w14:paraId="0C05CFAF" w14:textId="77777777"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p>
          <w:p w14:paraId="55FD1196" w14:textId="77777777" w:rsidR="0031174F" w:rsidRPr="00640C45" w:rsidRDefault="0031174F" w:rsidP="00442DD2">
            <w:pPr>
              <w:keepNext/>
              <w:shd w:val="clear" w:color="auto" w:fill="FFFFFF"/>
              <w:rPr>
                <w:rFonts w:ascii="Consolas" w:eastAsia="Times New Roman" w:hAnsi="Consolas" w:cs="Consolas"/>
                <w:b w:val="0"/>
                <w:color w:val="000000"/>
                <w:sz w:val="21"/>
                <w:szCs w:val="21"/>
                <w:lang w:eastAsia="es-PA"/>
              </w:rPr>
            </w:pPr>
            <w:r w:rsidRPr="00621D32">
              <w:rPr>
                <w:rFonts w:ascii="Consolas" w:eastAsia="Times New Roman" w:hAnsi="Consolas" w:cs="Consolas"/>
                <w:color w:val="000000"/>
                <w:sz w:val="20"/>
                <w:szCs w:val="21"/>
                <w:lang w:eastAsia="es-PA"/>
              </w:rPr>
              <w:t>};</w:t>
            </w:r>
          </w:p>
        </w:tc>
      </w:tr>
    </w:tbl>
    <w:p w14:paraId="41D97B2F" w14:textId="77777777" w:rsidR="00B2200F" w:rsidRPr="00B2200F" w:rsidRDefault="008F0E18" w:rsidP="0067401E">
      <w:pPr>
        <w:pStyle w:val="Caption"/>
        <w:spacing w:line="360" w:lineRule="auto"/>
        <w:jc w:val="center"/>
      </w:pPr>
      <w:bookmarkStart w:id="197" w:name="_Toc52322242"/>
      <w:r>
        <w:t>Código</w:t>
      </w:r>
      <w:r w:rsidR="00776A1A">
        <w:t xml:space="preserve"> </w:t>
      </w:r>
      <w:r w:rsidR="00183C3C">
        <w:fldChar w:fldCharType="begin"/>
      </w:r>
      <w:r w:rsidR="00B00A51">
        <w:instrText xml:space="preserve"> SEQ Cuadro \* ARABIC </w:instrText>
      </w:r>
      <w:r w:rsidR="00183C3C">
        <w:fldChar w:fldCharType="separate"/>
      </w:r>
      <w:r w:rsidR="00CE183E">
        <w:rPr>
          <w:noProof/>
        </w:rPr>
        <w:t>7</w:t>
      </w:r>
      <w:r w:rsidR="00183C3C">
        <w:rPr>
          <w:noProof/>
        </w:rPr>
        <w:fldChar w:fldCharType="end"/>
      </w:r>
      <w:r w:rsidR="00776A1A">
        <w:t xml:space="preserve">: Código de </w:t>
      </w:r>
      <w:r w:rsidR="00776A1A" w:rsidRPr="00C35C37">
        <w:t xml:space="preserve">Mostrar más información de un tema de graduación </w:t>
      </w:r>
      <w:r w:rsidR="00776A1A">
        <w:t>(método principal)</w:t>
      </w:r>
      <w:bookmarkEnd w:id="197"/>
    </w:p>
    <w:p w14:paraId="4F578CB8" w14:textId="77777777" w:rsidR="00CB6392" w:rsidRDefault="00896B76" w:rsidP="005375F8">
      <w:pPr>
        <w:pStyle w:val="Heading2"/>
        <w:numPr>
          <w:ilvl w:val="3"/>
          <w:numId w:val="29"/>
        </w:numPr>
      </w:pPr>
      <w:bookmarkStart w:id="198" w:name="_Toc52322151"/>
      <w:r>
        <w:lastRenderedPageBreak/>
        <w:t>ENVÍO DE CORREO</w:t>
      </w:r>
      <w:bookmarkEnd w:id="198"/>
      <w:r>
        <w:t xml:space="preserve"> </w:t>
      </w:r>
    </w:p>
    <w:p w14:paraId="6CBE5618" w14:textId="77777777" w:rsidR="0031174F" w:rsidRDefault="0031174F" w:rsidP="00442DD2">
      <w:r w:rsidRPr="0031174F">
        <w:t>El envío de correos a los proponentes de los temas de trabajo de graduación estará controlado por los códigos descritos a continuación.</w:t>
      </w:r>
    </w:p>
    <w:p w14:paraId="5CF9BC18" w14:textId="77777777" w:rsidR="0031174F" w:rsidRPr="00B2200F" w:rsidRDefault="0031174F" w:rsidP="00442DD2">
      <w:pPr>
        <w:rPr>
          <w:b/>
        </w:rPr>
      </w:pPr>
      <w:r w:rsidRPr="00B2200F">
        <w:rPr>
          <w:b/>
        </w:rPr>
        <w:t>Método Principal</w:t>
      </w:r>
    </w:p>
    <w:p w14:paraId="73B1DBC7" w14:textId="77777777" w:rsidR="0031174F" w:rsidRDefault="0031174F" w:rsidP="00442DD2">
      <w:r w:rsidRPr="0031174F">
        <w:t xml:space="preserve">El método principal arma el nombre del usuario </w:t>
      </w:r>
      <w:proofErr w:type="spellStart"/>
      <w:r w:rsidRPr="0031174F">
        <w:t>logueado</w:t>
      </w:r>
      <w:proofErr w:type="spellEnd"/>
      <w:r w:rsidRPr="0031174F">
        <w:t xml:space="preserve"> en el momento y envía al servicio los datos del correo del destinatario, correo del usuario </w:t>
      </w:r>
      <w:proofErr w:type="spellStart"/>
      <w:r w:rsidRPr="0031174F">
        <w:t>logueado</w:t>
      </w:r>
      <w:proofErr w:type="spellEnd"/>
      <w:r w:rsidRPr="0031174F">
        <w:t>, nombre del usuario, asunto del correo y el texto ingresado como cuerpo del correo.</w:t>
      </w:r>
      <w:r>
        <w:t xml:space="preserve"> Además, </w:t>
      </w:r>
      <w:r w:rsidRPr="0031174F">
        <w:t>recibe el indicador y responde una notificación exitosa o de error dependiendo del resultado del envío del correo.</w:t>
      </w:r>
    </w:p>
    <w:tbl>
      <w:tblPr>
        <w:tblStyle w:val="MediumGrid1-Accent1"/>
        <w:tblW w:w="0" w:type="auto"/>
        <w:tblLook w:val="04A0" w:firstRow="1" w:lastRow="0" w:firstColumn="1" w:lastColumn="0" w:noHBand="0" w:noVBand="1"/>
      </w:tblPr>
      <w:tblGrid>
        <w:gridCol w:w="8978"/>
      </w:tblGrid>
      <w:tr w:rsidR="0031174F" w14:paraId="07FA5E05"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0949533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accept</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14:paraId="5D090F8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3FA4DB7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14:paraId="3284845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20D650E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58EA907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fName</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 '</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lName</w:t>
            </w:r>
            <w:proofErr w:type="spellEnd"/>
            <w:r w:rsidRPr="00621D32">
              <w:rPr>
                <w:rFonts w:ascii="Consolas" w:eastAsia="Times New Roman" w:hAnsi="Consolas" w:cs="Consolas"/>
                <w:color w:val="000000"/>
                <w:sz w:val="20"/>
                <w:szCs w:val="21"/>
                <w:lang w:val="en-US" w:eastAsia="es-PA"/>
              </w:rPr>
              <w:t>;</w:t>
            </w:r>
          </w:p>
          <w:p w14:paraId="39B4602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57D9598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mailService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send</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email</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contact</w:t>
            </w:r>
            <w:proofErr w:type="spellEnd"/>
            <w:r w:rsidRPr="00621D32">
              <w:rPr>
                <w:rFonts w:ascii="Consolas" w:eastAsia="Times New Roman" w:hAnsi="Consolas" w:cs="Consolas"/>
                <w:color w:val="000000"/>
                <w:sz w:val="20"/>
                <w:szCs w:val="21"/>
                <w:lang w:val="en-US" w:eastAsia="es-PA"/>
              </w:rPr>
              <w:t>,</w:t>
            </w:r>
          </w:p>
          <w:p w14:paraId="484BC9E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proofErr w:type="spellEnd"/>
            <w:r w:rsidRPr="00621D32">
              <w:rPr>
                <w:rFonts w:ascii="Consolas" w:eastAsia="Times New Roman" w:hAnsi="Consolas" w:cs="Consolas"/>
                <w:color w:val="000000"/>
                <w:sz w:val="20"/>
                <w:szCs w:val="21"/>
                <w:lang w:val="en-US" w:eastAsia="es-PA"/>
              </w:rPr>
              <w:t>);</w:t>
            </w:r>
          </w:p>
          <w:p w14:paraId="1E8DC8E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40606CC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4E38FC1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7B2C896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14:paraId="769FF5F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71AC759F"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0029541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4C8ADB0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060186FF"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result</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w:t>
            </w:r>
          </w:p>
          <w:p w14:paraId="03A4924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5B8C2C4B"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0F6F3D">
              <w:rPr>
                <w:rFonts w:ascii="Consolas" w:eastAsia="Times New Roman" w:hAnsi="Consolas" w:cs="Consolas"/>
                <w:color w:val="001080"/>
                <w:sz w:val="20"/>
                <w:szCs w:val="21"/>
                <w:lang w:eastAsia="es-PA"/>
              </w:rPr>
              <w:t>mdDialog</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795E26"/>
                <w:sz w:val="20"/>
                <w:szCs w:val="21"/>
                <w:lang w:eastAsia="es-PA"/>
              </w:rPr>
              <w:t>hide</w:t>
            </w:r>
            <w:proofErr w:type="spellEnd"/>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w:t>
            </w:r>
          </w:p>
          <w:p w14:paraId="2B8C212C"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14:paraId="39E16C5A"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p>
          <w:p w14:paraId="18068A98"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 </w:t>
            </w:r>
            <w:proofErr w:type="spellStart"/>
            <w:r w:rsidRPr="000F6F3D">
              <w:rPr>
                <w:rFonts w:ascii="Consolas" w:eastAsia="Times New Roman" w:hAnsi="Consolas" w:cs="Consolas"/>
                <w:color w:val="AF00DB"/>
                <w:sz w:val="20"/>
                <w:szCs w:val="21"/>
                <w:lang w:eastAsia="es-PA"/>
              </w:rPr>
              <w:t>else</w:t>
            </w:r>
            <w:proofErr w:type="spellEnd"/>
            <w:r w:rsidRPr="000F6F3D">
              <w:rPr>
                <w:rFonts w:ascii="Consolas" w:eastAsia="Times New Roman" w:hAnsi="Consolas" w:cs="Consolas"/>
                <w:color w:val="000000"/>
                <w:sz w:val="20"/>
                <w:szCs w:val="21"/>
                <w:lang w:eastAsia="es-PA"/>
              </w:rPr>
              <w:t xml:space="preserve"> {</w:t>
            </w:r>
          </w:p>
          <w:p w14:paraId="4DFFB126"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roofErr w:type="spellStart"/>
            <w:r w:rsidRPr="000F6F3D">
              <w:rPr>
                <w:rFonts w:ascii="Consolas" w:eastAsia="Times New Roman" w:hAnsi="Consolas" w:cs="Consolas"/>
                <w:color w:val="0000FF"/>
                <w:sz w:val="20"/>
                <w:szCs w:val="21"/>
                <w:lang w:eastAsia="es-PA"/>
              </w:rPr>
              <w:t>var</w:t>
            </w:r>
            <w:proofErr w:type="spellEnd"/>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 {</w:t>
            </w:r>
          </w:p>
          <w:p w14:paraId="653BE707"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lastRenderedPageBreak/>
              <w:t xml:space="preserve">      </w:t>
            </w:r>
            <w:r w:rsidRPr="000F6F3D">
              <w:rPr>
                <w:rFonts w:ascii="Consolas" w:eastAsia="Times New Roman" w:hAnsi="Consolas" w:cs="Consolas"/>
                <w:color w:val="A31515"/>
                <w:sz w:val="20"/>
                <w:szCs w:val="21"/>
                <w:lang w:eastAsia="es-PA"/>
              </w:rPr>
              <w:t>'</w:t>
            </w:r>
            <w:proofErr w:type="spellStart"/>
            <w:r w:rsidRPr="000F6F3D">
              <w:rPr>
                <w:rFonts w:ascii="Consolas" w:eastAsia="Times New Roman" w:hAnsi="Consolas" w:cs="Consolas"/>
                <w:color w:val="A31515"/>
                <w:sz w:val="20"/>
                <w:szCs w:val="21"/>
                <w:lang w:eastAsia="es-PA"/>
              </w:rPr>
              <w:t>result</w:t>
            </w:r>
            <w:proofErr w:type="spellEnd"/>
            <w:r w:rsidRPr="000F6F3D">
              <w:rPr>
                <w:rFonts w:ascii="Consolas" w:eastAsia="Times New Roman" w:hAnsi="Consolas" w:cs="Consolas"/>
                <w:color w:val="A31515"/>
                <w:sz w:val="20"/>
                <w:szCs w:val="21"/>
                <w:lang w:eastAsia="es-PA"/>
              </w:rPr>
              <w:t>'</w:t>
            </w:r>
            <w:r w:rsidRPr="000F6F3D">
              <w:rPr>
                <w:rFonts w:ascii="Consolas" w:eastAsia="Times New Roman" w:hAnsi="Consolas" w:cs="Consolas"/>
                <w:color w:val="001080"/>
                <w:sz w:val="20"/>
                <w:szCs w:val="21"/>
                <w:lang w:eastAsia="es-PA"/>
              </w:rPr>
              <w:t>:</w:t>
            </w:r>
            <w:r w:rsidRPr="000F6F3D">
              <w:rPr>
                <w:rFonts w:ascii="Consolas" w:eastAsia="Times New Roman" w:hAnsi="Consolas" w:cs="Consolas"/>
                <w:color w:val="000000"/>
                <w:sz w:val="20"/>
                <w:szCs w:val="21"/>
                <w:lang w:eastAsia="es-PA"/>
              </w:rPr>
              <w:t xml:space="preserve"> </w:t>
            </w:r>
            <w:proofErr w:type="spellStart"/>
            <w:r w:rsidRPr="000F6F3D">
              <w:rPr>
                <w:rFonts w:ascii="Consolas" w:eastAsia="Times New Roman" w:hAnsi="Consolas" w:cs="Consolas"/>
                <w:color w:val="001080"/>
                <w:sz w:val="20"/>
                <w:szCs w:val="21"/>
                <w:lang w:eastAsia="es-PA"/>
              </w:rPr>
              <w:t>result</w:t>
            </w:r>
            <w:proofErr w:type="spellEnd"/>
          </w:p>
          <w:p w14:paraId="461AEAC8"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14:paraId="11ADE26F"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p>
          <w:p w14:paraId="56D485C1"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mdDialog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hide</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response</w:t>
            </w:r>
            <w:proofErr w:type="gramStart"/>
            <w:r w:rsidRPr="00621D32">
              <w:rPr>
                <w:rFonts w:ascii="Consolas" w:eastAsia="Times New Roman" w:hAnsi="Consolas" w:cs="Consolas"/>
                <w:color w:val="000000"/>
                <w:sz w:val="20"/>
                <w:szCs w:val="21"/>
                <w:lang w:eastAsia="es-PA"/>
              </w:rPr>
              <w:t>);  }</w:t>
            </w:r>
            <w:proofErr w:type="gramEnd"/>
          </w:p>
          <w:p w14:paraId="321C1741"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p>
          <w:p w14:paraId="7AB4DFCB" w14:textId="77777777"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2AF58F41" w14:textId="77777777" w:rsidR="0031174F" w:rsidRDefault="008F0E18" w:rsidP="0067401E">
      <w:pPr>
        <w:pStyle w:val="Caption"/>
        <w:spacing w:line="360" w:lineRule="auto"/>
        <w:jc w:val="center"/>
      </w:pPr>
      <w:bookmarkStart w:id="199" w:name="_Toc52322243"/>
      <w:r>
        <w:lastRenderedPageBreak/>
        <w:t xml:space="preserve">Código </w:t>
      </w:r>
      <w:r w:rsidR="00183C3C">
        <w:fldChar w:fldCharType="begin"/>
      </w:r>
      <w:r w:rsidR="00B00A51">
        <w:instrText xml:space="preserve"> SEQ Cuadro \* ARABIC </w:instrText>
      </w:r>
      <w:r w:rsidR="00183C3C">
        <w:fldChar w:fldCharType="separate"/>
      </w:r>
      <w:r w:rsidR="00CE183E">
        <w:rPr>
          <w:noProof/>
        </w:rPr>
        <w:t>8</w:t>
      </w:r>
      <w:r w:rsidR="00183C3C">
        <w:rPr>
          <w:noProof/>
        </w:rPr>
        <w:fldChar w:fldCharType="end"/>
      </w:r>
      <w:r w:rsidR="00776A1A">
        <w:t xml:space="preserve">: Código de </w:t>
      </w:r>
      <w:r w:rsidR="00776A1A" w:rsidRPr="008F0249">
        <w:t xml:space="preserve">Envío de correo </w:t>
      </w:r>
      <w:r w:rsidR="00776A1A">
        <w:t>(método principal)</w:t>
      </w:r>
      <w:bookmarkEnd w:id="199"/>
    </w:p>
    <w:p w14:paraId="29857540" w14:textId="77777777" w:rsidR="0031174F" w:rsidRPr="00B2200F" w:rsidRDefault="0031174F" w:rsidP="00442DD2">
      <w:pPr>
        <w:rPr>
          <w:b/>
        </w:rPr>
      </w:pPr>
      <w:r w:rsidRPr="00B2200F">
        <w:rPr>
          <w:b/>
        </w:rPr>
        <w:t xml:space="preserve">Servicio </w:t>
      </w:r>
    </w:p>
    <w:p w14:paraId="7FEFDA68" w14:textId="77777777" w:rsidR="0031174F" w:rsidRDefault="0031174F" w:rsidP="00442DD2">
      <w:r w:rsidRPr="0031174F">
        <w:t xml:space="preserve">El servicio arma el objeto </w:t>
      </w:r>
      <w:r w:rsidR="00B2200F">
        <w:t xml:space="preserve">tipo </w:t>
      </w:r>
      <w:proofErr w:type="spellStart"/>
      <w:r w:rsidRPr="0031174F">
        <w:t>json</w:t>
      </w:r>
      <w:proofErr w:type="spellEnd"/>
      <w:r w:rsidRPr="0031174F">
        <w:t xml:space="preserve"> con los datos recibidos </w:t>
      </w:r>
      <w:r w:rsidR="00B2200F">
        <w:t xml:space="preserve">del método principal </w:t>
      </w:r>
      <w:r w:rsidRPr="0031174F">
        <w:t xml:space="preserve">y los manda al </w:t>
      </w:r>
      <w:proofErr w:type="spellStart"/>
      <w:r w:rsidRPr="0031174F">
        <w:t>backend</w:t>
      </w:r>
      <w:proofErr w:type="spellEnd"/>
      <w:r w:rsidRPr="0031174F">
        <w:t>.</w:t>
      </w:r>
    </w:p>
    <w:tbl>
      <w:tblPr>
        <w:tblStyle w:val="MediumGrid1-Accent1"/>
        <w:tblW w:w="0" w:type="auto"/>
        <w:tblLook w:val="04A0" w:firstRow="1" w:lastRow="0" w:firstColumn="1" w:lastColumn="0" w:noHBand="0" w:noVBand="1"/>
      </w:tblPr>
      <w:tblGrid>
        <w:gridCol w:w="8978"/>
      </w:tblGrid>
      <w:tr w:rsidR="0031174F" w14:paraId="6AF82748"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2F9AD6E5"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w:t>
            </w:r>
          </w:p>
          <w:p w14:paraId="6232E6A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55C6ADB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p>
          <w:p w14:paraId="42032FA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'from'</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w:t>
            </w:r>
          </w:p>
          <w:p w14:paraId="0F480245"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'to'</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p>
          <w:p w14:paraId="588BDA6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'subject'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p>
          <w:p w14:paraId="0847346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'sender'</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w:t>
            </w:r>
          </w:p>
          <w:p w14:paraId="2EB2451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'text'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p>
          <w:p w14:paraId="0811258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14D958E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71354E5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14:paraId="250C56E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656F6F6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w:t>
            </w:r>
            <w:proofErr w:type="spellStart"/>
            <w:r w:rsidRPr="00621D32">
              <w:rPr>
                <w:rFonts w:ascii="Consolas" w:eastAsia="Times New Roman" w:hAnsi="Consolas" w:cs="Consolas"/>
                <w:color w:val="A31515"/>
                <w:sz w:val="20"/>
                <w:szCs w:val="21"/>
                <w:lang w:val="en-US" w:eastAsia="es-PA"/>
              </w:rPr>
              <w:t>sendMail.php</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p>
          <w:p w14:paraId="7F12A4A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0944794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22ECAEE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14:paraId="6CFF545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1A52BDA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7342B73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617B830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5A5DCF3F" w14:textId="77777777"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0000"/>
                <w:sz w:val="20"/>
                <w:szCs w:val="21"/>
                <w:lang w:val="en-US" w:eastAsia="es-PA"/>
              </w:rPr>
              <w:t>});</w:t>
            </w:r>
          </w:p>
          <w:p w14:paraId="5BE496D3"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483744">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AF00DB"/>
                <w:sz w:val="20"/>
                <w:szCs w:val="21"/>
                <w:lang w:eastAsia="es-PA"/>
              </w:rPr>
              <w:t>return</w:t>
            </w:r>
            <w:proofErr w:type="spellEnd"/>
            <w:r w:rsidRPr="00621D32">
              <w:rPr>
                <w:rFonts w:ascii="Consolas" w:eastAsia="Times New Roman" w:hAnsi="Consolas" w:cs="Consolas"/>
                <w:color w:val="000000"/>
                <w:sz w:val="20"/>
                <w:szCs w:val="21"/>
                <w:lang w:eastAsia="es-PA"/>
              </w:rPr>
              <w:t xml:space="preserve"> </w:t>
            </w:r>
            <w:proofErr w:type="spellStart"/>
            <w:proofErr w:type="gramStart"/>
            <w:r w:rsidRPr="00621D32">
              <w:rPr>
                <w:rFonts w:ascii="Consolas" w:eastAsia="Times New Roman" w:hAnsi="Consolas" w:cs="Consolas"/>
                <w:color w:val="001080"/>
                <w:sz w:val="20"/>
                <w:szCs w:val="21"/>
                <w:lang w:eastAsia="es-PA"/>
              </w:rPr>
              <w:t>deferer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promise</w:t>
            </w:r>
            <w:proofErr w:type="spellEnd"/>
            <w:proofErr w:type="gramEnd"/>
            <w:r w:rsidRPr="00621D32">
              <w:rPr>
                <w:rFonts w:ascii="Consolas" w:eastAsia="Times New Roman" w:hAnsi="Consolas" w:cs="Consolas"/>
                <w:color w:val="000000"/>
                <w:sz w:val="20"/>
                <w:szCs w:val="21"/>
                <w:lang w:eastAsia="es-PA"/>
              </w:rPr>
              <w:t>;</w:t>
            </w:r>
          </w:p>
          <w:p w14:paraId="6B7B0EEA" w14:textId="77777777"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4D07F429" w14:textId="77777777" w:rsidR="0031174F" w:rsidRDefault="008F0E18" w:rsidP="0067401E">
      <w:pPr>
        <w:pStyle w:val="Caption"/>
        <w:spacing w:line="360" w:lineRule="auto"/>
        <w:jc w:val="center"/>
      </w:pPr>
      <w:bookmarkStart w:id="200" w:name="_Toc52322244"/>
      <w:r>
        <w:t xml:space="preserve">Código </w:t>
      </w:r>
      <w:r w:rsidR="00183C3C">
        <w:fldChar w:fldCharType="begin"/>
      </w:r>
      <w:r w:rsidR="00B00A51">
        <w:instrText xml:space="preserve"> SEQ Cuadro \* ARABIC </w:instrText>
      </w:r>
      <w:r w:rsidR="00183C3C">
        <w:fldChar w:fldCharType="separate"/>
      </w:r>
      <w:r w:rsidR="00CE183E">
        <w:rPr>
          <w:noProof/>
        </w:rPr>
        <w:t>9</w:t>
      </w:r>
      <w:r w:rsidR="00183C3C">
        <w:rPr>
          <w:noProof/>
        </w:rPr>
        <w:fldChar w:fldCharType="end"/>
      </w:r>
      <w:r w:rsidR="00776A1A">
        <w:t xml:space="preserve">: Código de </w:t>
      </w:r>
      <w:r w:rsidR="00776A1A" w:rsidRPr="00FE311C">
        <w:t xml:space="preserve">Envío de correo </w:t>
      </w:r>
      <w:r w:rsidR="00776A1A">
        <w:t>(servicio)</w:t>
      </w:r>
      <w:bookmarkEnd w:id="200"/>
    </w:p>
    <w:p w14:paraId="452E9E3D" w14:textId="77777777" w:rsidR="0031174F" w:rsidRPr="00B2200F" w:rsidRDefault="00B2200F" w:rsidP="00442DD2">
      <w:pPr>
        <w:rPr>
          <w:b/>
        </w:rPr>
      </w:pPr>
      <w:proofErr w:type="spellStart"/>
      <w:r>
        <w:rPr>
          <w:b/>
        </w:rPr>
        <w:lastRenderedPageBreak/>
        <w:t>Backend</w:t>
      </w:r>
      <w:proofErr w:type="spellEnd"/>
    </w:p>
    <w:p w14:paraId="28795FBB" w14:textId="77777777" w:rsidR="0031174F" w:rsidRDefault="0031174F" w:rsidP="00442DD2">
      <w:r w:rsidRPr="0031174F">
        <w:t xml:space="preserve">El </w:t>
      </w:r>
      <w:proofErr w:type="spellStart"/>
      <w:r w:rsidRPr="0031174F">
        <w:t>backend</w:t>
      </w:r>
      <w:proofErr w:type="spellEnd"/>
      <w:r w:rsidRPr="0031174F">
        <w:t xml:space="preserve"> recibe los datos y arma el formulario HTML a ser enviado por correo electrónico al correo del proponente del tema de graduación que se desea contactar. Después de ejecutar el envío de correo, el </w:t>
      </w:r>
      <w:proofErr w:type="spellStart"/>
      <w:r w:rsidRPr="0031174F">
        <w:t>backend</w:t>
      </w:r>
      <w:proofErr w:type="spellEnd"/>
      <w:r w:rsidRPr="0031174F">
        <w:t xml:space="preserve"> retorna al servicio un indicador que especifica si el correo fue enviado correctamente y el servicio retorna este indicador al método principal</w:t>
      </w:r>
      <w:r>
        <w:t>.</w:t>
      </w:r>
    </w:p>
    <w:tbl>
      <w:tblPr>
        <w:tblStyle w:val="MediumGrid1-Accent1"/>
        <w:tblW w:w="0" w:type="auto"/>
        <w:tblLook w:val="04A0" w:firstRow="1" w:lastRow="0" w:firstColumn="1" w:lastColumn="0" w:noHBand="0" w:noVBand="1"/>
      </w:tblPr>
      <w:tblGrid>
        <w:gridCol w:w="8978"/>
      </w:tblGrid>
      <w:tr w:rsidR="0031174F" w:rsidRPr="00187D19" w14:paraId="01AF16D1"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35A4D0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parametros</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como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arreglo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asociado</w:t>
            </w:r>
            <w:proofErr w:type="spellEnd"/>
          </w:p>
          <w:p w14:paraId="4A4A7D1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26AE540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$condition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array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WHERE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p>
          <w:p w14:paraId="08DAFEA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$item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w:t>
            </w:r>
          </w:p>
          <w:p w14:paraId="5468A35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4D4F037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795E26"/>
                <w:sz w:val="20"/>
                <w:szCs w:val="21"/>
                <w:lang w:val="en-US" w:eastAsia="es-PA"/>
              </w:rPr>
              <w:t>reset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6B43E0C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current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Optiene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elemento</w:t>
            </w:r>
            <w:proofErr w:type="spellEnd"/>
            <w:r w:rsidRPr="00621D32">
              <w:rPr>
                <w:rFonts w:ascii="Consolas" w:eastAsia="Times New Roman" w:hAnsi="Consolas" w:cs="Consolas"/>
                <w:color w:val="008000"/>
                <w:sz w:val="20"/>
                <w:szCs w:val="21"/>
                <w:lang w:val="en-US" w:eastAsia="es-PA"/>
              </w:rPr>
              <w:t xml:space="preserve"> actual</w:t>
            </w:r>
          </w:p>
          <w:p w14:paraId="26137DF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54D3A1B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55F03D3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7C69C00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7FF96E5D" w14:textId="77777777" w:rsidR="0031174F" w:rsidRPr="00621D32" w:rsidRDefault="0031174F" w:rsidP="00442DD2">
            <w:pPr>
              <w:shd w:val="clear" w:color="auto" w:fill="FFFFFF"/>
              <w:spacing w:after="240"/>
              <w:rPr>
                <w:rFonts w:ascii="Consolas" w:eastAsia="Times New Roman" w:hAnsi="Consolas" w:cs="Consolas"/>
                <w:color w:val="000000"/>
                <w:sz w:val="20"/>
                <w:szCs w:val="21"/>
                <w:lang w:val="en-US" w:eastAsia="es-PA"/>
              </w:rPr>
            </w:pPr>
          </w:p>
          <w:p w14:paraId="1F0BD61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
          <w:p w14:paraId="2421881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14:paraId="356E189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&lt;head&gt;</w:t>
            </w:r>
          </w:p>
          <w:p w14:paraId="5BB1607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&lt;title&gt;HTML email&lt;/title&gt;</w:t>
            </w:r>
          </w:p>
          <w:p w14:paraId="3ECDD33A"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&lt;/head&gt;</w:t>
            </w:r>
          </w:p>
          <w:p w14:paraId="792D1B6D"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w:t>
            </w:r>
            <w:proofErr w:type="spellStart"/>
            <w:r w:rsidRPr="00621D32">
              <w:rPr>
                <w:rFonts w:ascii="Consolas" w:eastAsia="Times New Roman" w:hAnsi="Consolas" w:cs="Consolas"/>
                <w:color w:val="A31515"/>
                <w:sz w:val="20"/>
                <w:szCs w:val="21"/>
                <w:lang w:eastAsia="es-PA"/>
              </w:rPr>
              <w:t>body</w:t>
            </w:r>
            <w:proofErr w:type="spellEnd"/>
            <w:r w:rsidRPr="00621D32">
              <w:rPr>
                <w:rFonts w:ascii="Consolas" w:eastAsia="Times New Roman" w:hAnsi="Consolas" w:cs="Consolas"/>
                <w:color w:val="A31515"/>
                <w:sz w:val="20"/>
                <w:szCs w:val="21"/>
                <w:lang w:eastAsia="es-PA"/>
              </w:rPr>
              <w:t>&gt;</w:t>
            </w:r>
          </w:p>
          <w:p w14:paraId="5282301D"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&lt;h1&gt;Sistema Gestor de Opciones de Trabajos de Graduación&lt;/h1&gt;</w:t>
            </w:r>
          </w:p>
          <w:p w14:paraId="677CAAC4"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&lt;h3&gt;Estimado/a asesor/</w:t>
            </w:r>
            <w:proofErr w:type="spellStart"/>
            <w:proofErr w:type="gramStart"/>
            <w:r w:rsidRPr="00621D32">
              <w:rPr>
                <w:rFonts w:ascii="Consolas" w:eastAsia="Times New Roman" w:hAnsi="Consolas" w:cs="Consolas"/>
                <w:color w:val="A31515"/>
                <w:sz w:val="20"/>
                <w:szCs w:val="21"/>
                <w:lang w:eastAsia="es-PA"/>
              </w:rPr>
              <w:t>ra</w:t>
            </w:r>
            <w:proofErr w:type="spellEnd"/>
            <w:r w:rsidRPr="00621D32">
              <w:rPr>
                <w:rFonts w:ascii="Consolas" w:eastAsia="Times New Roman" w:hAnsi="Consolas" w:cs="Consolas"/>
                <w:color w:val="A31515"/>
                <w:sz w:val="20"/>
                <w:szCs w:val="21"/>
                <w:lang w:eastAsia="es-PA"/>
              </w:rPr>
              <w:t>,&lt;</w:t>
            </w:r>
            <w:proofErr w:type="spellStart"/>
            <w:proofErr w:type="gramEnd"/>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sender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ha decidido aplicar a su trabajo de</w:t>
            </w:r>
          </w:p>
          <w:p w14:paraId="34B0001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graduación</w:t>
            </w:r>
            <w:proofErr w:type="spellEnd"/>
            <w:r w:rsidRPr="00621D32">
              <w:rPr>
                <w:rFonts w:ascii="Consolas" w:eastAsia="Times New Roman" w:hAnsi="Consolas" w:cs="Consolas"/>
                <w:color w:val="A31515"/>
                <w:sz w:val="20"/>
                <w:szCs w:val="21"/>
                <w:lang w:val="en-US" w:eastAsia="es-PA"/>
              </w:rPr>
              <w:t>&lt;/h3&gt;"</w:t>
            </w:r>
            <w:r w:rsidRPr="00621D32">
              <w:rPr>
                <w:rFonts w:ascii="Consolas" w:eastAsia="Times New Roman" w:hAnsi="Consolas" w:cs="Consolas"/>
                <w:color w:val="000000"/>
                <w:sz w:val="20"/>
                <w:szCs w:val="21"/>
                <w:lang w:val="en-US" w:eastAsia="es-PA"/>
              </w:rPr>
              <w:t>;</w:t>
            </w:r>
          </w:p>
          <w:p w14:paraId="5EFF3E0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strlen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14:paraId="00FA7E30" w14:textId="77777777" w:rsidR="0031174F" w:rsidRPr="000F6F3D"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0F6F3D">
              <w:rPr>
                <w:rFonts w:ascii="Consolas" w:eastAsia="Times New Roman" w:hAnsi="Consolas" w:cs="Consolas"/>
                <w:color w:val="001080"/>
                <w:sz w:val="20"/>
                <w:szCs w:val="21"/>
                <w:lang w:val="en-US" w:eastAsia="es-PA"/>
              </w:rPr>
              <w:t>$message</w:t>
            </w:r>
            <w:r w:rsidRPr="000F6F3D">
              <w:rPr>
                <w:rFonts w:ascii="Consolas" w:eastAsia="Times New Roman" w:hAnsi="Consolas" w:cs="Consolas"/>
                <w:color w:val="000000"/>
                <w:sz w:val="20"/>
                <w:szCs w:val="21"/>
                <w:lang w:val="en-US" w:eastAsia="es-PA"/>
              </w:rPr>
              <w:t xml:space="preserve"> .=</w:t>
            </w:r>
            <w:r w:rsidRPr="000F6F3D">
              <w:rPr>
                <w:rFonts w:ascii="Consolas" w:eastAsia="Times New Roman" w:hAnsi="Consolas" w:cs="Consolas"/>
                <w:color w:val="A31515"/>
                <w:sz w:val="20"/>
                <w:szCs w:val="21"/>
                <w:lang w:val="en-US" w:eastAsia="es-PA"/>
              </w:rPr>
              <w:t>"</w:t>
            </w:r>
          </w:p>
          <w:p w14:paraId="24C7B867"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A31515"/>
                <w:sz w:val="20"/>
                <w:szCs w:val="21"/>
                <w:lang w:eastAsia="es-PA"/>
              </w:rPr>
              <w:t>&lt;p&gt;El mismo indica:&lt;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proofErr w:type="gramStart"/>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text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"&lt;/p&gt;"</w:t>
            </w:r>
            <w:r w:rsidRPr="00621D32">
              <w:rPr>
                <w:rFonts w:ascii="Consolas" w:eastAsia="Times New Roman" w:hAnsi="Consolas" w:cs="Consolas"/>
                <w:color w:val="000000"/>
                <w:sz w:val="20"/>
                <w:szCs w:val="21"/>
                <w:lang w:eastAsia="es-PA"/>
              </w:rPr>
              <w:t>;</w:t>
            </w:r>
          </w:p>
          <w:p w14:paraId="1CFA0D68"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14:paraId="3FE1006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eastAsia="es-PA"/>
              </w:rPr>
              <w:t>$</w:t>
            </w:r>
            <w:proofErr w:type="spellStart"/>
            <w:proofErr w:type="gramStart"/>
            <w:r w:rsidRPr="00621D32">
              <w:rPr>
                <w:rFonts w:ascii="Consolas" w:eastAsia="Times New Roman" w:hAnsi="Consolas" w:cs="Consolas"/>
                <w:color w:val="001080"/>
                <w:sz w:val="20"/>
                <w:szCs w:val="21"/>
                <w:lang w:eastAsia="es-PA"/>
              </w:rPr>
              <w:t>message</w:t>
            </w:r>
            <w:proofErr w:type="spellEnd"/>
            <w:r w:rsidRPr="00621D32">
              <w:rPr>
                <w:rFonts w:ascii="Consolas" w:eastAsia="Times New Roman" w:hAnsi="Consolas" w:cs="Consolas"/>
                <w:color w:val="000000"/>
                <w:sz w:val="20"/>
                <w:szCs w:val="21"/>
                <w:lang w:eastAsia="es-PA"/>
              </w:rPr>
              <w:t>.=</w:t>
            </w:r>
            <w:proofErr w:type="gram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"&lt;p&gt;Puede contactar al solicitante al correo:&lt;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from</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val="en-US" w:eastAsia="es-PA"/>
              </w:rPr>
              <w:t>&lt;/p&gt;</w:t>
            </w:r>
          </w:p>
          <w:p w14:paraId="35DA02D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&lt;/body&gt;</w:t>
            </w:r>
          </w:p>
          <w:p w14:paraId="07AAEA5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lastRenderedPageBreak/>
              <w:t>&lt;/html&gt;</w:t>
            </w:r>
          </w:p>
          <w:p w14:paraId="42ECB9F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0EA7E31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59BFF4C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Always set content-type when sending HTML email</w:t>
            </w:r>
          </w:p>
          <w:p w14:paraId="341F113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"MIME-Version: 1.0"</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26E48CC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Content-type:text</w:t>
            </w:r>
            <w:proofErr w:type="spellEnd"/>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html;charset</w:t>
            </w:r>
            <w:proofErr w:type="spellEnd"/>
            <w:r w:rsidRPr="00621D32">
              <w:rPr>
                <w:rFonts w:ascii="Consolas" w:eastAsia="Times New Roman" w:hAnsi="Consolas" w:cs="Consolas"/>
                <w:color w:val="A31515"/>
                <w:sz w:val="20"/>
                <w:szCs w:val="21"/>
                <w:lang w:val="en-US" w:eastAsia="es-PA"/>
              </w:rPr>
              <w:t>=UTF-8"</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28F881CF"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6098B6C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More headers</w:t>
            </w:r>
          </w:p>
          <w:p w14:paraId="5DA9665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 xml:space="preserve">'From: </w:t>
            </w:r>
            <w:proofErr w:type="spellStart"/>
            <w:r w:rsidRPr="00621D32">
              <w:rPr>
                <w:rFonts w:ascii="Consolas" w:eastAsia="Times New Roman" w:hAnsi="Consolas" w:cs="Consolas"/>
                <w:color w:val="A31515"/>
                <w:sz w:val="20"/>
                <w:szCs w:val="21"/>
                <w:lang w:val="en-US" w:eastAsia="es-PA"/>
              </w:rPr>
              <w:t>Go.Tg</w:t>
            </w:r>
            <w:proofErr w:type="spellEnd"/>
            <w:r w:rsidRPr="00621D32">
              <w:rPr>
                <w:rFonts w:ascii="Consolas" w:eastAsia="Times New Roman" w:hAnsi="Consolas" w:cs="Consolas"/>
                <w:color w:val="A31515"/>
                <w:sz w:val="20"/>
                <w:szCs w:val="21"/>
                <w:lang w:val="en-US" w:eastAsia="es-PA"/>
              </w:rPr>
              <w:t xml:space="preserve"> &lt;webmaster@example.com&gt;'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46C89E61" w14:textId="77777777" w:rsidR="0031174F" w:rsidRPr="006E343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'Cc: kyoshi.giron@gmail.com'</w:t>
            </w:r>
            <w:r w:rsidRPr="00621D32">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FF0000"/>
                <w:sz w:val="20"/>
                <w:szCs w:val="21"/>
                <w:lang w:val="en-US" w:eastAsia="es-PA"/>
              </w:rPr>
              <w:t>\r\n</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14:paraId="1970C99B" w14:textId="77777777" w:rsidR="0031174F" w:rsidRPr="006E3434" w:rsidRDefault="0031174F" w:rsidP="00442DD2">
            <w:pPr>
              <w:shd w:val="clear" w:color="auto" w:fill="FFFFFF"/>
              <w:rPr>
                <w:rFonts w:ascii="Consolas" w:eastAsia="Times New Roman" w:hAnsi="Consolas" w:cs="Consolas"/>
                <w:color w:val="000000"/>
                <w:sz w:val="20"/>
                <w:szCs w:val="21"/>
                <w:lang w:val="en-US" w:eastAsia="es-PA"/>
              </w:rPr>
            </w:pPr>
          </w:p>
          <w:p w14:paraId="16F2F509" w14:textId="77777777" w:rsidR="0031174F" w:rsidRPr="00E437C2" w:rsidRDefault="0031174F" w:rsidP="00442DD2">
            <w:pPr>
              <w:keepNext/>
              <w:shd w:val="clear" w:color="auto" w:fill="FFFFFF"/>
              <w:rPr>
                <w:rFonts w:ascii="Consolas" w:eastAsia="Times New Roman" w:hAnsi="Consolas" w:cs="Consolas"/>
                <w:color w:val="000000"/>
                <w:sz w:val="21"/>
                <w:szCs w:val="21"/>
                <w:lang w:val="en-US" w:eastAsia="es-PA"/>
              </w:rPr>
            </w:pPr>
            <w:r w:rsidRPr="00621D32">
              <w:rPr>
                <w:rFonts w:ascii="Consolas" w:eastAsia="Times New Roman" w:hAnsi="Consolas" w:cs="Consolas"/>
                <w:color w:val="795E26"/>
                <w:sz w:val="20"/>
                <w:szCs w:val="21"/>
                <w:lang w:val="en-US" w:eastAsia="es-PA"/>
              </w:rPr>
              <w:t>echo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mail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$headers</w:t>
            </w:r>
            <w:proofErr w:type="spellEnd"/>
            <w:r w:rsidRPr="00621D32">
              <w:rPr>
                <w:rFonts w:ascii="Consolas" w:eastAsia="Times New Roman" w:hAnsi="Consolas" w:cs="Consolas"/>
                <w:color w:val="000000"/>
                <w:sz w:val="20"/>
                <w:szCs w:val="21"/>
                <w:lang w:val="en-US" w:eastAsia="es-PA"/>
              </w:rPr>
              <w:t>));</w:t>
            </w:r>
          </w:p>
        </w:tc>
      </w:tr>
    </w:tbl>
    <w:p w14:paraId="350AFA69" w14:textId="77777777" w:rsidR="00B2200F" w:rsidRPr="00B2200F" w:rsidRDefault="008F0E18" w:rsidP="0067401E">
      <w:pPr>
        <w:pStyle w:val="Caption"/>
        <w:spacing w:line="360" w:lineRule="auto"/>
        <w:jc w:val="center"/>
      </w:pPr>
      <w:bookmarkStart w:id="201" w:name="_Toc52322245"/>
      <w:r>
        <w:lastRenderedPageBreak/>
        <w:t xml:space="preserve">Código </w:t>
      </w:r>
      <w:r w:rsidR="00183C3C">
        <w:fldChar w:fldCharType="begin"/>
      </w:r>
      <w:r w:rsidR="00B00A51">
        <w:instrText xml:space="preserve"> SEQ Cuadro \* ARABIC </w:instrText>
      </w:r>
      <w:r w:rsidR="00183C3C">
        <w:fldChar w:fldCharType="separate"/>
      </w:r>
      <w:r w:rsidR="00CE183E">
        <w:rPr>
          <w:noProof/>
        </w:rPr>
        <w:t>10</w:t>
      </w:r>
      <w:r w:rsidR="00183C3C">
        <w:rPr>
          <w:noProof/>
        </w:rPr>
        <w:fldChar w:fldCharType="end"/>
      </w:r>
      <w:r w:rsidR="00776A1A">
        <w:t xml:space="preserve">: Código de </w:t>
      </w:r>
      <w:r w:rsidR="00776A1A" w:rsidRPr="00E0374D">
        <w:t xml:space="preserve">Envío de correo </w:t>
      </w:r>
      <w:r w:rsidR="00776A1A">
        <w:t>(</w:t>
      </w:r>
      <w:proofErr w:type="spellStart"/>
      <w:r w:rsidR="00776A1A">
        <w:t>backend</w:t>
      </w:r>
      <w:proofErr w:type="spellEnd"/>
      <w:r w:rsidR="00776A1A">
        <w:t>)</w:t>
      </w:r>
      <w:bookmarkEnd w:id="201"/>
    </w:p>
    <w:p w14:paraId="0135679E" w14:textId="77777777" w:rsidR="0031174F" w:rsidRPr="0031174F" w:rsidRDefault="0031174F" w:rsidP="005375F8">
      <w:pPr>
        <w:pStyle w:val="Heading2"/>
        <w:numPr>
          <w:ilvl w:val="2"/>
          <w:numId w:val="29"/>
        </w:numPr>
      </w:pPr>
      <w:bookmarkStart w:id="202" w:name="_Toc52322152"/>
      <w:r w:rsidRPr="0031174F">
        <w:t>FUNCIONALIDADES PARA USUARIOS TIPO PROFESOR E INVESTIGADOR</w:t>
      </w:r>
      <w:bookmarkEnd w:id="202"/>
      <w:r w:rsidRPr="0031174F">
        <w:t xml:space="preserve"> </w:t>
      </w:r>
    </w:p>
    <w:p w14:paraId="78D4B7DD" w14:textId="77777777" w:rsidR="0031174F" w:rsidRDefault="00896B76" w:rsidP="005375F8">
      <w:pPr>
        <w:pStyle w:val="Heading2"/>
        <w:numPr>
          <w:ilvl w:val="3"/>
          <w:numId w:val="29"/>
        </w:numPr>
      </w:pPr>
      <w:bookmarkStart w:id="203" w:name="_Toc52322153"/>
      <w:r w:rsidRPr="00535F4F">
        <w:t>CONSULTA DE TEMAS DE GRADUACIÓN AGREGADOS</w:t>
      </w:r>
      <w:bookmarkEnd w:id="203"/>
    </w:p>
    <w:p w14:paraId="139EA495" w14:textId="77777777" w:rsidR="00535F4F" w:rsidRDefault="00535F4F" w:rsidP="00442DD2">
      <w:r w:rsidRPr="00535F4F">
        <w:t>La consulta de los temas de graduación agregados previamente estará controlada por el código descrito a continuación.</w:t>
      </w:r>
    </w:p>
    <w:p w14:paraId="481C9A8E" w14:textId="77777777" w:rsidR="00535F4F" w:rsidRPr="00B2200F" w:rsidRDefault="00535F4F" w:rsidP="00442DD2">
      <w:pPr>
        <w:rPr>
          <w:b/>
        </w:rPr>
      </w:pPr>
      <w:r w:rsidRPr="00B2200F">
        <w:rPr>
          <w:b/>
        </w:rPr>
        <w:t xml:space="preserve">Método Principal </w:t>
      </w:r>
    </w:p>
    <w:p w14:paraId="0C621CCB" w14:textId="77777777" w:rsidR="00535F4F" w:rsidRDefault="00535F4F" w:rsidP="00442DD2">
      <w:r w:rsidRPr="00535F4F">
        <w:t xml:space="preserve">Al cargar la pantalla principal del usuario tipo profesor o investigador, el método principal realiza el llamado del servicio enviándole los datos del usuario </w:t>
      </w:r>
      <w:proofErr w:type="spellStart"/>
      <w:r w:rsidRPr="00535F4F">
        <w:t>logueado</w:t>
      </w:r>
      <w:proofErr w:type="spellEnd"/>
      <w:r w:rsidRPr="00535F4F">
        <w:t>.</w:t>
      </w:r>
      <w:r>
        <w:t xml:space="preserve"> Además, </w:t>
      </w:r>
      <w:r w:rsidRPr="00535F4F">
        <w:t>evalúa la respuesta del servicio y, de ser exitosa, asigna los datos recibidos a la variable utilizada por la vista para mostrar la tabla de resultados. En caso contrario, si la respuesta es fallida, se levanta una alerta de tipo error con el mensaje de error específico.</w:t>
      </w:r>
    </w:p>
    <w:tbl>
      <w:tblPr>
        <w:tblStyle w:val="MediumGrid1-Accent1"/>
        <w:tblW w:w="0" w:type="auto"/>
        <w:tblLook w:val="04A0" w:firstRow="1" w:lastRow="0" w:firstColumn="1" w:lastColumn="0" w:noHBand="0" w:noVBand="1"/>
      </w:tblPr>
      <w:tblGrid>
        <w:gridCol w:w="8978"/>
      </w:tblGrid>
      <w:tr w:rsidR="00535F4F" w14:paraId="3F2702DF"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2AF75E1B"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E3434">
              <w:rPr>
                <w:rFonts w:ascii="Consolas" w:eastAsia="Times New Roman" w:hAnsi="Consolas" w:cs="Consolas"/>
                <w:color w:val="001080"/>
                <w:sz w:val="20"/>
                <w:szCs w:val="21"/>
                <w:lang w:val="en-US" w:eastAsia="es-PA"/>
              </w:rPr>
              <w:t>scope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searchWorks</w:t>
            </w:r>
            <w:proofErr w:type="spellEnd"/>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w:t>
            </w:r>
          </w:p>
          <w:p w14:paraId="6EE1FAC9"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6E5EEE1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4AE02EE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14:paraId="1573882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0C3B9AF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65B491D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14:paraId="5B4B504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showErrorT</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14:paraId="73537A9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6493325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7E004AD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6C43FC4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works</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r w:rsidRPr="00621D32">
              <w:rPr>
                <w:rFonts w:ascii="Consolas" w:eastAsia="Times New Roman" w:hAnsi="Consolas" w:cs="Consolas"/>
                <w:color w:val="000000"/>
                <w:sz w:val="20"/>
                <w:szCs w:val="21"/>
                <w:lang w:val="en-US" w:eastAsia="es-PA"/>
              </w:rPr>
              <w:t>;</w:t>
            </w:r>
          </w:p>
          <w:p w14:paraId="07316E6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0E64699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14:paraId="3D32897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'ERROR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p>
          <w:p w14:paraId="56D1418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34CB859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14:paraId="7ED1293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14:paraId="39269BF0"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14:paraId="19391D55" w14:textId="77777777" w:rsidR="00535F4F" w:rsidRDefault="00535F4F" w:rsidP="00442DD2">
            <w:pPr>
              <w:keepNext/>
              <w:shd w:val="clear" w:color="auto" w:fill="FFFFFF"/>
              <w:rPr>
                <w:u w:val="single"/>
              </w:rPr>
            </w:pPr>
            <w:r w:rsidRPr="00621D32">
              <w:rPr>
                <w:rFonts w:ascii="Consolas" w:eastAsia="Times New Roman" w:hAnsi="Consolas" w:cs="Consolas"/>
                <w:color w:val="000000"/>
                <w:sz w:val="20"/>
                <w:szCs w:val="21"/>
                <w:lang w:eastAsia="es-PA"/>
              </w:rPr>
              <w:t>};</w:t>
            </w:r>
          </w:p>
        </w:tc>
      </w:tr>
    </w:tbl>
    <w:p w14:paraId="56A5F94E" w14:textId="77777777" w:rsidR="00535F4F" w:rsidRDefault="008F0E18" w:rsidP="0067401E">
      <w:pPr>
        <w:pStyle w:val="Caption"/>
        <w:spacing w:line="360" w:lineRule="auto"/>
        <w:jc w:val="center"/>
      </w:pPr>
      <w:bookmarkStart w:id="204" w:name="_Toc52322246"/>
      <w:r>
        <w:lastRenderedPageBreak/>
        <w:t xml:space="preserve">Código </w:t>
      </w:r>
      <w:r w:rsidR="00183C3C">
        <w:fldChar w:fldCharType="begin"/>
      </w:r>
      <w:r w:rsidR="00B00A51">
        <w:instrText xml:space="preserve"> SEQ Cuadro \* ARABIC </w:instrText>
      </w:r>
      <w:r w:rsidR="00183C3C">
        <w:fldChar w:fldCharType="separate"/>
      </w:r>
      <w:r w:rsidR="00CE183E">
        <w:rPr>
          <w:noProof/>
        </w:rPr>
        <w:t>11</w:t>
      </w:r>
      <w:r w:rsidR="00183C3C">
        <w:rPr>
          <w:noProof/>
        </w:rPr>
        <w:fldChar w:fldCharType="end"/>
      </w:r>
      <w:r w:rsidR="007E4B9B">
        <w:t xml:space="preserve">: Código de consulta </w:t>
      </w:r>
      <w:r w:rsidR="007E4B9B" w:rsidRPr="00582B8F">
        <w:t>de temas de graduación agregados</w:t>
      </w:r>
      <w:r w:rsidR="007E4B9B">
        <w:t xml:space="preserve"> (método principal)</w:t>
      </w:r>
      <w:bookmarkEnd w:id="204"/>
    </w:p>
    <w:p w14:paraId="385A0C70" w14:textId="77777777" w:rsidR="00535F4F" w:rsidRPr="00B2200F" w:rsidRDefault="00535F4F" w:rsidP="00442DD2">
      <w:pPr>
        <w:rPr>
          <w:b/>
        </w:rPr>
      </w:pPr>
      <w:r w:rsidRPr="00B2200F">
        <w:rPr>
          <w:b/>
        </w:rPr>
        <w:t xml:space="preserve">Servicio </w:t>
      </w:r>
    </w:p>
    <w:p w14:paraId="719BFC20" w14:textId="77777777" w:rsidR="00535F4F" w:rsidRDefault="00535F4F" w:rsidP="00442DD2">
      <w:r w:rsidRPr="00535F4F">
        <w:t xml:space="preserve">El servicio recibe la data del usuario y realiza la llamada al </w:t>
      </w:r>
      <w:proofErr w:type="spellStart"/>
      <w:r w:rsidRPr="00535F4F">
        <w:t>backend</w:t>
      </w:r>
      <w:proofErr w:type="spellEnd"/>
      <w:r w:rsidRPr="00535F4F">
        <w:t xml:space="preserve"> para la consulta de los temas de trabajo de graduación para el usuario </w:t>
      </w:r>
      <w:proofErr w:type="spellStart"/>
      <w:r w:rsidRPr="00535F4F">
        <w:t>logueado</w:t>
      </w:r>
      <w:proofErr w:type="spellEnd"/>
      <w:r w:rsidRPr="00535F4F">
        <w:t xml:space="preserve">. El </w:t>
      </w:r>
      <w:proofErr w:type="spellStart"/>
      <w:r w:rsidRPr="00535F4F">
        <w:t>backend</w:t>
      </w:r>
      <w:proofErr w:type="spellEnd"/>
      <w:r w:rsidRPr="00535F4F">
        <w:t xml:space="preserve"> arma la consulta a la base de datos según los parámetros recibidos y la ejecuta, con los resultados arma la respuesta en formato </w:t>
      </w:r>
      <w:proofErr w:type="spellStart"/>
      <w:r w:rsidRPr="00535F4F">
        <w:t>json</w:t>
      </w:r>
      <w:proofErr w:type="spellEnd"/>
      <w:r w:rsidRPr="00535F4F">
        <w:t xml:space="preserve"> y la devuelve al servicio quien a su vez la retorna al método principal.</w:t>
      </w:r>
    </w:p>
    <w:tbl>
      <w:tblPr>
        <w:tblStyle w:val="MediumGrid1-Accent1"/>
        <w:tblW w:w="0" w:type="auto"/>
        <w:tblLook w:val="04A0" w:firstRow="1" w:lastRow="0" w:firstColumn="1" w:lastColumn="0" w:noHBand="0" w:noVBand="1"/>
      </w:tblPr>
      <w:tblGrid>
        <w:gridCol w:w="8978"/>
      </w:tblGrid>
      <w:tr w:rsidR="00535F4F" w:rsidRPr="00483744" w14:paraId="2532473F"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082456D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 {</w:t>
            </w:r>
          </w:p>
          <w:p w14:paraId="7524D38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20D3657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14:paraId="68E9540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w:t>
            </w:r>
            <w:proofErr w:type="spellStart"/>
            <w:r w:rsidRPr="00621D32">
              <w:rPr>
                <w:rFonts w:ascii="Consolas" w:eastAsia="Times New Roman" w:hAnsi="Consolas" w:cs="Consolas"/>
                <w:color w:val="A31515"/>
                <w:sz w:val="20"/>
                <w:szCs w:val="21"/>
                <w:lang w:val="en-US" w:eastAsia="es-PA"/>
              </w:rPr>
              <w:t>selectWorksByAdviser.php</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14:paraId="5A49BF2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5A36110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6737402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14:paraId="4DA534D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55E9150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69D900E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4504FA8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proofErr w:type="spellEnd"/>
            <w:r w:rsidRPr="00621D32">
              <w:rPr>
                <w:rFonts w:ascii="Consolas" w:eastAsia="Times New Roman" w:hAnsi="Consolas" w:cs="Consolas"/>
                <w:color w:val="000000"/>
                <w:sz w:val="20"/>
                <w:szCs w:val="21"/>
                <w:lang w:val="en-US" w:eastAsia="es-PA"/>
              </w:rPr>
              <w:t>) {</w:t>
            </w:r>
          </w:p>
          <w:p w14:paraId="6B0B1D7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forEach</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=&gt;</w:t>
            </w:r>
            <w:r w:rsidRPr="00621D32">
              <w:rPr>
                <w:rFonts w:ascii="Consolas" w:eastAsia="Times New Roman" w:hAnsi="Consolas" w:cs="Consolas"/>
                <w:color w:val="000000"/>
                <w:sz w:val="20"/>
                <w:szCs w:val="21"/>
                <w:lang w:val="en-US" w:eastAsia="es-PA"/>
              </w:rPr>
              <w:t xml:space="preserve"> {</w:t>
            </w:r>
          </w:p>
          <w:p w14:paraId="2476996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74E7D45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
          <w:p w14:paraId="7CCAECB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0FE82F4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596A87F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66EDF78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r w:rsidRPr="00621D32">
              <w:rPr>
                <w:rFonts w:ascii="Consolas" w:eastAsia="Times New Roman" w:hAnsi="Consolas" w:cs="Consolas"/>
                <w:color w:val="000000"/>
                <w:sz w:val="20"/>
                <w:szCs w:val="21"/>
                <w:lang w:val="en-US" w:eastAsia="es-PA"/>
              </w:rPr>
              <w:t>;</w:t>
            </w:r>
          </w:p>
          <w:p w14:paraId="523DBAC0" w14:textId="77777777" w:rsidR="00535F4F" w:rsidRPr="00483744" w:rsidRDefault="00535F4F" w:rsidP="00442DD2">
            <w:pPr>
              <w:keepNext/>
              <w:shd w:val="clear" w:color="auto" w:fill="FFFFFF"/>
              <w:rPr>
                <w:u w:val="single"/>
                <w:lang w:val="en-US"/>
              </w:rPr>
            </w:pPr>
            <w:r w:rsidRPr="00483744">
              <w:rPr>
                <w:rFonts w:ascii="Consolas" w:eastAsia="Times New Roman" w:hAnsi="Consolas" w:cs="Consolas"/>
                <w:color w:val="000000"/>
                <w:sz w:val="20"/>
                <w:szCs w:val="21"/>
                <w:lang w:val="en-US" w:eastAsia="es-PA"/>
              </w:rPr>
              <w:t>}</w:t>
            </w:r>
          </w:p>
        </w:tc>
      </w:tr>
    </w:tbl>
    <w:p w14:paraId="14E3FA28" w14:textId="77777777" w:rsidR="00535F4F" w:rsidRDefault="008F0E18" w:rsidP="0067401E">
      <w:pPr>
        <w:pStyle w:val="Caption"/>
        <w:spacing w:line="360" w:lineRule="auto"/>
        <w:jc w:val="center"/>
      </w:pPr>
      <w:bookmarkStart w:id="205" w:name="_Toc52322247"/>
      <w:r>
        <w:lastRenderedPageBreak/>
        <w:t xml:space="preserve">Código </w:t>
      </w:r>
      <w:r w:rsidR="00183C3C">
        <w:fldChar w:fldCharType="begin"/>
      </w:r>
      <w:r w:rsidR="00B00A51">
        <w:instrText xml:space="preserve"> SEQ Cuadro \* ARABIC </w:instrText>
      </w:r>
      <w:r w:rsidR="00183C3C">
        <w:fldChar w:fldCharType="separate"/>
      </w:r>
      <w:r w:rsidR="00CE183E">
        <w:rPr>
          <w:noProof/>
        </w:rPr>
        <w:t>12</w:t>
      </w:r>
      <w:r w:rsidR="00183C3C">
        <w:rPr>
          <w:noProof/>
        </w:rPr>
        <w:fldChar w:fldCharType="end"/>
      </w:r>
      <w:r w:rsidR="007E4B9B">
        <w:t xml:space="preserve">: Código de </w:t>
      </w:r>
      <w:r w:rsidR="007E4B9B" w:rsidRPr="00E70496">
        <w:t xml:space="preserve">consulta de temas de graduación agregados </w:t>
      </w:r>
      <w:r w:rsidR="007E4B9B">
        <w:t>(servicio)</w:t>
      </w:r>
      <w:bookmarkEnd w:id="205"/>
    </w:p>
    <w:p w14:paraId="090081D6" w14:textId="77777777" w:rsidR="00535F4F" w:rsidRPr="00B2200F" w:rsidRDefault="00535F4F" w:rsidP="00442DD2">
      <w:pPr>
        <w:rPr>
          <w:b/>
        </w:rPr>
      </w:pPr>
      <w:proofErr w:type="spellStart"/>
      <w:r w:rsidRPr="00B2200F">
        <w:rPr>
          <w:b/>
        </w:rPr>
        <w:t>Backend</w:t>
      </w:r>
      <w:proofErr w:type="spellEnd"/>
      <w:r w:rsidRPr="00B2200F">
        <w:rPr>
          <w:b/>
        </w:rPr>
        <w:t xml:space="preserve"> </w:t>
      </w:r>
    </w:p>
    <w:tbl>
      <w:tblPr>
        <w:tblStyle w:val="MediumGrid1-Accent1"/>
        <w:tblW w:w="0" w:type="auto"/>
        <w:tblLook w:val="04A0" w:firstRow="1" w:lastRow="0" w:firstColumn="1" w:lastColumn="0" w:noHBand="0" w:noVBand="1"/>
      </w:tblPr>
      <w:tblGrid>
        <w:gridCol w:w="8978"/>
      </w:tblGrid>
      <w:tr w:rsidR="00535F4F" w14:paraId="5346537E"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7381B625"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 xml:space="preserve"> = </w:t>
            </w:r>
            <w:proofErr w:type="spellStart"/>
            <w:r w:rsidRPr="000F6F3D">
              <w:rPr>
                <w:rFonts w:ascii="Consolas" w:eastAsia="Times New Roman" w:hAnsi="Consolas" w:cs="Consolas"/>
                <w:color w:val="795E26"/>
                <w:sz w:val="20"/>
                <w:szCs w:val="20"/>
                <w:lang w:eastAsia="es-PA"/>
              </w:rPr>
              <w:t>json_decode</w:t>
            </w:r>
            <w:proofErr w:type="spellEnd"/>
            <w:r w:rsidRPr="000F6F3D">
              <w:rPr>
                <w:rFonts w:ascii="Consolas" w:eastAsia="Times New Roman" w:hAnsi="Consolas" w:cs="Consolas"/>
                <w:color w:val="000000"/>
                <w:sz w:val="20"/>
                <w:szCs w:val="20"/>
                <w:lang w:eastAsia="es-PA"/>
              </w:rPr>
              <w:t>(</w:t>
            </w:r>
            <w:proofErr w:type="spellStart"/>
            <w:r w:rsidRPr="000F6F3D">
              <w:rPr>
                <w:rFonts w:ascii="Consolas" w:eastAsia="Times New Roman" w:hAnsi="Consolas" w:cs="Consolas"/>
                <w:color w:val="795E26"/>
                <w:sz w:val="20"/>
                <w:szCs w:val="20"/>
                <w:lang w:eastAsia="es-PA"/>
              </w:rPr>
              <w:t>file_get_contents</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A31515"/>
                <w:sz w:val="20"/>
                <w:szCs w:val="20"/>
                <w:lang w:eastAsia="es-PA"/>
              </w:rPr>
              <w:t>"</w:t>
            </w:r>
            <w:proofErr w:type="spellStart"/>
            <w:r w:rsidRPr="000F6F3D">
              <w:rPr>
                <w:rFonts w:ascii="Consolas" w:eastAsia="Times New Roman" w:hAnsi="Consolas" w:cs="Consolas"/>
                <w:color w:val="A31515"/>
                <w:sz w:val="20"/>
                <w:szCs w:val="20"/>
                <w:lang w:eastAsia="es-PA"/>
              </w:rPr>
              <w:t>php</w:t>
            </w:r>
            <w:proofErr w:type="spellEnd"/>
            <w:r w:rsidRPr="000F6F3D">
              <w:rPr>
                <w:rFonts w:ascii="Consolas" w:eastAsia="Times New Roman" w:hAnsi="Consolas" w:cs="Consolas"/>
                <w:color w:val="A31515"/>
                <w:sz w:val="20"/>
                <w:szCs w:val="20"/>
                <w:lang w:eastAsia="es-PA"/>
              </w:rPr>
              <w:t>://input"</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00FF"/>
                <w:sz w:val="20"/>
                <w:szCs w:val="20"/>
                <w:lang w:eastAsia="es-PA"/>
              </w:rPr>
              <w:t>true</w:t>
            </w:r>
            <w:r w:rsidRPr="000F6F3D">
              <w:rPr>
                <w:rFonts w:ascii="Consolas" w:eastAsia="Times New Roman" w:hAnsi="Consolas" w:cs="Consolas"/>
                <w:color w:val="000000"/>
                <w:sz w:val="20"/>
                <w:szCs w:val="20"/>
                <w:lang w:eastAsia="es-PA"/>
              </w:rPr>
              <w:t xml:space="preserve">); </w:t>
            </w:r>
            <w:r w:rsidRPr="000F6F3D">
              <w:rPr>
                <w:rFonts w:ascii="Consolas" w:eastAsia="Times New Roman" w:hAnsi="Consolas" w:cs="Consolas"/>
                <w:color w:val="008000"/>
                <w:sz w:val="20"/>
                <w:szCs w:val="20"/>
                <w:lang w:eastAsia="es-PA"/>
              </w:rPr>
              <w:t xml:space="preserve">//Recibe </w:t>
            </w:r>
            <w:proofErr w:type="spellStart"/>
            <w:r w:rsidRPr="000F6F3D">
              <w:rPr>
                <w:rFonts w:ascii="Consolas" w:eastAsia="Times New Roman" w:hAnsi="Consolas" w:cs="Consolas"/>
                <w:color w:val="008000"/>
                <w:sz w:val="20"/>
                <w:szCs w:val="20"/>
                <w:lang w:eastAsia="es-PA"/>
              </w:rPr>
              <w:t>parametros</w:t>
            </w:r>
            <w:proofErr w:type="spellEnd"/>
            <w:r w:rsidRPr="000F6F3D">
              <w:rPr>
                <w:rFonts w:ascii="Consolas" w:eastAsia="Times New Roman" w:hAnsi="Consolas" w:cs="Consolas"/>
                <w:color w:val="008000"/>
                <w:sz w:val="20"/>
                <w:szCs w:val="20"/>
                <w:lang w:eastAsia="es-PA"/>
              </w:rPr>
              <w:t xml:space="preserve"> como arreglo asociado</w:t>
            </w:r>
          </w:p>
          <w:p w14:paraId="5235AD9D"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p>
          <w:p w14:paraId="705249C2"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795E26"/>
                <w:sz w:val="20"/>
                <w:szCs w:val="20"/>
                <w:lang w:eastAsia="es-PA"/>
              </w:rPr>
              <w:t>reset</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w:t>
            </w:r>
          </w:p>
          <w:p w14:paraId="1FE47CA2"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$id</w:t>
            </w:r>
            <w:r w:rsidRPr="000F6F3D">
              <w:rPr>
                <w:rFonts w:ascii="Consolas" w:eastAsia="Times New Roman" w:hAnsi="Consolas" w:cs="Consolas"/>
                <w:color w:val="000000"/>
                <w:sz w:val="20"/>
                <w:szCs w:val="20"/>
                <w:lang w:eastAsia="es-PA"/>
              </w:rPr>
              <w:t xml:space="preserve"> = </w:t>
            </w:r>
            <w:proofErr w:type="spellStart"/>
            <w:r w:rsidRPr="000F6F3D">
              <w:rPr>
                <w:rFonts w:ascii="Consolas" w:eastAsia="Times New Roman" w:hAnsi="Consolas" w:cs="Consolas"/>
                <w:color w:val="795E26"/>
                <w:sz w:val="20"/>
                <w:szCs w:val="20"/>
                <w:lang w:eastAsia="es-PA"/>
              </w:rPr>
              <w:t>current</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proofErr w:type="gramStart"/>
            <w:r w:rsidRPr="000F6F3D">
              <w:rPr>
                <w:rFonts w:ascii="Consolas" w:eastAsia="Times New Roman" w:hAnsi="Consolas" w:cs="Consolas"/>
                <w:color w:val="000000"/>
                <w:sz w:val="20"/>
                <w:szCs w:val="20"/>
                <w:lang w:eastAsia="es-PA"/>
              </w:rPr>
              <w:t>);   </w:t>
            </w:r>
            <w:proofErr w:type="gramEnd"/>
            <w:r w:rsidRPr="000F6F3D">
              <w:rPr>
                <w:rFonts w:ascii="Consolas" w:eastAsia="Times New Roman" w:hAnsi="Consolas" w:cs="Consolas"/>
                <w:color w:val="008000"/>
                <w:sz w:val="20"/>
                <w:szCs w:val="20"/>
                <w:lang w:eastAsia="es-PA"/>
              </w:rPr>
              <w:t>//</w:t>
            </w:r>
            <w:proofErr w:type="spellStart"/>
            <w:r w:rsidRPr="000F6F3D">
              <w:rPr>
                <w:rFonts w:ascii="Consolas" w:eastAsia="Times New Roman" w:hAnsi="Consolas" w:cs="Consolas"/>
                <w:color w:val="008000"/>
                <w:sz w:val="20"/>
                <w:szCs w:val="20"/>
                <w:lang w:eastAsia="es-PA"/>
              </w:rPr>
              <w:t>Optiene</w:t>
            </w:r>
            <w:proofErr w:type="spellEnd"/>
            <w:r w:rsidRPr="000F6F3D">
              <w:rPr>
                <w:rFonts w:ascii="Consolas" w:eastAsia="Times New Roman" w:hAnsi="Consolas" w:cs="Consolas"/>
                <w:color w:val="008000"/>
                <w:sz w:val="20"/>
                <w:szCs w:val="20"/>
                <w:lang w:eastAsia="es-PA"/>
              </w:rPr>
              <w:t xml:space="preserve"> elemento actual</w:t>
            </w:r>
          </w:p>
          <w:p w14:paraId="1B8E0EB9"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p>
          <w:p w14:paraId="33D787B4"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'id', </w:t>
            </w:r>
            <w:proofErr w:type="spellStart"/>
            <w:r w:rsidRPr="00621D32">
              <w:rPr>
                <w:rFonts w:ascii="Consolas" w:eastAsia="Times New Roman" w:hAnsi="Consolas" w:cs="Consolas"/>
                <w:color w:val="A31515"/>
                <w:sz w:val="20"/>
                <w:szCs w:val="20"/>
                <w:lang w:val="en-US" w:eastAsia="es-PA"/>
              </w:rPr>
              <w:t>work_type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'type',</w:t>
            </w:r>
          </w:p>
          <w:p w14:paraId="6E7DDC94"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w_title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'title', </w:t>
            </w:r>
            <w:proofErr w:type="spellStart"/>
            <w:r w:rsidRPr="00621D32">
              <w:rPr>
                <w:rFonts w:ascii="Consolas" w:eastAsia="Times New Roman" w:hAnsi="Consolas" w:cs="Consolas"/>
                <w:color w:val="A31515"/>
                <w:sz w:val="20"/>
                <w:szCs w:val="20"/>
                <w:lang w:val="en-US" w:eastAsia="es-PA"/>
              </w:rPr>
              <w:t>work_desc</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795E26"/>
                <w:sz w:val="20"/>
                <w:szCs w:val="20"/>
                <w:lang w:val="en-US" w:eastAsia="es-PA"/>
              </w:rPr>
              <w:t>CONCAT</w:t>
            </w:r>
            <w:r w:rsidRPr="00621D32">
              <w:rPr>
                <w:rFonts w:ascii="Consolas" w:eastAsia="Times New Roman" w:hAnsi="Consolas" w:cs="Consolas"/>
                <w:color w:val="A31515"/>
                <w:sz w:val="20"/>
                <w:szCs w:val="20"/>
                <w:lang w:val="en-US" w:eastAsia="es-PA"/>
              </w:rPr>
              <w:t xml:space="preserve">(t2.us_fname,' ',t2.us_lname)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'proponent', faculty,</w:t>
            </w:r>
          </w:p>
          <w:p w14:paraId="6D8411F3"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reg_center</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'center', </w:t>
            </w:r>
            <w:proofErr w:type="spellStart"/>
            <w:r w:rsidRPr="00621D32">
              <w:rPr>
                <w:rFonts w:ascii="Consolas" w:eastAsia="Times New Roman" w:hAnsi="Consolas" w:cs="Consolas"/>
                <w:color w:val="A31515"/>
                <w:sz w:val="20"/>
                <w:szCs w:val="20"/>
                <w:lang w:val="en-US" w:eastAsia="es-PA"/>
              </w:rPr>
              <w:t>studentsQty</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'students'</w:t>
            </w:r>
          </w:p>
          <w:p w14:paraId="7EB17E9A"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utp_tesis.graduation_works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t1</w:t>
            </w:r>
          </w:p>
          <w:p w14:paraId="7A52C65D"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INNER JOIN</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utp_users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t2 </w:t>
            </w:r>
            <w:r w:rsidRPr="00621D32">
              <w:rPr>
                <w:rFonts w:ascii="Consolas" w:eastAsia="Times New Roman" w:hAnsi="Consolas" w:cs="Consolas"/>
                <w:color w:val="0000FF"/>
                <w:sz w:val="20"/>
                <w:szCs w:val="20"/>
                <w:lang w:val="en-US" w:eastAsia="es-PA"/>
              </w:rPr>
              <w:t>ON</w:t>
            </w:r>
            <w:r w:rsidRPr="00621D32">
              <w:rPr>
                <w:rFonts w:ascii="Consolas" w:eastAsia="Times New Roman" w:hAnsi="Consolas" w:cs="Consolas"/>
                <w:color w:val="A31515"/>
                <w:sz w:val="20"/>
                <w:szCs w:val="20"/>
                <w:lang w:val="en-US" w:eastAsia="es-PA"/>
              </w:rPr>
              <w:t xml:space="preserve"> t1.proponent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t2.us_doc_num</w:t>
            </w:r>
          </w:p>
          <w:p w14:paraId="5490D7B1"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t2.us_doc_num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1080"/>
                <w:sz w:val="20"/>
                <w:szCs w:val="20"/>
                <w:lang w:val="en-US" w:eastAsia="es-PA"/>
              </w:rPr>
              <w:t>$id</w:t>
            </w:r>
            <w:r w:rsidRPr="00621D32">
              <w:rPr>
                <w:rFonts w:ascii="Consolas" w:eastAsia="Times New Roman" w:hAnsi="Consolas" w:cs="Consolas"/>
                <w:color w:val="A31515"/>
                <w:sz w:val="20"/>
                <w:szCs w:val="20"/>
                <w:lang w:val="en-US" w:eastAsia="es-PA"/>
              </w:rPr>
              <w:t>."'</w:t>
            </w:r>
          </w:p>
          <w:p w14:paraId="53AF8F85"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ORDER BY</w:t>
            </w:r>
            <w:r w:rsidRPr="00621D32">
              <w:rPr>
                <w:rFonts w:ascii="Consolas" w:eastAsia="Times New Roman" w:hAnsi="Consolas" w:cs="Consolas"/>
                <w:color w:val="A31515"/>
                <w:sz w:val="20"/>
                <w:szCs w:val="20"/>
                <w:lang w:val="en-US" w:eastAsia="es-PA"/>
              </w:rPr>
              <w:t xml:space="preserve"> t1.work_code </w:t>
            </w:r>
            <w:r w:rsidRPr="00621D32">
              <w:rPr>
                <w:rFonts w:ascii="Consolas" w:eastAsia="Times New Roman" w:hAnsi="Consolas" w:cs="Consolas"/>
                <w:color w:val="0000FF"/>
                <w:sz w:val="20"/>
                <w:szCs w:val="20"/>
                <w:lang w:val="en-US" w:eastAsia="es-PA"/>
              </w:rPr>
              <w:t>DESC</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1121C294" w14:textId="77777777"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14:paraId="57325266"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8000"/>
                <w:sz w:val="20"/>
                <w:szCs w:val="20"/>
                <w:lang w:eastAsia="es-PA"/>
              </w:rPr>
              <w:t>// echo($</w:t>
            </w:r>
            <w:proofErr w:type="spellStart"/>
            <w:r w:rsidRPr="00621D32">
              <w:rPr>
                <w:rFonts w:ascii="Consolas" w:eastAsia="Times New Roman" w:hAnsi="Consolas" w:cs="Consolas"/>
                <w:color w:val="008000"/>
                <w:sz w:val="20"/>
                <w:szCs w:val="20"/>
                <w:lang w:eastAsia="es-PA"/>
              </w:rPr>
              <w:t>query</w:t>
            </w:r>
            <w:proofErr w:type="spellEnd"/>
            <w:r w:rsidRPr="00621D32">
              <w:rPr>
                <w:rFonts w:ascii="Consolas" w:eastAsia="Times New Roman" w:hAnsi="Consolas" w:cs="Consolas"/>
                <w:color w:val="008000"/>
                <w:sz w:val="20"/>
                <w:szCs w:val="20"/>
                <w:lang w:eastAsia="es-PA"/>
              </w:rPr>
              <w:t>); //PARA VERIFICAR QUERY</w:t>
            </w:r>
          </w:p>
          <w:p w14:paraId="408FFA75"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p>
          <w:p w14:paraId="6E882774"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AF00DB"/>
                <w:sz w:val="20"/>
                <w:szCs w:val="20"/>
                <w:lang w:eastAsia="es-PA"/>
              </w:rPr>
              <w:t>if</w:t>
            </w:r>
            <w:proofErr w:type="spellEnd"/>
            <w:proofErr w:type="gramStart"/>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proofErr w:type="gramEnd"/>
            <w:r w:rsidRPr="000F6F3D">
              <w:rPr>
                <w:rFonts w:ascii="Consolas" w:eastAsia="Times New Roman" w:hAnsi="Consolas" w:cs="Consolas"/>
                <w:color w:val="001080"/>
                <w:sz w:val="20"/>
                <w:szCs w:val="20"/>
                <w:lang w:eastAsia="es-PA"/>
              </w:rPr>
              <w:t>conn</w:t>
            </w:r>
            <w:proofErr w:type="spellEnd"/>
            <w:r w:rsidRPr="000F6F3D">
              <w:rPr>
                <w:rFonts w:ascii="Consolas" w:eastAsia="Times New Roman" w:hAnsi="Consolas" w:cs="Consolas"/>
                <w:color w:val="000000"/>
                <w:sz w:val="20"/>
                <w:szCs w:val="20"/>
                <w:lang w:eastAsia="es-PA"/>
              </w:rPr>
              <w:t>-&gt;</w:t>
            </w:r>
            <w:proofErr w:type="spellStart"/>
            <w:r w:rsidRPr="000F6F3D">
              <w:rPr>
                <w:rFonts w:ascii="Consolas" w:eastAsia="Times New Roman" w:hAnsi="Consolas" w:cs="Consolas"/>
                <w:color w:val="795E26"/>
                <w:sz w:val="20"/>
                <w:szCs w:val="20"/>
                <w:lang w:eastAsia="es-PA"/>
              </w:rPr>
              <w:t>query</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query</w:t>
            </w:r>
            <w:proofErr w:type="spellEnd"/>
            <w:r w:rsidRPr="000F6F3D">
              <w:rPr>
                <w:rFonts w:ascii="Consolas" w:eastAsia="Times New Roman" w:hAnsi="Consolas" w:cs="Consolas"/>
                <w:color w:val="000000"/>
                <w:sz w:val="20"/>
                <w:szCs w:val="20"/>
                <w:lang w:eastAsia="es-PA"/>
              </w:rPr>
              <w:t>)){</w:t>
            </w:r>
          </w:p>
          <w:p w14:paraId="785E7BE2"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proofErr w:type="spellStart"/>
            <w:r w:rsidRPr="00621D32">
              <w:rPr>
                <w:rFonts w:ascii="Consolas" w:eastAsia="Times New Roman" w:hAnsi="Consolas" w:cs="Consolas"/>
                <w:color w:val="A31515"/>
                <w:sz w:val="20"/>
                <w:szCs w:val="20"/>
                <w:lang w:val="en-US" w:eastAsia="es-PA"/>
              </w:rPr>
              <w:t>Falló</w:t>
            </w:r>
            <w:proofErr w:type="spellEnd"/>
            <w:r w:rsidRPr="00621D32">
              <w:rPr>
                <w:rFonts w:ascii="Consolas" w:eastAsia="Times New Roman" w:hAnsi="Consolas" w:cs="Consolas"/>
                <w:color w:val="A31515"/>
                <w:sz w:val="20"/>
                <w:szCs w:val="20"/>
                <w:lang w:val="en-US" w:eastAsia="es-PA"/>
              </w:rPr>
              <w:t xml:space="preserve"> CALL: ("</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001080"/>
                <w:sz w:val="20"/>
                <w:szCs w:val="20"/>
                <w:lang w:val="en-US" w:eastAsia="es-PA"/>
              </w:rPr>
              <w:t>errno</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eastAsia="es-PA"/>
              </w:rPr>
              <w:t>") "</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001080"/>
                <w:sz w:val="20"/>
                <w:szCs w:val="20"/>
                <w:lang w:eastAsia="es-PA"/>
              </w:rPr>
              <w:t>error</w:t>
            </w:r>
            <w:r w:rsidRPr="00621D32">
              <w:rPr>
                <w:rFonts w:ascii="Consolas" w:eastAsia="Times New Roman" w:hAnsi="Consolas" w:cs="Consolas"/>
                <w:color w:val="000000"/>
                <w:sz w:val="20"/>
                <w:szCs w:val="20"/>
                <w:lang w:eastAsia="es-PA"/>
              </w:rPr>
              <w:t>;</w:t>
            </w:r>
          </w:p>
          <w:p w14:paraId="5BC378EC"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outp</w:t>
            </w:r>
            <w:proofErr w:type="spellEnd"/>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A31515"/>
                <w:sz w:val="20"/>
                <w:szCs w:val="20"/>
                <w:lang w:eastAsia="es-PA"/>
              </w:rPr>
              <w:t>'{"error":"</w:t>
            </w:r>
            <w:proofErr w:type="gramStart"/>
            <w:r w:rsidRPr="00621D32">
              <w:rPr>
                <w:rFonts w:ascii="Consolas" w:eastAsia="Times New Roman" w:hAnsi="Consolas" w:cs="Consolas"/>
                <w:color w:val="A31515"/>
                <w:sz w:val="20"/>
                <w:szCs w:val="20"/>
                <w:lang w:eastAsia="es-PA"/>
              </w:rPr>
              <w:t>'</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w:t>
            </w:r>
            <w:proofErr w:type="spellStart"/>
            <w:proofErr w:type="gramEnd"/>
            <w:r w:rsidRPr="00621D32">
              <w:rPr>
                <w:rFonts w:ascii="Consolas" w:eastAsia="Times New Roman" w:hAnsi="Consolas" w:cs="Consolas"/>
                <w:color w:val="001080"/>
                <w:sz w:val="20"/>
                <w:szCs w:val="20"/>
                <w:lang w:eastAsia="es-PA"/>
              </w:rPr>
              <w:t>result</w:t>
            </w:r>
            <w:proofErr w:type="spellEnd"/>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A31515"/>
                <w:sz w:val="20"/>
                <w:szCs w:val="20"/>
                <w:lang w:eastAsia="es-PA"/>
              </w:rPr>
              <w:t>'"}'</w:t>
            </w:r>
            <w:r w:rsidRPr="00621D32">
              <w:rPr>
                <w:rFonts w:ascii="Consolas" w:eastAsia="Times New Roman" w:hAnsi="Consolas" w:cs="Consolas"/>
                <w:color w:val="000000"/>
                <w:sz w:val="20"/>
                <w:szCs w:val="20"/>
                <w:lang w:eastAsia="es-PA"/>
              </w:rPr>
              <w:t>;</w:t>
            </w:r>
          </w:p>
          <w:p w14:paraId="7502DE4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F00DB"/>
                <w:sz w:val="20"/>
                <w:szCs w:val="20"/>
                <w:lang w:val="en-US" w:eastAsia="es-PA"/>
              </w:rPr>
              <w:t>else</w:t>
            </w:r>
            <w:r w:rsidRPr="00621D32">
              <w:rPr>
                <w:rFonts w:ascii="Consolas" w:eastAsia="Times New Roman" w:hAnsi="Consolas" w:cs="Consolas"/>
                <w:color w:val="000000"/>
                <w:sz w:val="20"/>
                <w:szCs w:val="20"/>
                <w:lang w:val="en-US" w:eastAsia="es-PA"/>
              </w:rPr>
              <w:t>{</w:t>
            </w:r>
          </w:p>
          <w:p w14:paraId="0A1572BB"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14:paraId="73DF210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520248F4"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14:paraId="3CB5A2F7"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14:paraId="1F39ADE8"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if</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2D15E66"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lastRenderedPageBreak/>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351F1C9D"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599774D"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6B827B4B"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'"description":"'</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7C0E08A"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D72BE04"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5F0558E"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700EE19B"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5F1D9EB"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2A41C159"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'"profiles":['</w:t>
            </w:r>
            <w:r w:rsidRPr="00621D32">
              <w:rPr>
                <w:rFonts w:ascii="Consolas" w:eastAsia="Times New Roman" w:hAnsi="Consolas" w:cs="Consolas"/>
                <w:color w:val="000000"/>
                <w:sz w:val="20"/>
                <w:szCs w:val="20"/>
                <w:lang w:val="en-US" w:eastAsia="es-PA"/>
              </w:rPr>
              <w:t>;</w:t>
            </w:r>
          </w:p>
          <w:p w14:paraId="37A336EB"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14:paraId="0B7EA91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id, faculty, career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profiles </w:t>
            </w: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1528C6E6"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14:paraId="5863113D"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6B992707"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6D7B1786"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14:paraId="264263BF"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if</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5BF957CC"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7AA1CE8"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2423A40F"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6599AA3"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368E01C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14:paraId="00E63F34"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1C136B8F" w14:textId="77777777"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14:paraId="3012133C"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4078B24F"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'{"records":['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715D6A28"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w:t>
            </w:r>
          </w:p>
          <w:p w14:paraId="27BE86CE" w14:textId="77777777" w:rsidR="00535F4F" w:rsidRPr="00872F2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proofErr w:type="spellStart"/>
            <w:proofErr w:type="gramStart"/>
            <w:r w:rsidRPr="00621D32">
              <w:rPr>
                <w:rFonts w:ascii="Consolas" w:eastAsia="Times New Roman" w:hAnsi="Consolas" w:cs="Consolas"/>
                <w:color w:val="795E26"/>
                <w:sz w:val="20"/>
                <w:szCs w:val="20"/>
                <w:lang w:eastAsia="es-PA"/>
              </w:rPr>
              <w:t>close</w:t>
            </w:r>
            <w:proofErr w:type="spellEnd"/>
            <w:r w:rsidRPr="00621D32">
              <w:rPr>
                <w:rFonts w:ascii="Consolas" w:eastAsia="Times New Roman" w:hAnsi="Consolas" w:cs="Consolas"/>
                <w:color w:val="000000"/>
                <w:sz w:val="20"/>
                <w:szCs w:val="20"/>
                <w:lang w:eastAsia="es-PA"/>
              </w:rPr>
              <w:t>(</w:t>
            </w:r>
            <w:proofErr w:type="gramEnd"/>
            <w:r w:rsidRPr="00621D32">
              <w:rPr>
                <w:rFonts w:ascii="Consolas" w:eastAsia="Times New Roman" w:hAnsi="Consolas" w:cs="Consolas"/>
                <w:color w:val="000000"/>
                <w:sz w:val="20"/>
                <w:szCs w:val="20"/>
                <w:lang w:eastAsia="es-PA"/>
              </w:rPr>
              <w:t>);</w:t>
            </w:r>
          </w:p>
        </w:tc>
      </w:tr>
    </w:tbl>
    <w:p w14:paraId="4BFDEDA0" w14:textId="77777777" w:rsidR="008F0E18" w:rsidRPr="008F0E18" w:rsidRDefault="008F0E18" w:rsidP="0067401E">
      <w:pPr>
        <w:pStyle w:val="Caption"/>
        <w:spacing w:line="360" w:lineRule="auto"/>
        <w:jc w:val="center"/>
      </w:pPr>
      <w:bookmarkStart w:id="206" w:name="_Toc52322248"/>
      <w:r>
        <w:lastRenderedPageBreak/>
        <w:t xml:space="preserve">Código </w:t>
      </w:r>
      <w:r w:rsidR="00183C3C">
        <w:fldChar w:fldCharType="begin"/>
      </w:r>
      <w:r w:rsidR="00B00A51">
        <w:instrText xml:space="preserve"> SEQ Cuadro \* ARABIC </w:instrText>
      </w:r>
      <w:r w:rsidR="00183C3C">
        <w:fldChar w:fldCharType="separate"/>
      </w:r>
      <w:r w:rsidR="00CE183E">
        <w:rPr>
          <w:noProof/>
        </w:rPr>
        <w:t>13</w:t>
      </w:r>
      <w:r w:rsidR="00183C3C">
        <w:rPr>
          <w:noProof/>
        </w:rPr>
        <w:fldChar w:fldCharType="end"/>
      </w:r>
      <w:r w:rsidR="007E4B9B">
        <w:t xml:space="preserve">: Código de </w:t>
      </w:r>
      <w:r w:rsidR="007E4B9B" w:rsidRPr="00E34E1D">
        <w:t xml:space="preserve">consulta de temas de graduación agregados </w:t>
      </w:r>
      <w:r w:rsidR="007E4B9B">
        <w:t>(</w:t>
      </w:r>
      <w:proofErr w:type="spellStart"/>
      <w:r w:rsidR="007E4B9B">
        <w:t>backend</w:t>
      </w:r>
      <w:proofErr w:type="spellEnd"/>
      <w:r w:rsidR="007E4B9B">
        <w:t>)</w:t>
      </w:r>
      <w:bookmarkEnd w:id="206"/>
    </w:p>
    <w:p w14:paraId="6791FFB2" w14:textId="77777777" w:rsidR="00535F4F" w:rsidRDefault="00896B76" w:rsidP="005375F8">
      <w:pPr>
        <w:pStyle w:val="Heading2"/>
        <w:numPr>
          <w:ilvl w:val="3"/>
          <w:numId w:val="29"/>
        </w:numPr>
      </w:pPr>
      <w:bookmarkStart w:id="207" w:name="_Toc52322154"/>
      <w:r>
        <w:t>ACTUALIZAR TEMA DE TRABAJO DE GRADUACIÓN</w:t>
      </w:r>
      <w:bookmarkEnd w:id="207"/>
      <w:r>
        <w:t xml:space="preserve"> </w:t>
      </w:r>
    </w:p>
    <w:p w14:paraId="670B3112" w14:textId="5E410B56" w:rsidR="00535F4F" w:rsidRDefault="00535F4F" w:rsidP="00442DD2">
      <w:r w:rsidRPr="00535F4F">
        <w:t>La actualización de los temas de trabajos de graduación estará controlada por el código descrito a continuación.</w:t>
      </w:r>
    </w:p>
    <w:p w14:paraId="005CDD81" w14:textId="77777777" w:rsidR="00F04FAE" w:rsidRDefault="00F04FAE" w:rsidP="00442DD2"/>
    <w:p w14:paraId="33665E79" w14:textId="77777777" w:rsidR="00535F4F" w:rsidRPr="00B2200F" w:rsidRDefault="00535F4F" w:rsidP="00442DD2">
      <w:pPr>
        <w:rPr>
          <w:b/>
        </w:rPr>
      </w:pPr>
      <w:r w:rsidRPr="00B2200F">
        <w:rPr>
          <w:b/>
        </w:rPr>
        <w:lastRenderedPageBreak/>
        <w:t>Método Principal</w:t>
      </w:r>
    </w:p>
    <w:p w14:paraId="7943271D" w14:textId="77777777" w:rsidR="00535F4F" w:rsidRDefault="00535F4F" w:rsidP="00442DD2">
      <w:r w:rsidRPr="00535F4F">
        <w:t xml:space="preserve">El método principal, al usuario seleccionar </w:t>
      </w:r>
      <w:r>
        <w:t xml:space="preserve">la opción </w:t>
      </w:r>
      <w:r w:rsidRPr="00535F4F">
        <w:t>para editar un tema de trabajo de graduación, hace el levantado del modal de edición, indicando el formulario HTML que estará asociado a dicho modal y el controlador con las funciones que estarán disponibles en este.</w:t>
      </w:r>
    </w:p>
    <w:tbl>
      <w:tblPr>
        <w:tblStyle w:val="MediumGrid1-Accent1"/>
        <w:tblW w:w="0" w:type="auto"/>
        <w:tblLook w:val="04A0" w:firstRow="1" w:lastRow="0" w:firstColumn="1" w:lastColumn="0" w:noHBand="0" w:noVBand="1"/>
      </w:tblPr>
      <w:tblGrid>
        <w:gridCol w:w="8978"/>
      </w:tblGrid>
      <w:tr w:rsidR="00535F4F" w14:paraId="733277BD"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2040779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openUpdateWorkModal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14:paraId="6439105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14:paraId="7C3562D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"common/templates/modal/updateWorkModal.html"</w:t>
            </w:r>
            <w:r w:rsidRPr="00621D32">
              <w:rPr>
                <w:rFonts w:ascii="Consolas" w:eastAsia="Times New Roman" w:hAnsi="Consolas" w:cs="Consolas"/>
                <w:color w:val="000000"/>
                <w:sz w:val="20"/>
                <w:szCs w:val="21"/>
                <w:lang w:val="en-US" w:eastAsia="es-PA"/>
              </w:rPr>
              <w:t>,</w:t>
            </w:r>
          </w:p>
          <w:p w14:paraId="271E1F5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49A4ED8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14:paraId="5738175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1DE5897B"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escapeToClose</w:t>
            </w:r>
            <w:proofErr w:type="spellEnd"/>
            <w:r w:rsidRPr="006E3434">
              <w:rPr>
                <w:rFonts w:ascii="Consolas" w:eastAsia="Times New Roman" w:hAnsi="Consolas" w:cs="Consolas"/>
                <w:color w:val="001080"/>
                <w:sz w:val="20"/>
                <w:szCs w:val="21"/>
                <w:lang w:val="en-US" w:eastAsia="es-PA"/>
              </w:rPr>
              <w:t>:</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FF"/>
                <w:sz w:val="20"/>
                <w:szCs w:val="21"/>
                <w:lang w:val="en-US" w:eastAsia="es-PA"/>
              </w:rPr>
              <w:t>true</w:t>
            </w:r>
            <w:r w:rsidRPr="006E3434">
              <w:rPr>
                <w:rFonts w:ascii="Consolas" w:eastAsia="Times New Roman" w:hAnsi="Consolas" w:cs="Consolas"/>
                <w:color w:val="000000"/>
                <w:sz w:val="20"/>
                <w:szCs w:val="21"/>
                <w:lang w:val="en-US" w:eastAsia="es-PA"/>
              </w:rPr>
              <w:t>,</w:t>
            </w:r>
          </w:p>
          <w:p w14:paraId="09D7F1BA"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locals:</w:t>
            </w:r>
            <w:r w:rsidRPr="006E3434">
              <w:rPr>
                <w:rFonts w:ascii="Consolas" w:eastAsia="Times New Roman" w:hAnsi="Consolas" w:cs="Consolas"/>
                <w:color w:val="000000"/>
                <w:sz w:val="20"/>
                <w:szCs w:val="21"/>
                <w:lang w:val="en-US" w:eastAsia="es-PA"/>
              </w:rPr>
              <w:t xml:space="preserve"> {</w:t>
            </w:r>
          </w:p>
          <w:p w14:paraId="3C612F5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7761A3A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p>
          <w:p w14:paraId="77CFF3F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7FD0254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6F32CBB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debug</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"Modal is close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0ABE0AD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37B3A2F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14:paraId="017FC00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global.error.work.updated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1CF6FF1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14:paraId="4AA5362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3F1B53D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166D37C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770195B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14:paraId="12DAB30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showSucces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global.succes.work.added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6B12EA1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w:t>
            </w:r>
            <w:proofErr w:type="spellEnd"/>
            <w:r w:rsidRPr="00621D32">
              <w:rPr>
                <w:rFonts w:ascii="Consolas" w:eastAsia="Times New Roman" w:hAnsi="Consolas" w:cs="Consolas"/>
                <w:color w:val="000000"/>
                <w:sz w:val="20"/>
                <w:szCs w:val="21"/>
                <w:lang w:val="en-US" w:eastAsia="es-PA"/>
              </w:rPr>
              <w:t>();</w:t>
            </w:r>
          </w:p>
          <w:p w14:paraId="4FAB1FF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72F615C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14:paraId="65AE655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global.error.work.updated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6E725966"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14:paraId="33DC90FF"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p>
          <w:p w14:paraId="2FB352B1"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catch</w:t>
            </w:r>
            <w:proofErr w:type="gramEnd"/>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00FF"/>
                <w:sz w:val="20"/>
                <w:szCs w:val="21"/>
                <w:lang w:eastAsia="es-PA"/>
              </w:rPr>
              <w:t>function</w:t>
            </w:r>
            <w:proofErr w:type="spellEnd"/>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 {</w:t>
            </w:r>
          </w:p>
          <w:p w14:paraId="0D7811CB"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lastRenderedPageBreak/>
              <w:t xml:space="preserve">    </w:t>
            </w:r>
            <w:r w:rsidRPr="00621D32">
              <w:rPr>
                <w:rFonts w:ascii="Consolas" w:eastAsia="Times New Roman" w:hAnsi="Consolas" w:cs="Consolas"/>
                <w:color w:val="001080"/>
                <w:sz w:val="20"/>
                <w:szCs w:val="21"/>
                <w:lang w:eastAsia="es-PA"/>
              </w:rPr>
              <w:t>$</w:t>
            </w:r>
            <w:proofErr w:type="spellStart"/>
            <w:proofErr w:type="gramStart"/>
            <w:r w:rsidRPr="00621D32">
              <w:rPr>
                <w:rFonts w:ascii="Consolas" w:eastAsia="Times New Roman" w:hAnsi="Consolas" w:cs="Consolas"/>
                <w:color w:val="001080"/>
                <w:sz w:val="20"/>
                <w:szCs w:val="21"/>
                <w:lang w:eastAsia="es-PA"/>
              </w:rPr>
              <w:t>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error</w:t>
            </w:r>
            <w:proofErr w:type="spellEnd"/>
            <w:proofErr w:type="gram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'ERROR ==&gt; '</w:t>
            </w:r>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w:t>
            </w:r>
          </w:p>
          <w:p w14:paraId="524F42C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14:paraId="45C1C8A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14:paraId="363C5C68"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14:paraId="44B1C72A" w14:textId="77777777"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7228738F" w14:textId="77777777" w:rsidR="00535F4F" w:rsidRDefault="008F0E18" w:rsidP="0067401E">
      <w:pPr>
        <w:pStyle w:val="Caption"/>
        <w:spacing w:line="360" w:lineRule="auto"/>
        <w:jc w:val="center"/>
      </w:pPr>
      <w:bookmarkStart w:id="208" w:name="_Toc52322249"/>
      <w:r>
        <w:lastRenderedPageBreak/>
        <w:t xml:space="preserve">Código </w:t>
      </w:r>
      <w:r w:rsidR="00183C3C">
        <w:fldChar w:fldCharType="begin"/>
      </w:r>
      <w:r w:rsidR="00B00A51">
        <w:instrText xml:space="preserve"> SEQ Cuadro \* ARABIC </w:instrText>
      </w:r>
      <w:r w:rsidR="00183C3C">
        <w:fldChar w:fldCharType="separate"/>
      </w:r>
      <w:r w:rsidR="00CE183E">
        <w:rPr>
          <w:noProof/>
        </w:rPr>
        <w:t>14</w:t>
      </w:r>
      <w:r w:rsidR="00183C3C">
        <w:rPr>
          <w:noProof/>
        </w:rPr>
        <w:fldChar w:fldCharType="end"/>
      </w:r>
      <w:r w:rsidR="007E4B9B">
        <w:t xml:space="preserve">: Código de </w:t>
      </w:r>
      <w:r w:rsidR="007E4B9B" w:rsidRPr="00084FA6">
        <w:t xml:space="preserve">Actualizar tema de trabajo de graduación </w:t>
      </w:r>
      <w:r w:rsidR="007E4B9B">
        <w:t>(método principal)</w:t>
      </w:r>
      <w:bookmarkEnd w:id="208"/>
    </w:p>
    <w:p w14:paraId="14E6365A" w14:textId="77777777" w:rsidR="00535F4F" w:rsidRPr="00B2200F" w:rsidRDefault="00535F4F" w:rsidP="00442DD2">
      <w:pPr>
        <w:rPr>
          <w:b/>
        </w:rPr>
      </w:pPr>
      <w:r w:rsidRPr="00B2200F">
        <w:rPr>
          <w:b/>
        </w:rPr>
        <w:t xml:space="preserve">Controlador </w:t>
      </w:r>
    </w:p>
    <w:p w14:paraId="5EBFE8D8" w14:textId="77777777" w:rsidR="00535F4F" w:rsidRDefault="00535F4F" w:rsidP="00442DD2">
      <w:r w:rsidRPr="00535F4F">
        <w:t xml:space="preserve">El controlador, al usuario aceptar sus cambios realizados en la actualización, hace el llamado al servicio enviándole la data actualizada y éste a su vez hace la llamada al </w:t>
      </w:r>
      <w:proofErr w:type="spellStart"/>
      <w:r w:rsidRPr="00535F4F">
        <w:t>Backend</w:t>
      </w:r>
      <w:proofErr w:type="spellEnd"/>
      <w:r w:rsidRPr="00535F4F">
        <w:t xml:space="preserve"> enviándole también la data a ser actualizada en la base de datos.</w:t>
      </w:r>
    </w:p>
    <w:tbl>
      <w:tblPr>
        <w:tblStyle w:val="MediumGrid1-Accent1"/>
        <w:tblW w:w="0" w:type="auto"/>
        <w:tblLook w:val="04A0" w:firstRow="1" w:lastRow="0" w:firstColumn="1" w:lastColumn="0" w:noHBand="0" w:noVBand="1"/>
      </w:tblPr>
      <w:tblGrid>
        <w:gridCol w:w="8978"/>
      </w:tblGrid>
      <w:tr w:rsidR="00535F4F" w14:paraId="355B3D7A"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0354919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 {</w:t>
            </w:r>
          </w:p>
          <w:p w14:paraId="5E632A7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1D622AA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5A0AEAF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6FE5A6B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angular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copy</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583A1DF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489C51E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proofErr w:type="spellEnd"/>
            <w:r w:rsidRPr="00621D32">
              <w:rPr>
                <w:rFonts w:ascii="Consolas" w:eastAsia="Times New Roman" w:hAnsi="Consolas" w:cs="Consolas"/>
                <w:color w:val="000000"/>
                <w:sz w:val="20"/>
                <w:szCs w:val="21"/>
                <w:lang w:val="en-US" w:eastAsia="es-PA"/>
              </w:rPr>
              <w:t>);</w:t>
            </w:r>
          </w:p>
          <w:p w14:paraId="2FFE646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4D5EB5AF"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xhr</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then</w:t>
            </w:r>
            <w:proofErr w:type="spell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 {</w:t>
            </w:r>
          </w:p>
          <w:p w14:paraId="456CD47D"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7B20980C"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mdDialog</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hide</w:t>
            </w:r>
            <w:proofErr w:type="spell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w:t>
            </w:r>
          </w:p>
          <w:p w14:paraId="2C75FFFE"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45EA8206"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14:paraId="508AF659"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7E1989D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catch</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14:paraId="34C9472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28BBABC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14:paraId="42B936B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56744938"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proofErr w:type="gramStart"/>
            <w:r w:rsidRPr="00621D32">
              <w:rPr>
                <w:rFonts w:ascii="Consolas" w:eastAsia="Times New Roman" w:hAnsi="Consolas" w:cs="Consolas"/>
                <w:color w:val="001080"/>
                <w:sz w:val="20"/>
                <w:szCs w:val="21"/>
                <w:lang w:eastAsia="es-PA"/>
              </w:rPr>
              <w:t>storage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showLoader</w:t>
            </w:r>
            <w:proofErr w:type="spellEnd"/>
            <w:proofErr w:type="gram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00FF"/>
                <w:sz w:val="20"/>
                <w:szCs w:val="21"/>
                <w:lang w:eastAsia="es-PA"/>
              </w:rPr>
              <w:t>false</w:t>
            </w:r>
            <w:r w:rsidRPr="00621D32">
              <w:rPr>
                <w:rFonts w:ascii="Consolas" w:eastAsia="Times New Roman" w:hAnsi="Consolas" w:cs="Consolas"/>
                <w:color w:val="000000"/>
                <w:sz w:val="20"/>
                <w:szCs w:val="21"/>
                <w:lang w:eastAsia="es-PA"/>
              </w:rPr>
              <w:t>;</w:t>
            </w:r>
          </w:p>
          <w:p w14:paraId="4629BB2A"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49FE2195" w14:textId="77777777"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 xml:space="preserve">    };</w:t>
            </w:r>
          </w:p>
        </w:tc>
      </w:tr>
    </w:tbl>
    <w:p w14:paraId="08523DD3" w14:textId="77777777" w:rsidR="00535F4F" w:rsidRDefault="008F0E18" w:rsidP="0067401E">
      <w:pPr>
        <w:pStyle w:val="Caption"/>
        <w:spacing w:line="360" w:lineRule="auto"/>
        <w:jc w:val="center"/>
      </w:pPr>
      <w:bookmarkStart w:id="209" w:name="_Toc52322250"/>
      <w:r>
        <w:t xml:space="preserve">Código </w:t>
      </w:r>
      <w:r w:rsidR="00183C3C">
        <w:fldChar w:fldCharType="begin"/>
      </w:r>
      <w:r w:rsidR="00B00A51">
        <w:instrText xml:space="preserve"> SEQ Cuadro \* ARABIC </w:instrText>
      </w:r>
      <w:r w:rsidR="00183C3C">
        <w:fldChar w:fldCharType="separate"/>
      </w:r>
      <w:r w:rsidR="00CE183E">
        <w:rPr>
          <w:noProof/>
        </w:rPr>
        <w:t>15</w:t>
      </w:r>
      <w:r w:rsidR="00183C3C">
        <w:rPr>
          <w:noProof/>
        </w:rPr>
        <w:fldChar w:fldCharType="end"/>
      </w:r>
      <w:r w:rsidR="007E4B9B">
        <w:t xml:space="preserve">: </w:t>
      </w:r>
      <w:r w:rsidR="007E4B9B" w:rsidRPr="00030219">
        <w:t xml:space="preserve">Código de Actualizar tema de trabajo de graduación </w:t>
      </w:r>
      <w:r w:rsidR="007E4B9B">
        <w:t>(controlador)</w:t>
      </w:r>
      <w:bookmarkEnd w:id="209"/>
    </w:p>
    <w:p w14:paraId="561A8C96" w14:textId="77777777" w:rsidR="00535F4F" w:rsidRPr="00B2200F" w:rsidRDefault="00535F4F" w:rsidP="00442DD2">
      <w:pPr>
        <w:rPr>
          <w:b/>
        </w:rPr>
      </w:pPr>
      <w:r w:rsidRPr="00B2200F">
        <w:rPr>
          <w:b/>
        </w:rPr>
        <w:lastRenderedPageBreak/>
        <w:t xml:space="preserve">Servicio </w:t>
      </w:r>
    </w:p>
    <w:p w14:paraId="53903487" w14:textId="77777777" w:rsidR="00535F4F" w:rsidRDefault="00535F4F" w:rsidP="00442DD2">
      <w:r>
        <w:t xml:space="preserve">El </w:t>
      </w:r>
      <w:proofErr w:type="spellStart"/>
      <w:r>
        <w:t>backend</w:t>
      </w:r>
      <w:proofErr w:type="spellEnd"/>
      <w:r>
        <w:t xml:space="preserve"> recibe la información y procede a armar la sentencia hacia la base de datos para actualizar los datos del tema del trabajo de graduación elegido por el usuario. Además, realiza la actualización de los perfiles estudiantiles asociados al tema de trabajo de graduación. Al terminar las actualizaciones el </w:t>
      </w:r>
      <w:proofErr w:type="spellStart"/>
      <w:r>
        <w:t>backend</w:t>
      </w:r>
      <w:proofErr w:type="spellEnd"/>
      <w:r>
        <w:t xml:space="preserve"> arma la respuesta de la base de datos en formato </w:t>
      </w:r>
      <w:proofErr w:type="spellStart"/>
      <w:r w:rsidR="00272D8F">
        <w:t>json</w:t>
      </w:r>
      <w:proofErr w:type="spellEnd"/>
      <w:r w:rsidR="00272D8F">
        <w:t xml:space="preserve"> y la devuelve al servicio.</w:t>
      </w:r>
    </w:p>
    <w:tbl>
      <w:tblPr>
        <w:tblStyle w:val="MediumGrid1-Accent1"/>
        <w:tblW w:w="0" w:type="auto"/>
        <w:tblLook w:val="04A0" w:firstRow="1" w:lastRow="0" w:firstColumn="1" w:lastColumn="0" w:noHBand="0" w:noVBand="1"/>
      </w:tblPr>
      <w:tblGrid>
        <w:gridCol w:w="8978"/>
      </w:tblGrid>
      <w:tr w:rsidR="00535F4F" w14:paraId="41FBFF74"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E3BF74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14:paraId="3D8B6A7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2881209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7CCD13C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14:paraId="627BC27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40DFD95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w:t>
            </w:r>
            <w:proofErr w:type="spellStart"/>
            <w:r w:rsidRPr="00621D32">
              <w:rPr>
                <w:rFonts w:ascii="Consolas" w:eastAsia="Times New Roman" w:hAnsi="Consolas" w:cs="Consolas"/>
                <w:color w:val="A31515"/>
                <w:sz w:val="20"/>
                <w:szCs w:val="21"/>
                <w:lang w:val="en-US" w:eastAsia="es-PA"/>
              </w:rPr>
              <w:t>updateWork.php</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66A1F2D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6DECFA5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374CC13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14:paraId="169CF3C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1E411E3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433106A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4AD963B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10D2AFD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7DB138A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r w:rsidRPr="00621D32">
              <w:rPr>
                <w:rFonts w:ascii="Consolas" w:eastAsia="Times New Roman" w:hAnsi="Consolas" w:cs="Consolas"/>
                <w:color w:val="000000"/>
                <w:sz w:val="20"/>
                <w:szCs w:val="21"/>
                <w:lang w:val="en-US" w:eastAsia="es-PA"/>
              </w:rPr>
              <w:t>;</w:t>
            </w:r>
          </w:p>
          <w:p w14:paraId="12D64AB0" w14:textId="77777777" w:rsidR="00535F4F" w:rsidRPr="00DC57C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7B83E3D9" w14:textId="77777777" w:rsidR="00535F4F" w:rsidRDefault="008F0E18" w:rsidP="0067401E">
      <w:pPr>
        <w:pStyle w:val="Caption"/>
        <w:spacing w:line="360" w:lineRule="auto"/>
        <w:jc w:val="center"/>
      </w:pPr>
      <w:bookmarkStart w:id="210" w:name="_Toc52322251"/>
      <w:r>
        <w:t xml:space="preserve">Código </w:t>
      </w:r>
      <w:r w:rsidR="00183C3C">
        <w:fldChar w:fldCharType="begin"/>
      </w:r>
      <w:r w:rsidR="00B00A51">
        <w:instrText xml:space="preserve"> SEQ Cuadro \* ARABIC </w:instrText>
      </w:r>
      <w:r w:rsidR="00183C3C">
        <w:fldChar w:fldCharType="separate"/>
      </w:r>
      <w:r w:rsidR="00CE183E">
        <w:rPr>
          <w:noProof/>
        </w:rPr>
        <w:t>16</w:t>
      </w:r>
      <w:r w:rsidR="00183C3C">
        <w:rPr>
          <w:noProof/>
        </w:rPr>
        <w:fldChar w:fldCharType="end"/>
      </w:r>
      <w:r w:rsidR="007E4B9B">
        <w:t xml:space="preserve">: </w:t>
      </w:r>
      <w:r w:rsidR="007E4B9B" w:rsidRPr="002D7D02">
        <w:t xml:space="preserve">Código de Actualizar tema de trabajo de graduación </w:t>
      </w:r>
      <w:r w:rsidR="007E4B9B">
        <w:t>(servicio)</w:t>
      </w:r>
      <w:bookmarkEnd w:id="210"/>
    </w:p>
    <w:p w14:paraId="0DC8EC74" w14:textId="77777777" w:rsidR="00535F4F" w:rsidRPr="00B2200F" w:rsidRDefault="00535F4F" w:rsidP="00442DD2">
      <w:pPr>
        <w:rPr>
          <w:b/>
        </w:rPr>
      </w:pPr>
      <w:proofErr w:type="spellStart"/>
      <w:r w:rsidRPr="00B2200F">
        <w:rPr>
          <w:b/>
        </w:rPr>
        <w:t>Backend</w:t>
      </w:r>
      <w:proofErr w:type="spellEnd"/>
      <w:r w:rsidRPr="00B2200F">
        <w:rPr>
          <w:b/>
        </w:rPr>
        <w:t xml:space="preserve"> </w:t>
      </w:r>
    </w:p>
    <w:p w14:paraId="7023D1EA" w14:textId="77777777" w:rsidR="00535F4F" w:rsidRDefault="00272D8F" w:rsidP="00442DD2">
      <w:r w:rsidRPr="00535F4F">
        <w:t xml:space="preserve">La respuesta del </w:t>
      </w:r>
      <w:proofErr w:type="spellStart"/>
      <w:r w:rsidRPr="00535F4F">
        <w:t>backend</w:t>
      </w:r>
      <w:proofErr w:type="spellEnd"/>
      <w:r w:rsidRPr="00535F4F">
        <w:t xml:space="preserve"> viaja a través del servicio y el controlador regresando al final al método principal que levanta las notificaciones de éxito o error para cual sea el caso después de evaluar la respuesta de la actualización de los datos.</w:t>
      </w:r>
    </w:p>
    <w:tbl>
      <w:tblPr>
        <w:tblStyle w:val="MediumGrid1-Accent1"/>
        <w:tblW w:w="0" w:type="auto"/>
        <w:tblLook w:val="04A0" w:firstRow="1" w:lastRow="0" w:firstColumn="1" w:lastColumn="0" w:noHBand="0" w:noVBand="1"/>
      </w:tblPr>
      <w:tblGrid>
        <w:gridCol w:w="8978"/>
      </w:tblGrid>
      <w:tr w:rsidR="00272D8F" w14:paraId="1391FEA7"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2938EB8E"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w:t>
            </w:r>
            <w:proofErr w:type="spellEnd"/>
          </w:p>
          <w:p w14:paraId="07B16FA5"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3D14C43D"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UPDATE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graduation_works</w:t>
            </w:r>
            <w:proofErr w:type="spellEnd"/>
          </w:p>
          <w:p w14:paraId="60B933F2"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SET</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work_type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["type"]."',</w:t>
            </w:r>
          </w:p>
          <w:p w14:paraId="3C0AB84F"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w_title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["title"]."',</w:t>
            </w:r>
          </w:p>
          <w:p w14:paraId="024D9009"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lastRenderedPageBreak/>
              <w:t>work_desc</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["description"] ."',</w:t>
            </w:r>
          </w:p>
          <w:p w14:paraId="749B5ADF"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studentsQty</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
          <w:p w14:paraId="06FA004C"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WHERE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3FEA2193"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1416E690"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14:paraId="4D97D3D7"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14:paraId="54A6BB6B"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14:paraId="1B70C952"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14:paraId="50E81346"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72383F04"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DELETE</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FROM</w:t>
            </w:r>
            <w:r w:rsidRPr="00621D32">
              <w:rPr>
                <w:rFonts w:ascii="Consolas" w:eastAsia="Times New Roman" w:hAnsi="Consolas" w:cs="Consolas"/>
                <w:color w:val="A31515"/>
                <w:sz w:val="20"/>
                <w:szCs w:val="21"/>
                <w:lang w:val="en-US" w:eastAsia="es-PA"/>
              </w:rPr>
              <w:t xml:space="preserve"> profiles </w:t>
            </w:r>
            <w:r w:rsidRPr="00621D32">
              <w:rPr>
                <w:rFonts w:ascii="Consolas" w:eastAsia="Times New Roman" w:hAnsi="Consolas" w:cs="Consolas"/>
                <w:color w:val="0000FF"/>
                <w:sz w:val="20"/>
                <w:szCs w:val="21"/>
                <w:lang w:val="en-US" w:eastAsia="es-PA"/>
              </w:rPr>
              <w:t>WHERE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p>
          <w:p w14:paraId="72D66D7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w:t>
            </w:r>
          </w:p>
          <w:p w14:paraId="273184F5"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31C67D0D"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p>
          <w:p w14:paraId="26B83198"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for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795E26"/>
                <w:sz w:val="20"/>
                <w:szCs w:val="21"/>
                <w:lang w:val="en-US" w:eastAsia="es-PA"/>
              </w:rPr>
              <w:t>count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 xml:space="preserve">++) { </w:t>
            </w:r>
          </w:p>
          <w:p w14:paraId="03534DD8"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2DDDFEBC"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INSERT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INTO</w:t>
            </w:r>
            <w:r w:rsidRPr="00621D32">
              <w:rPr>
                <w:rFonts w:ascii="Consolas" w:eastAsia="Times New Roman" w:hAnsi="Consolas" w:cs="Consolas"/>
                <w:color w:val="A31515"/>
                <w:sz w:val="20"/>
                <w:szCs w:val="21"/>
                <w:lang w:val="en-US" w:eastAsia="es-PA"/>
              </w:rPr>
              <w:t xml:space="preserve"> profiles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faculty, career) </w:t>
            </w:r>
          </w:p>
          <w:p w14:paraId="38822CAB"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VALUES</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A31515"/>
                <w:sz w:val="20"/>
                <w:szCs w:val="21"/>
                <w:lang w:val="en-US" w:eastAsia="es-PA"/>
              </w:rPr>
              <w:t>]["faculty"]."',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p>
          <w:p w14:paraId="74F879B4"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7B61E992"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14:paraId="764A778D"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14:paraId="21D9639F"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14:paraId="2BCF86EE"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14:paraId="53782CD4"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14:paraId="445CAF16"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w:t>
            </w:r>
            <w:proofErr w:type="spellStart"/>
            <w:r w:rsidRPr="00621D32">
              <w:rPr>
                <w:rFonts w:ascii="Consolas" w:eastAsia="Times New Roman" w:hAnsi="Consolas" w:cs="Consolas"/>
                <w:color w:val="A31515"/>
                <w:sz w:val="20"/>
                <w:szCs w:val="21"/>
                <w:lang w:eastAsia="es-PA"/>
              </w:rPr>
              <w:t>records</w:t>
            </w:r>
            <w:proofErr w:type="spellEnd"/>
            <w:proofErr w:type="gramStart"/>
            <w:r w:rsidRPr="00621D32">
              <w:rPr>
                <w:rFonts w:ascii="Consolas" w:eastAsia="Times New Roman" w:hAnsi="Consolas" w:cs="Consolas"/>
                <w:color w:val="A31515"/>
                <w:sz w:val="20"/>
                <w:szCs w:val="21"/>
                <w:lang w:eastAsia="es-PA"/>
              </w:rPr>
              <w:t>":[</w:t>
            </w:r>
            <w:proofErr w:type="gramEnd"/>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despuesta a formato </w:t>
            </w:r>
            <w:proofErr w:type="spellStart"/>
            <w:r w:rsidRPr="00621D32">
              <w:rPr>
                <w:rFonts w:ascii="Consolas" w:eastAsia="Times New Roman" w:hAnsi="Consolas" w:cs="Consolas"/>
                <w:color w:val="008000"/>
                <w:sz w:val="20"/>
                <w:szCs w:val="21"/>
                <w:lang w:eastAsia="es-PA"/>
              </w:rPr>
              <w:t>json</w:t>
            </w:r>
            <w:proofErr w:type="spellEnd"/>
          </w:p>
          <w:p w14:paraId="32B5B250"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7F86804C"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65F4F09F"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00BFFE46"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608A763B"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14:paraId="3AE6951E"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3AF3837B"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proofErr w:type="gram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roofErr w:type="gramEnd"/>
            <w:r w:rsidRPr="00621D32">
              <w:rPr>
                <w:rFonts w:ascii="Consolas" w:eastAsia="Times New Roman" w:hAnsi="Consolas" w:cs="Consolas"/>
                <w:color w:val="000000"/>
                <w:sz w:val="20"/>
                <w:szCs w:val="21"/>
                <w:lang w:eastAsia="es-PA"/>
              </w:rPr>
              <w:t>);</w:t>
            </w:r>
          </w:p>
          <w:p w14:paraId="2B07C885"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64A4710D" w14:textId="77777777" w:rsidR="00272D8F" w:rsidRPr="00621D32" w:rsidRDefault="00272D8F" w:rsidP="00442DD2">
            <w:pPr>
              <w:keepNext/>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14:paraId="62E31AF7" w14:textId="77777777" w:rsidR="00B2200F" w:rsidRPr="00B2200F" w:rsidRDefault="008F0E18" w:rsidP="0067401E">
      <w:pPr>
        <w:pStyle w:val="Caption"/>
        <w:spacing w:line="360" w:lineRule="auto"/>
        <w:jc w:val="center"/>
      </w:pPr>
      <w:bookmarkStart w:id="211" w:name="_Toc52322252"/>
      <w:r>
        <w:lastRenderedPageBreak/>
        <w:t xml:space="preserve">Código </w:t>
      </w:r>
      <w:r w:rsidR="00183C3C">
        <w:fldChar w:fldCharType="begin"/>
      </w:r>
      <w:r w:rsidR="00B00A51">
        <w:instrText xml:space="preserve"> SEQ Cuadro \* ARABIC </w:instrText>
      </w:r>
      <w:r w:rsidR="00183C3C">
        <w:fldChar w:fldCharType="separate"/>
      </w:r>
      <w:r w:rsidR="00CE183E">
        <w:rPr>
          <w:noProof/>
        </w:rPr>
        <w:t>17</w:t>
      </w:r>
      <w:r w:rsidR="00183C3C">
        <w:rPr>
          <w:noProof/>
        </w:rPr>
        <w:fldChar w:fldCharType="end"/>
      </w:r>
      <w:r w:rsidR="007E4B9B">
        <w:t xml:space="preserve">: </w:t>
      </w:r>
      <w:r w:rsidR="007E4B9B" w:rsidRPr="00A54BA7">
        <w:t xml:space="preserve">Código de Actualizar tema de trabajo de graduación </w:t>
      </w:r>
      <w:r w:rsidR="007E4B9B">
        <w:t>(</w:t>
      </w:r>
      <w:proofErr w:type="spellStart"/>
      <w:r w:rsidR="007E4B9B">
        <w:t>backend</w:t>
      </w:r>
      <w:proofErr w:type="spellEnd"/>
      <w:r w:rsidR="007E4B9B">
        <w:t>)</w:t>
      </w:r>
      <w:bookmarkEnd w:id="211"/>
    </w:p>
    <w:p w14:paraId="3D8E6ED1" w14:textId="77777777" w:rsidR="00272D8F" w:rsidRDefault="00896B76" w:rsidP="005375F8">
      <w:pPr>
        <w:pStyle w:val="Heading2"/>
        <w:numPr>
          <w:ilvl w:val="3"/>
          <w:numId w:val="29"/>
        </w:numPr>
      </w:pPr>
      <w:bookmarkStart w:id="212" w:name="_Toc52322155"/>
      <w:r>
        <w:lastRenderedPageBreak/>
        <w:t>ELIMINAR TEMA DE TRABAJO DE GRADUACIÓN</w:t>
      </w:r>
      <w:bookmarkEnd w:id="212"/>
      <w:r>
        <w:t xml:space="preserve"> </w:t>
      </w:r>
    </w:p>
    <w:p w14:paraId="1C3E0FC9" w14:textId="77777777" w:rsidR="00272D8F" w:rsidRDefault="00272D8F" w:rsidP="00442DD2">
      <w:r w:rsidRPr="00272D8F">
        <w:t>La eliminación de temas de trabajos de graduación estará controlada por el código descrito a continuación.</w:t>
      </w:r>
    </w:p>
    <w:p w14:paraId="13F04CEB" w14:textId="77777777" w:rsidR="00272D8F" w:rsidRPr="00B2200F" w:rsidRDefault="00272D8F" w:rsidP="00442DD2">
      <w:pPr>
        <w:rPr>
          <w:b/>
        </w:rPr>
      </w:pPr>
      <w:r w:rsidRPr="00B2200F">
        <w:rPr>
          <w:b/>
        </w:rPr>
        <w:t xml:space="preserve">Método Principal </w:t>
      </w:r>
    </w:p>
    <w:p w14:paraId="04C37E02" w14:textId="77777777" w:rsidR="00272D8F" w:rsidRDefault="00272D8F" w:rsidP="00442DD2">
      <w:r w:rsidRPr="00272D8F">
        <w:t>El método principal, al</w:t>
      </w:r>
      <w:r>
        <w:t xml:space="preserve"> usuario seleccionar la opción </w:t>
      </w:r>
      <w:r w:rsidRPr="00272D8F">
        <w:t>para eliminar un tema de trabajo de graduación, hace el levantado del modal de confirmación, indicando el formulario HTML que estará asociado a dicho modal y el controlador con las funciones que estarán disponibles en este.</w:t>
      </w:r>
    </w:p>
    <w:tbl>
      <w:tblPr>
        <w:tblStyle w:val="MediumGrid1-Accent1"/>
        <w:tblW w:w="0" w:type="auto"/>
        <w:tblLook w:val="04A0" w:firstRow="1" w:lastRow="0" w:firstColumn="1" w:lastColumn="0" w:noHBand="0" w:noVBand="1"/>
      </w:tblPr>
      <w:tblGrid>
        <w:gridCol w:w="8978"/>
      </w:tblGrid>
      <w:tr w:rsidR="00272D8F" w14:paraId="5A2AC35F"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AC5D3C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openDeleteWork</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 {</w:t>
            </w:r>
          </w:p>
          <w:p w14:paraId="7259D32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7B066DE9"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w:t>
            </w:r>
            <w:proofErr w:type="spellEnd"/>
            <w:r w:rsidRPr="00692D4B">
              <w:rPr>
                <w:rFonts w:ascii="Consolas" w:eastAsia="Times New Roman" w:hAnsi="Consolas" w:cs="Consolas"/>
                <w:color w:val="000000"/>
                <w:sz w:val="20"/>
                <w:szCs w:val="21"/>
                <w:lang w:val="en-US" w:eastAsia="es-PA"/>
              </w:rPr>
              <w:t>({</w:t>
            </w:r>
          </w:p>
          <w:p w14:paraId="40B36F7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templateUrl</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"common/templates/modal/deleteWorkModal.html"</w:t>
            </w:r>
            <w:r w:rsidRPr="00692D4B">
              <w:rPr>
                <w:rFonts w:ascii="Consolas" w:eastAsia="Times New Roman" w:hAnsi="Consolas" w:cs="Consolas"/>
                <w:color w:val="000000"/>
                <w:sz w:val="20"/>
                <w:szCs w:val="21"/>
                <w:lang w:val="en-US" w:eastAsia="es-PA"/>
              </w:rPr>
              <w:t>,</w:t>
            </w:r>
          </w:p>
          <w:p w14:paraId="3EC810C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workController</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14:paraId="1C37A4D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controllerAs</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"ctrl"</w:t>
            </w:r>
            <w:r w:rsidRPr="00692D4B">
              <w:rPr>
                <w:rFonts w:ascii="Consolas" w:eastAsia="Times New Roman" w:hAnsi="Consolas" w:cs="Consolas"/>
                <w:color w:val="000000"/>
                <w:sz w:val="20"/>
                <w:szCs w:val="21"/>
                <w:lang w:val="en-US" w:eastAsia="es-PA"/>
              </w:rPr>
              <w:t>,</w:t>
            </w:r>
          </w:p>
          <w:p w14:paraId="1DBC8994"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targetEvent</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w:t>
            </w:r>
          </w:p>
          <w:p w14:paraId="64F6BDB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locals:</w:t>
            </w:r>
            <w:r w:rsidRPr="00692D4B">
              <w:rPr>
                <w:rFonts w:ascii="Consolas" w:eastAsia="Times New Roman" w:hAnsi="Consolas" w:cs="Consolas"/>
                <w:color w:val="000000"/>
                <w:sz w:val="20"/>
                <w:szCs w:val="21"/>
                <w:lang w:val="en-US" w:eastAsia="es-PA"/>
              </w:rPr>
              <w:t xml:space="preserve"> {</w:t>
            </w:r>
          </w:p>
          <w:p w14:paraId="68D821B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w:t>
            </w:r>
          </w:p>
          <w:p w14:paraId="46925155"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isEditing</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false</w:t>
            </w:r>
          </w:p>
          <w:p w14:paraId="7646FA46"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1BFC4BD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14:paraId="38F5321F"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14:paraId="319094A6"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debug</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"Modal is closed"</w:t>
            </w:r>
            <w:r w:rsidRPr="00692D4B">
              <w:rPr>
                <w:rFonts w:ascii="Consolas" w:eastAsia="Times New Roman" w:hAnsi="Consolas" w:cs="Consolas"/>
                <w:color w:val="000000"/>
                <w:sz w:val="20"/>
                <w:szCs w:val="21"/>
                <w:lang w:val="en-US" w:eastAsia="es-PA"/>
              </w:rPr>
              <w:t>);</w:t>
            </w:r>
          </w:p>
          <w:p w14:paraId="12A35F6D"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20909824"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 {</w:t>
            </w:r>
          </w:p>
          <w:p w14:paraId="662951C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showErrorT</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w:t>
            </w:r>
          </w:p>
          <w:p w14:paraId="5A32273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14:paraId="5116409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records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xml:space="preserve">] &gt; </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w:t>
            </w:r>
          </w:p>
          <w:p w14:paraId="5DB9C19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showSucces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global.succes.work.deleted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14:paraId="3A45AA8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searchWorks</w:t>
            </w:r>
            <w:proofErr w:type="spellEnd"/>
            <w:r w:rsidRPr="00692D4B">
              <w:rPr>
                <w:rFonts w:ascii="Consolas" w:eastAsia="Times New Roman" w:hAnsi="Consolas" w:cs="Consolas"/>
                <w:color w:val="000000"/>
                <w:sz w:val="20"/>
                <w:szCs w:val="21"/>
                <w:lang w:val="en-US" w:eastAsia="es-PA"/>
              </w:rPr>
              <w:t>();</w:t>
            </w:r>
          </w:p>
          <w:p w14:paraId="1DABFEF9"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14:paraId="6A614895"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global.error.work.deleted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14:paraId="312A69D3"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00"/>
                <w:sz w:val="20"/>
                <w:szCs w:val="21"/>
                <w:lang w:eastAsia="es-PA"/>
              </w:rPr>
              <w:t>}</w:t>
            </w:r>
          </w:p>
          <w:p w14:paraId="432A9A7F"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14:paraId="5475C19E"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lastRenderedPageBreak/>
              <w:t xml:space="preserve">  }</w:t>
            </w:r>
            <w:proofErr w:type="gramStart"/>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795E26"/>
                <w:sz w:val="20"/>
                <w:szCs w:val="21"/>
                <w:lang w:eastAsia="es-PA"/>
              </w:rPr>
              <w:t>catch</w:t>
            </w:r>
            <w:proofErr w:type="gramEnd"/>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00FF"/>
                <w:sz w:val="20"/>
                <w:szCs w:val="21"/>
                <w:lang w:eastAsia="es-PA"/>
              </w:rPr>
              <w:t>function</w:t>
            </w:r>
            <w:proofErr w:type="spellEnd"/>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 {</w:t>
            </w:r>
          </w:p>
          <w:p w14:paraId="4491AF2D"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w:t>
            </w:r>
            <w:proofErr w:type="spellStart"/>
            <w:proofErr w:type="gramStart"/>
            <w:r w:rsidRPr="00692D4B">
              <w:rPr>
                <w:rFonts w:ascii="Consolas" w:eastAsia="Times New Roman" w:hAnsi="Consolas" w:cs="Consolas"/>
                <w:color w:val="001080"/>
                <w:sz w:val="20"/>
                <w:szCs w:val="21"/>
                <w:lang w:eastAsia="es-PA"/>
              </w:rPr>
              <w:t>log</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795E26"/>
                <w:sz w:val="20"/>
                <w:szCs w:val="21"/>
                <w:lang w:eastAsia="es-PA"/>
              </w:rPr>
              <w:t>error</w:t>
            </w:r>
            <w:proofErr w:type="spellEnd"/>
            <w:proofErr w:type="gram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'ERROR ==&gt; '</w:t>
            </w:r>
            <w:r w:rsidRPr="00692D4B">
              <w:rPr>
                <w:rFonts w:ascii="Consolas" w:eastAsia="Times New Roman" w:hAnsi="Consolas" w:cs="Consolas"/>
                <w:color w:val="000000"/>
                <w:sz w:val="20"/>
                <w:szCs w:val="21"/>
                <w:lang w:eastAsia="es-PA"/>
              </w:rPr>
              <w:t xml:space="preserve">, </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w:t>
            </w:r>
          </w:p>
          <w:p w14:paraId="23FA36F4"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14:paraId="511AEDCE"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1121D666" w14:textId="77777777"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14:paraId="3595F5D2" w14:textId="77777777" w:rsidR="00272D8F" w:rsidRDefault="008F0E18" w:rsidP="0067401E">
      <w:pPr>
        <w:pStyle w:val="Caption"/>
        <w:spacing w:line="360" w:lineRule="auto"/>
        <w:jc w:val="center"/>
      </w:pPr>
      <w:bookmarkStart w:id="213" w:name="_Toc52322253"/>
      <w:r>
        <w:lastRenderedPageBreak/>
        <w:t xml:space="preserve">Código </w:t>
      </w:r>
      <w:r w:rsidR="00183C3C">
        <w:fldChar w:fldCharType="begin"/>
      </w:r>
      <w:r w:rsidR="00B00A51">
        <w:instrText xml:space="preserve"> SEQ Cuadro \* ARABIC </w:instrText>
      </w:r>
      <w:r w:rsidR="00183C3C">
        <w:fldChar w:fldCharType="separate"/>
      </w:r>
      <w:r w:rsidR="00CE183E">
        <w:rPr>
          <w:noProof/>
        </w:rPr>
        <w:t>18</w:t>
      </w:r>
      <w:r w:rsidR="00183C3C">
        <w:rPr>
          <w:noProof/>
        </w:rPr>
        <w:fldChar w:fldCharType="end"/>
      </w:r>
      <w:r w:rsidR="007E4B9B">
        <w:t xml:space="preserve">: Código de </w:t>
      </w:r>
      <w:r w:rsidR="007E4B9B" w:rsidRPr="00355A02">
        <w:t xml:space="preserve">Eliminar tema de trabajo de graduación </w:t>
      </w:r>
      <w:r w:rsidR="007E4B9B">
        <w:t>(método principal)</w:t>
      </w:r>
      <w:bookmarkEnd w:id="213"/>
    </w:p>
    <w:p w14:paraId="550438C1" w14:textId="77777777" w:rsidR="00272D8F" w:rsidRPr="00B2200F" w:rsidRDefault="00272D8F" w:rsidP="00442DD2">
      <w:pPr>
        <w:rPr>
          <w:b/>
        </w:rPr>
      </w:pPr>
      <w:r w:rsidRPr="00B2200F">
        <w:rPr>
          <w:b/>
        </w:rPr>
        <w:t xml:space="preserve">Controlador </w:t>
      </w:r>
    </w:p>
    <w:p w14:paraId="1E02182F" w14:textId="77777777" w:rsidR="00272D8F" w:rsidRDefault="00272D8F" w:rsidP="00442DD2">
      <w:r w:rsidRPr="00272D8F">
        <w:t xml:space="preserve">Al recibir la confirmación por parte del usuario, el controlador realiza la llamada al servicio enviándole el número identificador del tema de trabajo de graduación a eliminar quien a su vez hace el llamado al </w:t>
      </w:r>
      <w:proofErr w:type="spellStart"/>
      <w:r w:rsidRPr="00272D8F">
        <w:t>backend</w:t>
      </w:r>
      <w:proofErr w:type="spellEnd"/>
      <w:r w:rsidRPr="00272D8F">
        <w:t xml:space="preserve"> para que realice la eliminación.</w:t>
      </w:r>
    </w:p>
    <w:tbl>
      <w:tblPr>
        <w:tblStyle w:val="MediumGrid1-Accent1"/>
        <w:tblW w:w="0" w:type="auto"/>
        <w:tblLook w:val="04A0" w:firstRow="1" w:lastRow="0" w:firstColumn="1" w:lastColumn="0" w:noHBand="0" w:noVBand="1"/>
      </w:tblPr>
      <w:tblGrid>
        <w:gridCol w:w="8978"/>
      </w:tblGrid>
      <w:tr w:rsidR="00272D8F" w14:paraId="5C099199"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1669545"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 {</w:t>
            </w:r>
          </w:p>
          <w:p w14:paraId="67795BD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35C651C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storage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showLoader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true</w:t>
            </w:r>
            <w:r w:rsidRPr="00692D4B">
              <w:rPr>
                <w:rFonts w:ascii="Consolas" w:eastAsia="Times New Roman" w:hAnsi="Consolas" w:cs="Consolas"/>
                <w:color w:val="000000"/>
                <w:sz w:val="20"/>
                <w:szCs w:val="21"/>
                <w:lang w:val="en-US" w:eastAsia="es-PA"/>
              </w:rPr>
              <w:t>;</w:t>
            </w:r>
          </w:p>
          <w:p w14:paraId="143B277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3C66C01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001080"/>
                <w:sz w:val="20"/>
                <w:szCs w:val="21"/>
                <w:lang w:val="en-US" w:eastAsia="es-PA"/>
              </w:rPr>
              <w:t>workService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id</w:t>
            </w:r>
            <w:r w:rsidRPr="00692D4B">
              <w:rPr>
                <w:rFonts w:ascii="Consolas" w:eastAsia="Times New Roman" w:hAnsi="Consolas" w:cs="Consolas"/>
                <w:color w:val="000000"/>
                <w:sz w:val="20"/>
                <w:szCs w:val="21"/>
                <w:lang w:val="en-US" w:eastAsia="es-PA"/>
              </w:rPr>
              <w:t>);</w:t>
            </w:r>
          </w:p>
          <w:p w14:paraId="4CE4692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71A3EB5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14:paraId="38885C7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624F545C"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hide</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14:paraId="18642A3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5B321F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14:paraId="542AF93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0FA78FD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catch</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 {</w:t>
            </w:r>
          </w:p>
          <w:p w14:paraId="2A4520C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3907B36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w:t>
            </w:r>
          </w:p>
          <w:p w14:paraId="777993CF"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0E286AE8"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proofErr w:type="spellStart"/>
            <w:proofErr w:type="gramStart"/>
            <w:r w:rsidRPr="00692D4B">
              <w:rPr>
                <w:rFonts w:ascii="Consolas" w:eastAsia="Times New Roman" w:hAnsi="Consolas" w:cs="Consolas"/>
                <w:color w:val="001080"/>
                <w:sz w:val="20"/>
                <w:szCs w:val="21"/>
                <w:lang w:eastAsia="es-PA"/>
              </w:rPr>
              <w:t>storage</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showLoader</w:t>
            </w:r>
            <w:proofErr w:type="spellEnd"/>
            <w:proofErr w:type="gram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00FF"/>
                <w:sz w:val="20"/>
                <w:szCs w:val="21"/>
                <w:lang w:eastAsia="es-PA"/>
              </w:rPr>
              <w:t>false</w:t>
            </w:r>
            <w:r w:rsidRPr="00692D4B">
              <w:rPr>
                <w:rFonts w:ascii="Consolas" w:eastAsia="Times New Roman" w:hAnsi="Consolas" w:cs="Consolas"/>
                <w:color w:val="000000"/>
                <w:sz w:val="20"/>
                <w:szCs w:val="21"/>
                <w:lang w:eastAsia="es-PA"/>
              </w:rPr>
              <w:t>;</w:t>
            </w:r>
          </w:p>
          <w:p w14:paraId="3F99FFC0"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11F54ECE"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14:paraId="0ADCF773"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5A0DBC9C" w14:textId="77777777"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14:paraId="76238E1E" w14:textId="77777777" w:rsidR="00272D8F" w:rsidRDefault="008F0E18" w:rsidP="0067401E">
      <w:pPr>
        <w:pStyle w:val="Caption"/>
        <w:spacing w:line="360" w:lineRule="auto"/>
        <w:jc w:val="center"/>
      </w:pPr>
      <w:bookmarkStart w:id="214" w:name="_Toc52322254"/>
      <w:r>
        <w:t xml:space="preserve">Código </w:t>
      </w:r>
      <w:r w:rsidR="00183C3C">
        <w:fldChar w:fldCharType="begin"/>
      </w:r>
      <w:r w:rsidR="00B00A51">
        <w:instrText xml:space="preserve"> SEQ Cuadro \* ARABIC </w:instrText>
      </w:r>
      <w:r w:rsidR="00183C3C">
        <w:fldChar w:fldCharType="separate"/>
      </w:r>
      <w:r w:rsidR="00CE183E">
        <w:rPr>
          <w:noProof/>
        </w:rPr>
        <w:t>19</w:t>
      </w:r>
      <w:r w:rsidR="00183C3C">
        <w:rPr>
          <w:noProof/>
        </w:rPr>
        <w:fldChar w:fldCharType="end"/>
      </w:r>
      <w:r w:rsidR="00CE183E">
        <w:t xml:space="preserve">: </w:t>
      </w:r>
      <w:r w:rsidR="00CE183E" w:rsidRPr="00BC79EA">
        <w:t xml:space="preserve">Código de Eliminar tema de trabajo de graduación </w:t>
      </w:r>
      <w:r w:rsidR="00CE183E">
        <w:t>(controlador)</w:t>
      </w:r>
      <w:bookmarkEnd w:id="214"/>
    </w:p>
    <w:p w14:paraId="31EFDEC3" w14:textId="77777777" w:rsidR="0067401E" w:rsidRDefault="0067401E" w:rsidP="00442DD2">
      <w:pPr>
        <w:rPr>
          <w:b/>
        </w:rPr>
      </w:pPr>
    </w:p>
    <w:p w14:paraId="4D10188C" w14:textId="425780AA" w:rsidR="00272D8F" w:rsidRPr="00B2200F" w:rsidRDefault="00272D8F" w:rsidP="00442DD2">
      <w:pPr>
        <w:rPr>
          <w:b/>
        </w:rPr>
      </w:pPr>
      <w:r w:rsidRPr="00B2200F">
        <w:rPr>
          <w:b/>
        </w:rPr>
        <w:lastRenderedPageBreak/>
        <w:t>Servicio</w:t>
      </w:r>
    </w:p>
    <w:p w14:paraId="7D8A923D" w14:textId="77777777" w:rsidR="00272D8F" w:rsidRDefault="00272D8F" w:rsidP="00442DD2">
      <w:r w:rsidRPr="00272D8F">
        <w:t xml:space="preserve">El </w:t>
      </w:r>
      <w:proofErr w:type="spellStart"/>
      <w:r w:rsidRPr="00272D8F">
        <w:t>backend</w:t>
      </w:r>
      <w:proofErr w:type="spellEnd"/>
      <w:r w:rsidRPr="00272D8F">
        <w:t xml:space="preserve"> recibe del servicio el identificador del tema de trabajo graduación y arma la instrucción para su eliminación de la base de datos, ejecuta la sentencia y recibe la respuesta, convierte la respuesta a formato </w:t>
      </w:r>
      <w:proofErr w:type="spellStart"/>
      <w:r w:rsidRPr="00272D8F">
        <w:t>json</w:t>
      </w:r>
      <w:proofErr w:type="spellEnd"/>
      <w:r w:rsidRPr="00272D8F">
        <w:t xml:space="preserve"> y la envía de regreso al servicio.</w:t>
      </w:r>
    </w:p>
    <w:tbl>
      <w:tblPr>
        <w:tblStyle w:val="MediumGrid1-Accent1"/>
        <w:tblW w:w="0" w:type="auto"/>
        <w:tblLook w:val="04A0" w:firstRow="1" w:lastRow="0" w:firstColumn="1" w:lastColumn="0" w:noHBand="0" w:noVBand="1"/>
      </w:tblPr>
      <w:tblGrid>
        <w:gridCol w:w="8978"/>
      </w:tblGrid>
      <w:tr w:rsidR="00272D8F" w:rsidRPr="00483744" w14:paraId="1E77AE7A"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4819372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 {</w:t>
            </w:r>
          </w:p>
          <w:p w14:paraId="0A64C854"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766021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q</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defer</w:t>
            </w:r>
            <w:proofErr w:type="spellEnd"/>
            <w:r w:rsidRPr="00692D4B">
              <w:rPr>
                <w:rFonts w:ascii="Consolas" w:eastAsia="Times New Roman" w:hAnsi="Consolas" w:cs="Consolas"/>
                <w:color w:val="000000"/>
                <w:sz w:val="20"/>
                <w:szCs w:val="21"/>
                <w:lang w:val="en-US" w:eastAsia="es-PA"/>
              </w:rPr>
              <w:t>();</w:t>
            </w:r>
          </w:p>
          <w:p w14:paraId="7F6B732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82D01CC"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http</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post</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w:t>
            </w:r>
            <w:proofErr w:type="spellStart"/>
            <w:r w:rsidRPr="00692D4B">
              <w:rPr>
                <w:rFonts w:ascii="Consolas" w:eastAsia="Times New Roman" w:hAnsi="Consolas" w:cs="Consolas"/>
                <w:color w:val="A31515"/>
                <w:sz w:val="20"/>
                <w:szCs w:val="21"/>
                <w:lang w:val="en-US" w:eastAsia="es-PA"/>
              </w:rPr>
              <w:t>deleteWork.php</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w:t>
            </w:r>
          </w:p>
          <w:p w14:paraId="51AAC12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1EC0F16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14:paraId="6AF9B609"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08C96B4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 {</w:t>
            </w:r>
          </w:p>
          <w:p w14:paraId="3224A3B6"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reject</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14:paraId="42A943B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return</w:t>
            </w:r>
            <w:r w:rsidRPr="00692D4B">
              <w:rPr>
                <w:rFonts w:ascii="Consolas" w:eastAsia="Times New Roman" w:hAnsi="Consolas" w:cs="Consolas"/>
                <w:color w:val="000000"/>
                <w:sz w:val="20"/>
                <w:szCs w:val="21"/>
                <w:lang w:val="en-US" w:eastAsia="es-PA"/>
              </w:rPr>
              <w:t>;</w:t>
            </w:r>
          </w:p>
          <w:p w14:paraId="729707E9"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14:paraId="2717665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resolve</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14:paraId="47BDD246" w14:textId="77777777"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008F0E18">
              <w:rPr>
                <w:rFonts w:ascii="Consolas" w:eastAsia="Times New Roman" w:hAnsi="Consolas" w:cs="Consolas"/>
                <w:color w:val="000000"/>
                <w:sz w:val="20"/>
                <w:szCs w:val="21"/>
                <w:lang w:val="en-US" w:eastAsia="es-PA"/>
              </w:rPr>
              <w:t>});</w:t>
            </w:r>
          </w:p>
          <w:p w14:paraId="5838A9E2" w14:textId="77777777"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AF00DB"/>
                <w:sz w:val="20"/>
                <w:szCs w:val="21"/>
                <w:lang w:val="en-US" w:eastAsia="es-PA"/>
              </w:rPr>
              <w:t>return</w:t>
            </w:r>
            <w:r w:rsidRPr="00483744">
              <w:rPr>
                <w:rFonts w:ascii="Consolas" w:eastAsia="Times New Roman" w:hAnsi="Consolas" w:cs="Consolas"/>
                <w:color w:val="000000"/>
                <w:sz w:val="20"/>
                <w:szCs w:val="21"/>
                <w:lang w:val="en-US" w:eastAsia="es-PA"/>
              </w:rPr>
              <w:t xml:space="preserve"> </w:t>
            </w:r>
            <w:proofErr w:type="spellStart"/>
            <w:r w:rsidRPr="00483744">
              <w:rPr>
                <w:rFonts w:ascii="Consolas" w:eastAsia="Times New Roman" w:hAnsi="Consolas" w:cs="Consolas"/>
                <w:color w:val="001080"/>
                <w:sz w:val="20"/>
                <w:szCs w:val="21"/>
                <w:lang w:val="en-US" w:eastAsia="es-PA"/>
              </w:rPr>
              <w:t>deferer</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001080"/>
                <w:sz w:val="20"/>
                <w:szCs w:val="21"/>
                <w:lang w:val="en-US" w:eastAsia="es-PA"/>
              </w:rPr>
              <w:t>promise</w:t>
            </w:r>
            <w:proofErr w:type="spellEnd"/>
            <w:r w:rsidRPr="00483744">
              <w:rPr>
                <w:rFonts w:ascii="Consolas" w:eastAsia="Times New Roman" w:hAnsi="Consolas" w:cs="Consolas"/>
                <w:color w:val="000000"/>
                <w:sz w:val="20"/>
                <w:szCs w:val="21"/>
                <w:lang w:val="en-US" w:eastAsia="es-PA"/>
              </w:rPr>
              <w:t>;</w:t>
            </w:r>
          </w:p>
          <w:p w14:paraId="10DA36DE" w14:textId="77777777" w:rsidR="00272D8F" w:rsidRPr="00483744" w:rsidRDefault="00272D8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14:paraId="706D5143" w14:textId="77777777" w:rsidR="00272D8F" w:rsidRDefault="008F0E18" w:rsidP="0067401E">
      <w:pPr>
        <w:pStyle w:val="Caption"/>
        <w:spacing w:line="360" w:lineRule="auto"/>
        <w:jc w:val="center"/>
      </w:pPr>
      <w:bookmarkStart w:id="215" w:name="_Toc52322255"/>
      <w:r>
        <w:t xml:space="preserve">Código </w:t>
      </w:r>
      <w:r w:rsidR="00183C3C">
        <w:fldChar w:fldCharType="begin"/>
      </w:r>
      <w:r w:rsidR="00B00A51">
        <w:instrText xml:space="preserve"> SEQ Cuadro \* ARABIC </w:instrText>
      </w:r>
      <w:r w:rsidR="00183C3C">
        <w:fldChar w:fldCharType="separate"/>
      </w:r>
      <w:r w:rsidR="00CE183E">
        <w:rPr>
          <w:noProof/>
        </w:rPr>
        <w:t>20</w:t>
      </w:r>
      <w:r w:rsidR="00183C3C">
        <w:rPr>
          <w:noProof/>
        </w:rPr>
        <w:fldChar w:fldCharType="end"/>
      </w:r>
      <w:r w:rsidR="00CE183E">
        <w:t xml:space="preserve">: </w:t>
      </w:r>
      <w:r w:rsidR="00CE183E" w:rsidRPr="00523260">
        <w:t xml:space="preserve">Código de Eliminar tema de trabajo de graduación </w:t>
      </w:r>
      <w:r w:rsidR="00CE183E">
        <w:t>(servicio)</w:t>
      </w:r>
      <w:bookmarkEnd w:id="215"/>
    </w:p>
    <w:p w14:paraId="2CD37A77" w14:textId="77777777" w:rsidR="00272D8F" w:rsidRPr="00B2200F" w:rsidRDefault="00272D8F" w:rsidP="00442DD2">
      <w:pPr>
        <w:rPr>
          <w:b/>
        </w:rPr>
      </w:pPr>
      <w:proofErr w:type="spellStart"/>
      <w:r w:rsidRPr="00B2200F">
        <w:rPr>
          <w:b/>
        </w:rPr>
        <w:t>Backend</w:t>
      </w:r>
      <w:proofErr w:type="spellEnd"/>
      <w:r w:rsidRPr="00B2200F">
        <w:rPr>
          <w:b/>
        </w:rPr>
        <w:t xml:space="preserve"> </w:t>
      </w:r>
    </w:p>
    <w:p w14:paraId="480DFC46" w14:textId="77777777" w:rsidR="00272D8F" w:rsidRDefault="00272D8F" w:rsidP="00442DD2">
      <w:r w:rsidRPr="00272D8F">
        <w:t xml:space="preserve">La respuesta del </w:t>
      </w:r>
      <w:proofErr w:type="spellStart"/>
      <w:r w:rsidRPr="00272D8F">
        <w:t>backend</w:t>
      </w:r>
      <w:proofErr w:type="spellEnd"/>
      <w:r w:rsidRPr="00272D8F">
        <w:t xml:space="preserve"> viaja a través del servicio y el controlador regresando al final al método principal que levanta las notificaciones de éxito o error para cual sea el caso después de evaluar la respuesta de la eliminación de los datos.</w:t>
      </w:r>
    </w:p>
    <w:tbl>
      <w:tblPr>
        <w:tblStyle w:val="MediumGrid1-Accent1"/>
        <w:tblW w:w="0" w:type="auto"/>
        <w:tblLook w:val="04A0" w:firstRow="1" w:lastRow="0" w:firstColumn="1" w:lastColumn="0" w:noHBand="0" w:noVBand="1"/>
      </w:tblPr>
      <w:tblGrid>
        <w:gridCol w:w="8978"/>
      </w:tblGrid>
      <w:tr w:rsidR="00272D8F" w14:paraId="6151677C"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B93E97D"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795E26"/>
                <w:sz w:val="20"/>
                <w:szCs w:val="21"/>
                <w:lang w:val="en-US" w:eastAsia="es-PA"/>
              </w:rPr>
              <w:t>file_get_contents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"php://input"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8000"/>
                <w:sz w:val="20"/>
                <w:szCs w:val="21"/>
                <w:lang w:val="en-US" w:eastAsia="es-PA"/>
              </w:rPr>
              <w:t>//</w:t>
            </w:r>
            <w:proofErr w:type="spellStart"/>
            <w:r w:rsidRPr="00692D4B">
              <w:rPr>
                <w:rFonts w:ascii="Consolas" w:eastAsia="Times New Roman" w:hAnsi="Consolas" w:cs="Consolas"/>
                <w:color w:val="008000"/>
                <w:sz w:val="20"/>
                <w:szCs w:val="21"/>
                <w:lang w:val="en-US" w:eastAsia="es-PA"/>
              </w:rPr>
              <w:t>Recibe</w:t>
            </w:r>
            <w:proofErr w:type="spellEnd"/>
            <w:r w:rsidRPr="00692D4B">
              <w:rPr>
                <w:rFonts w:ascii="Consolas" w:eastAsia="Times New Roman" w:hAnsi="Consolas" w:cs="Consolas"/>
                <w:color w:val="008000"/>
                <w:sz w:val="20"/>
                <w:szCs w:val="21"/>
                <w:lang w:val="en-US" w:eastAsia="es-PA"/>
              </w:rPr>
              <w:t xml:space="preserve"> </w:t>
            </w:r>
            <w:proofErr w:type="spellStart"/>
            <w:r w:rsidRPr="00692D4B">
              <w:rPr>
                <w:rFonts w:ascii="Consolas" w:eastAsia="Times New Roman" w:hAnsi="Consolas" w:cs="Consolas"/>
                <w:color w:val="008000"/>
                <w:sz w:val="20"/>
                <w:szCs w:val="21"/>
                <w:lang w:val="en-US" w:eastAsia="es-PA"/>
              </w:rPr>
              <w:t>parametro</w:t>
            </w:r>
            <w:proofErr w:type="spellEnd"/>
          </w:p>
          <w:p w14:paraId="5471350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160B43F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FF"/>
                <w:sz w:val="20"/>
                <w:szCs w:val="21"/>
                <w:lang w:val="en-US" w:eastAsia="es-PA"/>
              </w:rPr>
              <w:t>DELETE</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FROM</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graduation_works</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WHERE</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work_code</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14:paraId="493B94C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0DC770A9"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$conn</w:t>
            </w:r>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795E26"/>
                <w:sz w:val="20"/>
                <w:szCs w:val="21"/>
                <w:lang w:val="en-US" w:eastAsia="es-PA"/>
              </w:rPr>
              <w:t>query</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w:t>
            </w:r>
          </w:p>
          <w:p w14:paraId="3739B91E"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Falló</w:t>
            </w:r>
            <w:proofErr w:type="spellEnd"/>
            <w:r w:rsidRPr="00692D4B">
              <w:rPr>
                <w:rFonts w:ascii="Consolas" w:eastAsia="Times New Roman" w:hAnsi="Consolas" w:cs="Consolas"/>
                <w:color w:val="A31515"/>
                <w:sz w:val="20"/>
                <w:szCs w:val="21"/>
                <w:lang w:val="en-US" w:eastAsia="es-PA"/>
              </w:rPr>
              <w:t xml:space="preserve"> CALL: ("</w:t>
            </w:r>
            <w:r w:rsidRPr="00692D4B">
              <w:rPr>
                <w:rFonts w:ascii="Consolas" w:eastAsia="Times New Roman" w:hAnsi="Consolas" w:cs="Consolas"/>
                <w:color w:val="000000"/>
                <w:sz w:val="20"/>
                <w:szCs w:val="21"/>
                <w:lang w:val="en-US" w:eastAsia="es-PA"/>
              </w:rPr>
              <w:t xml:space="preserve"> . </w:t>
            </w:r>
            <w:r w:rsidRPr="00896B76">
              <w:rPr>
                <w:rFonts w:ascii="Consolas" w:eastAsia="Times New Roman" w:hAnsi="Consolas" w:cs="Consolas"/>
                <w:color w:val="001080"/>
                <w:sz w:val="20"/>
                <w:szCs w:val="21"/>
                <w:lang w:eastAsia="es-PA"/>
              </w:rPr>
              <w:t>$</w:t>
            </w:r>
            <w:proofErr w:type="spellStart"/>
            <w:r w:rsidRPr="00896B76">
              <w:rPr>
                <w:rFonts w:ascii="Consolas" w:eastAsia="Times New Roman" w:hAnsi="Consolas" w:cs="Consolas"/>
                <w:color w:val="001080"/>
                <w:sz w:val="20"/>
                <w:szCs w:val="21"/>
                <w:lang w:eastAsia="es-PA"/>
              </w:rPr>
              <w:t>conn</w:t>
            </w:r>
            <w:proofErr w:type="spellEnd"/>
            <w:r w:rsidRPr="00896B76">
              <w:rPr>
                <w:rFonts w:ascii="Consolas" w:eastAsia="Times New Roman" w:hAnsi="Consolas" w:cs="Consolas"/>
                <w:color w:val="000000"/>
                <w:sz w:val="20"/>
                <w:szCs w:val="21"/>
                <w:lang w:eastAsia="es-PA"/>
              </w:rPr>
              <w:t>-&gt;</w:t>
            </w:r>
            <w:proofErr w:type="spellStart"/>
            <w:proofErr w:type="gramStart"/>
            <w:r w:rsidRPr="00896B76">
              <w:rPr>
                <w:rFonts w:ascii="Consolas" w:eastAsia="Times New Roman" w:hAnsi="Consolas" w:cs="Consolas"/>
                <w:color w:val="001080"/>
                <w:sz w:val="20"/>
                <w:szCs w:val="21"/>
                <w:lang w:eastAsia="es-PA"/>
              </w:rPr>
              <w:t>errno</w:t>
            </w:r>
            <w:proofErr w:type="spellEnd"/>
            <w:r w:rsidRPr="00896B76">
              <w:rPr>
                <w:rFonts w:ascii="Consolas" w:eastAsia="Times New Roman" w:hAnsi="Consolas" w:cs="Consolas"/>
                <w:color w:val="000000"/>
                <w:sz w:val="20"/>
                <w:szCs w:val="21"/>
                <w:lang w:eastAsia="es-PA"/>
              </w:rPr>
              <w:t xml:space="preserve"> .</w:t>
            </w:r>
            <w:proofErr w:type="gramEnd"/>
            <w:r w:rsidRPr="00896B76">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A31515"/>
                <w:sz w:val="20"/>
                <w:szCs w:val="21"/>
                <w:lang w:eastAsia="es-PA"/>
              </w:rPr>
              <w:t>") "</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001080"/>
                <w:sz w:val="20"/>
                <w:szCs w:val="21"/>
                <w:lang w:eastAsia="es-PA"/>
              </w:rPr>
              <w:t>error</w:t>
            </w:r>
            <w:r w:rsidRPr="00692D4B">
              <w:rPr>
                <w:rFonts w:ascii="Consolas" w:eastAsia="Times New Roman" w:hAnsi="Consolas" w:cs="Consolas"/>
                <w:color w:val="000000"/>
                <w:sz w:val="20"/>
                <w:szCs w:val="21"/>
                <w:lang w:eastAsia="es-PA"/>
              </w:rPr>
              <w:t>;</w:t>
            </w:r>
          </w:p>
          <w:p w14:paraId="3C7F96CE"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lastRenderedPageBreak/>
              <w:t xml:space="preserve">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A31515"/>
                <w:sz w:val="20"/>
                <w:szCs w:val="21"/>
                <w:lang w:eastAsia="es-PA"/>
              </w:rPr>
              <w:t>'{"error":"</w:t>
            </w:r>
            <w:proofErr w:type="gramStart"/>
            <w:r w:rsidRPr="00692D4B">
              <w:rPr>
                <w:rFonts w:ascii="Consolas" w:eastAsia="Times New Roman" w:hAnsi="Consolas" w:cs="Consolas"/>
                <w:color w:val="A31515"/>
                <w:sz w:val="20"/>
                <w:szCs w:val="21"/>
                <w:lang w:eastAsia="es-PA"/>
              </w:rPr>
              <w:t>'</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proofErr w:type="gramEnd"/>
            <w:r w:rsidRPr="00692D4B">
              <w:rPr>
                <w:rFonts w:ascii="Consolas" w:eastAsia="Times New Roman" w:hAnsi="Consolas" w:cs="Consolas"/>
                <w:color w:val="001080"/>
                <w:sz w:val="20"/>
                <w:szCs w:val="21"/>
                <w:lang w:eastAsia="es-PA"/>
              </w:rPr>
              <w:t>result</w:t>
            </w:r>
            <w:proofErr w:type="spell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w:t>
            </w:r>
            <w:r w:rsidRPr="00692D4B">
              <w:rPr>
                <w:rFonts w:ascii="Consolas" w:eastAsia="Times New Roman" w:hAnsi="Consolas" w:cs="Consolas"/>
                <w:color w:val="000000"/>
                <w:sz w:val="20"/>
                <w:szCs w:val="21"/>
                <w:lang w:eastAsia="es-PA"/>
              </w:rPr>
              <w:t>;</w:t>
            </w:r>
          </w:p>
          <w:p w14:paraId="05C92DB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w:t>
            </w:r>
          </w:p>
          <w:p w14:paraId="11EA6C0B"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$conn</w:t>
            </w:r>
            <w:r w:rsidRPr="00692D4B">
              <w:rPr>
                <w:rFonts w:ascii="Consolas" w:eastAsia="Times New Roman" w:hAnsi="Consolas" w:cs="Consolas"/>
                <w:color w:val="000000"/>
                <w:sz w:val="20"/>
                <w:szCs w:val="21"/>
                <w:lang w:val="en-US" w:eastAsia="es-PA"/>
              </w:rPr>
              <w:t>-&gt;</w:t>
            </w:r>
            <w:proofErr w:type="spellStart"/>
            <w:r w:rsidRPr="00692D4B">
              <w:rPr>
                <w:rFonts w:ascii="Consolas" w:eastAsia="Times New Roman" w:hAnsi="Consolas" w:cs="Consolas"/>
                <w:color w:val="001080"/>
                <w:sz w:val="20"/>
                <w:szCs w:val="21"/>
                <w:lang w:val="en-US" w:eastAsia="es-PA"/>
              </w:rPr>
              <w:t>affected_rows</w:t>
            </w:r>
            <w:proofErr w:type="spellEnd"/>
            <w:r w:rsidRPr="00692D4B">
              <w:rPr>
                <w:rFonts w:ascii="Consolas" w:eastAsia="Times New Roman" w:hAnsi="Consolas" w:cs="Consolas"/>
                <w:color w:val="000000"/>
                <w:sz w:val="20"/>
                <w:szCs w:val="21"/>
                <w:lang w:val="en-US" w:eastAsia="es-PA"/>
              </w:rPr>
              <w:t>;</w:t>
            </w:r>
          </w:p>
          <w:p w14:paraId="693F90D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outp</w:t>
            </w:r>
            <w:proofErr w:type="spellEnd"/>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'{"records":['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14:paraId="46A3DCA6"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w:t>
            </w:r>
          </w:p>
          <w:p w14:paraId="175498A9"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23714265"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proofErr w:type="spellStart"/>
            <w:proofErr w:type="gramStart"/>
            <w:r w:rsidRPr="00692D4B">
              <w:rPr>
                <w:rFonts w:ascii="Consolas" w:eastAsia="Times New Roman" w:hAnsi="Consolas" w:cs="Consolas"/>
                <w:color w:val="795E26"/>
                <w:sz w:val="20"/>
                <w:szCs w:val="21"/>
                <w:lang w:eastAsia="es-PA"/>
              </w:rPr>
              <w:t>close</w:t>
            </w:r>
            <w:proofErr w:type="spellEnd"/>
            <w:r w:rsidRPr="00692D4B">
              <w:rPr>
                <w:rFonts w:ascii="Consolas" w:eastAsia="Times New Roman" w:hAnsi="Consolas" w:cs="Consolas"/>
                <w:color w:val="000000"/>
                <w:sz w:val="20"/>
                <w:szCs w:val="21"/>
                <w:lang w:eastAsia="es-PA"/>
              </w:rPr>
              <w:t>(</w:t>
            </w:r>
            <w:proofErr w:type="gramEnd"/>
            <w:r w:rsidRPr="00692D4B">
              <w:rPr>
                <w:rFonts w:ascii="Consolas" w:eastAsia="Times New Roman" w:hAnsi="Consolas" w:cs="Consolas"/>
                <w:color w:val="000000"/>
                <w:sz w:val="20"/>
                <w:szCs w:val="21"/>
                <w:lang w:eastAsia="es-PA"/>
              </w:rPr>
              <w:t>);</w:t>
            </w:r>
          </w:p>
          <w:p w14:paraId="4B0CDC9B"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4777FDD3" w14:textId="77777777"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795E26"/>
                <w:sz w:val="20"/>
                <w:szCs w:val="21"/>
                <w:lang w:eastAsia="es-PA"/>
              </w:rPr>
              <w:t>echo</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proofErr w:type="gramStart"/>
            <w:r w:rsidRPr="00692D4B">
              <w:rPr>
                <w:rFonts w:ascii="Consolas" w:eastAsia="Times New Roman" w:hAnsi="Consolas" w:cs="Consolas"/>
                <w:color w:val="000000"/>
                <w:sz w:val="20"/>
                <w:szCs w:val="21"/>
                <w:lang w:eastAsia="es-PA"/>
              </w:rPr>
              <w:t>);  </w:t>
            </w:r>
            <w:r w:rsidRPr="00692D4B">
              <w:rPr>
                <w:rFonts w:ascii="Consolas" w:eastAsia="Times New Roman" w:hAnsi="Consolas" w:cs="Consolas"/>
                <w:color w:val="008000"/>
                <w:sz w:val="20"/>
                <w:szCs w:val="21"/>
                <w:lang w:eastAsia="es-PA"/>
              </w:rPr>
              <w:t>/</w:t>
            </w:r>
            <w:proofErr w:type="gramEnd"/>
            <w:r w:rsidRPr="00692D4B">
              <w:rPr>
                <w:rFonts w:ascii="Consolas" w:eastAsia="Times New Roman" w:hAnsi="Consolas" w:cs="Consolas"/>
                <w:color w:val="008000"/>
                <w:sz w:val="20"/>
                <w:szCs w:val="21"/>
                <w:lang w:eastAsia="es-PA"/>
              </w:rPr>
              <w:t xml:space="preserve">/Retorna </w:t>
            </w:r>
            <w:proofErr w:type="spellStart"/>
            <w:r w:rsidRPr="00692D4B">
              <w:rPr>
                <w:rFonts w:ascii="Consolas" w:eastAsia="Times New Roman" w:hAnsi="Consolas" w:cs="Consolas"/>
                <w:color w:val="008000"/>
                <w:sz w:val="20"/>
                <w:szCs w:val="21"/>
                <w:lang w:eastAsia="es-PA"/>
              </w:rPr>
              <w:t>json</w:t>
            </w:r>
            <w:proofErr w:type="spellEnd"/>
            <w:r w:rsidRPr="00692D4B">
              <w:rPr>
                <w:rFonts w:ascii="Consolas" w:eastAsia="Times New Roman" w:hAnsi="Consolas" w:cs="Consolas"/>
                <w:color w:val="008000"/>
                <w:sz w:val="20"/>
                <w:szCs w:val="21"/>
                <w:lang w:eastAsia="es-PA"/>
              </w:rPr>
              <w:t xml:space="preserve"> de respuesta</w:t>
            </w:r>
          </w:p>
        </w:tc>
      </w:tr>
    </w:tbl>
    <w:p w14:paraId="0AFBE61A" w14:textId="77777777" w:rsidR="00B2200F" w:rsidRPr="00B2200F" w:rsidRDefault="008F0E18" w:rsidP="0067401E">
      <w:pPr>
        <w:pStyle w:val="Caption"/>
        <w:spacing w:line="360" w:lineRule="auto"/>
        <w:jc w:val="center"/>
      </w:pPr>
      <w:bookmarkStart w:id="216" w:name="_Toc52322256"/>
      <w:r>
        <w:lastRenderedPageBreak/>
        <w:t xml:space="preserve">Código </w:t>
      </w:r>
      <w:r w:rsidR="00183C3C">
        <w:fldChar w:fldCharType="begin"/>
      </w:r>
      <w:r w:rsidR="00B00A51">
        <w:instrText xml:space="preserve"> SEQ Cuadro \* ARABIC </w:instrText>
      </w:r>
      <w:r w:rsidR="00183C3C">
        <w:fldChar w:fldCharType="separate"/>
      </w:r>
      <w:r w:rsidR="00CE183E">
        <w:rPr>
          <w:noProof/>
        </w:rPr>
        <w:t>21</w:t>
      </w:r>
      <w:r w:rsidR="00183C3C">
        <w:rPr>
          <w:noProof/>
        </w:rPr>
        <w:fldChar w:fldCharType="end"/>
      </w:r>
      <w:r w:rsidR="00CE183E">
        <w:t xml:space="preserve">: </w:t>
      </w:r>
      <w:r w:rsidR="00CE183E" w:rsidRPr="00217A6A">
        <w:t xml:space="preserve">Código de Eliminar tema de trabajo de graduación </w:t>
      </w:r>
      <w:r w:rsidR="00CE183E">
        <w:t>(</w:t>
      </w:r>
      <w:proofErr w:type="spellStart"/>
      <w:r w:rsidR="00CE183E">
        <w:t>backend</w:t>
      </w:r>
      <w:proofErr w:type="spellEnd"/>
      <w:r w:rsidR="00CE183E">
        <w:t>)</w:t>
      </w:r>
      <w:bookmarkEnd w:id="216"/>
    </w:p>
    <w:p w14:paraId="7CB7360E" w14:textId="77777777" w:rsidR="00272D8F" w:rsidRDefault="00896B76" w:rsidP="005375F8">
      <w:pPr>
        <w:pStyle w:val="Heading2"/>
        <w:numPr>
          <w:ilvl w:val="3"/>
          <w:numId w:val="29"/>
        </w:numPr>
      </w:pPr>
      <w:bookmarkStart w:id="217" w:name="_Toc52322156"/>
      <w:r>
        <w:t>AGREGAR UN NUEVO TEMA DE TRABAJO DE GRADUACIÓN</w:t>
      </w:r>
      <w:bookmarkEnd w:id="217"/>
      <w:r>
        <w:t xml:space="preserve"> </w:t>
      </w:r>
    </w:p>
    <w:p w14:paraId="1BA1A349" w14:textId="77777777" w:rsidR="00272D8F" w:rsidRDefault="00272D8F" w:rsidP="00442DD2">
      <w:r w:rsidRPr="00272D8F">
        <w:t>La adición de nuevos temas de trabajo graduación estará controlada por los códigos descritos a continuación.</w:t>
      </w:r>
    </w:p>
    <w:p w14:paraId="2301E616" w14:textId="77777777" w:rsidR="00272D8F" w:rsidRPr="00B2200F" w:rsidRDefault="00272D8F" w:rsidP="00442DD2">
      <w:pPr>
        <w:rPr>
          <w:b/>
        </w:rPr>
      </w:pPr>
      <w:r w:rsidRPr="00B2200F">
        <w:rPr>
          <w:b/>
        </w:rPr>
        <w:t>Método Principal</w:t>
      </w:r>
    </w:p>
    <w:p w14:paraId="1AE4A72C" w14:textId="77777777" w:rsidR="00272D8F" w:rsidRDefault="00272D8F" w:rsidP="00442DD2">
      <w:r w:rsidRPr="00272D8F">
        <w:t xml:space="preserve">El método principal recibe todos los datos requeridos para el registro en el sistema de un nuevo tema de trabajo de graduación, le asigna el identificador del usuario </w:t>
      </w:r>
      <w:proofErr w:type="spellStart"/>
      <w:r w:rsidRPr="00272D8F">
        <w:t>logueado</w:t>
      </w:r>
      <w:proofErr w:type="spellEnd"/>
      <w:r w:rsidRPr="00272D8F">
        <w:t xml:space="preserve"> y manda la información al servicio, quien a su vez envía los datos al </w:t>
      </w:r>
      <w:proofErr w:type="spellStart"/>
      <w:r w:rsidRPr="00272D8F">
        <w:t>backend</w:t>
      </w:r>
      <w:proofErr w:type="spellEnd"/>
      <w:r w:rsidRPr="00272D8F">
        <w:t xml:space="preserve"> para el registro del nuevo tema de trabajo de graduación en el sistema.</w:t>
      </w:r>
    </w:p>
    <w:tbl>
      <w:tblPr>
        <w:tblStyle w:val="MediumGrid1-Accent1"/>
        <w:tblW w:w="0" w:type="auto"/>
        <w:tblLook w:val="04A0" w:firstRow="1" w:lastRow="0" w:firstColumn="1" w:lastColumn="0" w:noHBand="0" w:noVBand="1"/>
      </w:tblPr>
      <w:tblGrid>
        <w:gridCol w:w="8978"/>
      </w:tblGrid>
      <w:tr w:rsidR="00272D8F" w14:paraId="2DC14958"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0EDF9E8"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 {</w:t>
            </w:r>
          </w:p>
          <w:p w14:paraId="54991897"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1051347F"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userId</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adviser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id</w:t>
            </w:r>
            <w:r w:rsidRPr="00D47A8F">
              <w:rPr>
                <w:rFonts w:ascii="Consolas" w:eastAsia="Times New Roman" w:hAnsi="Consolas" w:cs="Consolas"/>
                <w:color w:val="000000"/>
                <w:sz w:val="20"/>
                <w:szCs w:val="21"/>
                <w:lang w:val="en-US" w:eastAsia="es-PA"/>
              </w:rPr>
              <w:t>;</w:t>
            </w:r>
          </w:p>
          <w:p w14:paraId="1657A53C"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3B6AB202"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true</w:t>
            </w:r>
            <w:r w:rsidRPr="00D47A8F">
              <w:rPr>
                <w:rFonts w:ascii="Consolas" w:eastAsia="Times New Roman" w:hAnsi="Consolas" w:cs="Consolas"/>
                <w:color w:val="000000"/>
                <w:sz w:val="20"/>
                <w:szCs w:val="21"/>
                <w:lang w:val="en-US" w:eastAsia="es-PA"/>
              </w:rPr>
              <w:t>;</w:t>
            </w:r>
          </w:p>
          <w:p w14:paraId="073BCDF2"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1C5880E0"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workService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proofErr w:type="spellEnd"/>
            <w:r w:rsidRPr="00D47A8F">
              <w:rPr>
                <w:rFonts w:ascii="Consolas" w:eastAsia="Times New Roman" w:hAnsi="Consolas" w:cs="Consolas"/>
                <w:color w:val="000000"/>
                <w:sz w:val="20"/>
                <w:szCs w:val="21"/>
                <w:lang w:val="en-US" w:eastAsia="es-PA"/>
              </w:rPr>
              <w:t>)</w:t>
            </w:r>
          </w:p>
          <w:p w14:paraId="0A54E18D"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then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 {</w:t>
            </w:r>
          </w:p>
          <w:p w14:paraId="755D9F55"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23B67A2A"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 {</w:t>
            </w:r>
          </w:p>
          <w:p w14:paraId="2A796185"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0D9EF101"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showError</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w:t>
            </w:r>
          </w:p>
          <w:p w14:paraId="259063FE"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2F58DCB1"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14:paraId="7F174ED5"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14:paraId="3C384E18"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resetInputs</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w:t>
            </w:r>
          </w:p>
          <w:p w14:paraId="5718CD5A"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6D8ADF57"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searchWorks</w:t>
            </w:r>
            <w:proofErr w:type="spellEnd"/>
            <w:r w:rsidRPr="00D47A8F">
              <w:rPr>
                <w:rFonts w:ascii="Consolas" w:eastAsia="Times New Roman" w:hAnsi="Consolas" w:cs="Consolas"/>
                <w:color w:val="000000"/>
                <w:sz w:val="20"/>
                <w:szCs w:val="21"/>
                <w:lang w:val="en-US" w:eastAsia="es-PA"/>
              </w:rPr>
              <w:t>();</w:t>
            </w:r>
          </w:p>
          <w:p w14:paraId="03A71128"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3B49EB72"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showSucces</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w:t>
            </w:r>
            <w:proofErr w:type="spellStart"/>
            <w:r w:rsidRPr="00D47A8F">
              <w:rPr>
                <w:rFonts w:ascii="Consolas" w:eastAsia="Times New Roman" w:hAnsi="Consolas" w:cs="Consolas"/>
                <w:color w:val="A31515"/>
                <w:sz w:val="20"/>
                <w:szCs w:val="21"/>
                <w:lang w:val="en-US" w:eastAsia="es-PA"/>
              </w:rPr>
              <w:t>global.succes.work.added</w:t>
            </w:r>
            <w:proofErr w:type="spellEnd"/>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14:paraId="1DDA4BEF"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5A9FC94B"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catch</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 {</w:t>
            </w:r>
          </w:p>
          <w:p w14:paraId="3EFA284C"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1DE8D496"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log</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error</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'ERROR ==&gt;'</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w:t>
            </w:r>
          </w:p>
          <w:p w14:paraId="08304454"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3EBA0915"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finally</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w:t>
            </w:r>
          </w:p>
          <w:p w14:paraId="01FB37CF"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1D98B720"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false</w:t>
            </w:r>
            <w:r w:rsidRPr="00D47A8F">
              <w:rPr>
                <w:rFonts w:ascii="Consolas" w:eastAsia="Times New Roman" w:hAnsi="Consolas" w:cs="Consolas"/>
                <w:color w:val="000000"/>
                <w:sz w:val="20"/>
                <w:szCs w:val="21"/>
                <w:lang w:val="en-US" w:eastAsia="es-PA"/>
              </w:rPr>
              <w:t>;</w:t>
            </w:r>
          </w:p>
          <w:p w14:paraId="06B5FF94"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0F1A76AF" w14:textId="77777777" w:rsidR="00272D8F" w:rsidRPr="00D47A8F" w:rsidRDefault="00272D8F" w:rsidP="00442DD2">
            <w:pPr>
              <w:shd w:val="clear" w:color="auto" w:fill="FFFFFF"/>
              <w:rPr>
                <w:rFonts w:ascii="Consolas" w:eastAsia="Times New Roman" w:hAnsi="Consolas" w:cs="Consolas"/>
                <w:color w:val="000000"/>
                <w:sz w:val="20"/>
                <w:szCs w:val="21"/>
                <w:lang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00"/>
                <w:sz w:val="20"/>
                <w:szCs w:val="21"/>
                <w:lang w:eastAsia="es-PA"/>
              </w:rPr>
              <w:t>});</w:t>
            </w:r>
          </w:p>
          <w:p w14:paraId="0547C79B" w14:textId="77777777"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14:paraId="6B278C1C" w14:textId="77777777" w:rsidR="00272D8F" w:rsidRDefault="008F0E18" w:rsidP="0067401E">
      <w:pPr>
        <w:pStyle w:val="Caption"/>
        <w:spacing w:line="360" w:lineRule="auto"/>
        <w:jc w:val="center"/>
      </w:pPr>
      <w:bookmarkStart w:id="218" w:name="_Toc52322257"/>
      <w:r>
        <w:lastRenderedPageBreak/>
        <w:t xml:space="preserve">Código </w:t>
      </w:r>
      <w:r w:rsidR="00183C3C">
        <w:fldChar w:fldCharType="begin"/>
      </w:r>
      <w:r w:rsidR="00B00A51">
        <w:instrText xml:space="preserve"> SEQ Cuadro \* ARABIC </w:instrText>
      </w:r>
      <w:r w:rsidR="00183C3C">
        <w:fldChar w:fldCharType="separate"/>
      </w:r>
      <w:r w:rsidR="00CE183E">
        <w:rPr>
          <w:noProof/>
        </w:rPr>
        <w:t>22</w:t>
      </w:r>
      <w:r w:rsidR="00183C3C">
        <w:rPr>
          <w:noProof/>
        </w:rPr>
        <w:fldChar w:fldCharType="end"/>
      </w:r>
      <w:r w:rsidR="00CE183E">
        <w:t xml:space="preserve">: Código de </w:t>
      </w:r>
      <w:r w:rsidR="00CE183E" w:rsidRPr="008968EE">
        <w:t xml:space="preserve">Agregar un nuevo tema de trabajo de graduación </w:t>
      </w:r>
      <w:r w:rsidR="00CE183E">
        <w:t>(método principal)</w:t>
      </w:r>
      <w:bookmarkEnd w:id="218"/>
    </w:p>
    <w:p w14:paraId="6736F186" w14:textId="77777777" w:rsidR="00272D8F" w:rsidRPr="00B2200F" w:rsidRDefault="00272D8F" w:rsidP="00442DD2">
      <w:pPr>
        <w:rPr>
          <w:b/>
        </w:rPr>
      </w:pPr>
      <w:r w:rsidRPr="00B2200F">
        <w:rPr>
          <w:b/>
        </w:rPr>
        <w:t>Servicio</w:t>
      </w:r>
    </w:p>
    <w:p w14:paraId="41DC9C7D" w14:textId="77777777" w:rsidR="00272D8F" w:rsidRDefault="00272D8F" w:rsidP="00442DD2">
      <w:r w:rsidRPr="00272D8F">
        <w:t xml:space="preserve">El </w:t>
      </w:r>
      <w:proofErr w:type="spellStart"/>
      <w:r w:rsidRPr="00272D8F">
        <w:t>backend</w:t>
      </w:r>
      <w:proofErr w:type="spellEnd"/>
      <w:r w:rsidRPr="00272D8F">
        <w:t xml:space="preserve"> recibe la información y procede a armar la sentencia para la inserción del nuevo tema de trabajo de graduación y la ejecuta sobre la base de datos. Al terminar la inserción, el </w:t>
      </w:r>
      <w:proofErr w:type="spellStart"/>
      <w:r w:rsidRPr="00272D8F">
        <w:t>backend</w:t>
      </w:r>
      <w:proofErr w:type="spellEnd"/>
      <w:r w:rsidRPr="00272D8F">
        <w:t xml:space="preserve"> arma la respuesta de la base de datos en formato </w:t>
      </w:r>
      <w:proofErr w:type="spellStart"/>
      <w:r w:rsidRPr="00272D8F">
        <w:t>json</w:t>
      </w:r>
      <w:proofErr w:type="spellEnd"/>
      <w:r w:rsidRPr="00272D8F">
        <w:t xml:space="preserve"> y la devuelve al servicio.</w:t>
      </w:r>
    </w:p>
    <w:tbl>
      <w:tblPr>
        <w:tblStyle w:val="MediumGrid1-Accent1"/>
        <w:tblW w:w="0" w:type="auto"/>
        <w:tblLook w:val="04A0" w:firstRow="1" w:lastRow="0" w:firstColumn="1" w:lastColumn="0" w:noHBand="0" w:noVBand="1"/>
      </w:tblPr>
      <w:tblGrid>
        <w:gridCol w:w="8978"/>
      </w:tblGrid>
      <w:tr w:rsidR="00272D8F" w14:paraId="631FB505"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476C3616"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 {</w:t>
            </w:r>
          </w:p>
          <w:p w14:paraId="1D63B932"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15C4666B"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proofErr w:type="spellEnd"/>
            <w:r w:rsidRPr="00D47A8F">
              <w:rPr>
                <w:rFonts w:ascii="Consolas" w:eastAsia="Times New Roman" w:hAnsi="Consolas" w:cs="Consolas"/>
                <w:color w:val="000000"/>
                <w:sz w:val="20"/>
                <w:szCs w:val="21"/>
                <w:lang w:val="en-US" w:eastAsia="es-PA"/>
              </w:rPr>
              <w:t xml:space="preserve"> = </w:t>
            </w:r>
            <w:proofErr w:type="spell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replace</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811F3F"/>
                <w:sz w:val="20"/>
                <w:szCs w:val="21"/>
                <w:lang w:val="en-US" w:eastAsia="es-PA"/>
              </w:rPr>
              <w:t>/\n/</w:t>
            </w:r>
            <w:r w:rsidRPr="00D47A8F">
              <w:rPr>
                <w:rFonts w:ascii="Consolas" w:eastAsia="Times New Roman" w:hAnsi="Consolas" w:cs="Consolas"/>
                <w:color w:val="0000FF"/>
                <w:sz w:val="20"/>
                <w:szCs w:val="21"/>
                <w:lang w:val="en-US" w:eastAsia="es-PA"/>
              </w:rPr>
              <w:t>g</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14:paraId="2A99D3A4"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FF"/>
                <w:sz w:val="20"/>
                <w:szCs w:val="21"/>
                <w:lang w:val="en-US" w:eastAsia="es-PA"/>
              </w:rPr>
              <w:t>var</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q</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defer</w:t>
            </w:r>
            <w:proofErr w:type="spellEnd"/>
            <w:r w:rsidRPr="00D47A8F">
              <w:rPr>
                <w:rFonts w:ascii="Consolas" w:eastAsia="Times New Roman" w:hAnsi="Consolas" w:cs="Consolas"/>
                <w:color w:val="000000"/>
                <w:sz w:val="20"/>
                <w:szCs w:val="21"/>
                <w:lang w:val="en-US" w:eastAsia="es-PA"/>
              </w:rPr>
              <w:t>();</w:t>
            </w:r>
          </w:p>
          <w:p w14:paraId="6A58F9F7"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727A6C31"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FF"/>
                <w:sz w:val="20"/>
                <w:szCs w:val="21"/>
                <w:lang w:val="en-US" w:eastAsia="es-PA"/>
              </w:rPr>
              <w:t>var</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xhr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http</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post</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"php/</w:t>
            </w:r>
            <w:proofErr w:type="spellStart"/>
            <w:r w:rsidRPr="00D47A8F">
              <w:rPr>
                <w:rFonts w:ascii="Consolas" w:eastAsia="Times New Roman" w:hAnsi="Consolas" w:cs="Consolas"/>
                <w:color w:val="A31515"/>
                <w:sz w:val="20"/>
                <w:szCs w:val="21"/>
                <w:lang w:val="en-US" w:eastAsia="es-PA"/>
              </w:rPr>
              <w:t>insertWork.php</w:t>
            </w:r>
            <w:proofErr w:type="spellEnd"/>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p>
          <w:p w14:paraId="5D95907B" w14:textId="77777777" w:rsidR="00272D8F" w:rsidRPr="00A445D3"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A445D3">
              <w:rPr>
                <w:rFonts w:ascii="Consolas" w:eastAsia="Times New Roman" w:hAnsi="Consolas" w:cs="Consolas"/>
                <w:color w:val="001080"/>
                <w:sz w:val="20"/>
                <w:szCs w:val="21"/>
                <w:lang w:val="en-US" w:eastAsia="es-PA"/>
              </w:rPr>
              <w:t>xhr</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795E26"/>
                <w:sz w:val="20"/>
                <w:szCs w:val="21"/>
                <w:lang w:val="en-US" w:eastAsia="es-PA"/>
              </w:rPr>
              <w:t>then</w:t>
            </w:r>
            <w:proofErr w:type="spellEnd"/>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0000FF"/>
                <w:sz w:val="20"/>
                <w:szCs w:val="21"/>
                <w:lang w:val="en-US" w:eastAsia="es-PA"/>
              </w:rPr>
              <w:t>function</w:t>
            </w:r>
            <w:r w:rsidRPr="00A445D3">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response</w:t>
            </w:r>
            <w:r w:rsidRPr="00A445D3">
              <w:rPr>
                <w:rFonts w:ascii="Consolas" w:eastAsia="Times New Roman" w:hAnsi="Consolas" w:cs="Consolas"/>
                <w:color w:val="000000"/>
                <w:sz w:val="20"/>
                <w:szCs w:val="21"/>
                <w:lang w:val="en-US" w:eastAsia="es-PA"/>
              </w:rPr>
              <w:t>) {</w:t>
            </w:r>
          </w:p>
          <w:p w14:paraId="4DD4A21D" w14:textId="77777777" w:rsidR="00272D8F" w:rsidRPr="00A445D3" w:rsidRDefault="00272D8F" w:rsidP="00442DD2">
            <w:pPr>
              <w:shd w:val="clear" w:color="auto" w:fill="FFFFFF"/>
              <w:rPr>
                <w:rFonts w:ascii="Consolas" w:eastAsia="Times New Roman" w:hAnsi="Consolas" w:cs="Consolas"/>
                <w:color w:val="000000"/>
                <w:sz w:val="20"/>
                <w:szCs w:val="21"/>
                <w:lang w:val="en-US" w:eastAsia="es-PA"/>
              </w:rPr>
            </w:pPr>
          </w:p>
          <w:p w14:paraId="715C0DCC"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 {</w:t>
            </w:r>
          </w:p>
          <w:p w14:paraId="738A2E16"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reject</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14:paraId="17170040"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14:paraId="68714D45"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14:paraId="5DAE4ED8"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resolve</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14:paraId="03139B33"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14:paraId="2235A821"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promise</w:t>
            </w:r>
            <w:proofErr w:type="spellEnd"/>
            <w:r w:rsidRPr="00D47A8F">
              <w:rPr>
                <w:rFonts w:ascii="Consolas" w:eastAsia="Times New Roman" w:hAnsi="Consolas" w:cs="Consolas"/>
                <w:color w:val="000000"/>
                <w:sz w:val="20"/>
                <w:szCs w:val="21"/>
                <w:lang w:val="en-US" w:eastAsia="es-PA"/>
              </w:rPr>
              <w:t>;</w:t>
            </w:r>
          </w:p>
          <w:p w14:paraId="7F7FC118" w14:textId="77777777"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14:paraId="52707208" w14:textId="77777777" w:rsidR="00272D8F" w:rsidRDefault="008F0E18" w:rsidP="0067401E">
      <w:pPr>
        <w:pStyle w:val="Caption"/>
        <w:spacing w:line="360" w:lineRule="auto"/>
        <w:jc w:val="center"/>
      </w:pPr>
      <w:bookmarkStart w:id="219" w:name="_Toc52322258"/>
      <w:r>
        <w:lastRenderedPageBreak/>
        <w:t xml:space="preserve">Código </w:t>
      </w:r>
      <w:r w:rsidR="00183C3C">
        <w:fldChar w:fldCharType="begin"/>
      </w:r>
      <w:r w:rsidR="00B00A51">
        <w:instrText xml:space="preserve"> SEQ Cuadro \* ARABIC </w:instrText>
      </w:r>
      <w:r w:rsidR="00183C3C">
        <w:fldChar w:fldCharType="separate"/>
      </w:r>
      <w:r w:rsidR="00CE183E">
        <w:rPr>
          <w:noProof/>
        </w:rPr>
        <w:t>23</w:t>
      </w:r>
      <w:r w:rsidR="00183C3C">
        <w:rPr>
          <w:noProof/>
        </w:rPr>
        <w:fldChar w:fldCharType="end"/>
      </w:r>
      <w:r w:rsidR="00CE183E">
        <w:t xml:space="preserve">: </w:t>
      </w:r>
      <w:r w:rsidR="00CE183E" w:rsidRPr="004072D7">
        <w:t xml:space="preserve">Código de Agregar un nuevo tema de trabajo de graduación </w:t>
      </w:r>
      <w:r w:rsidR="00CE183E">
        <w:t>(servicio)</w:t>
      </w:r>
      <w:bookmarkEnd w:id="219"/>
    </w:p>
    <w:p w14:paraId="3ED3885B" w14:textId="77777777" w:rsidR="00272D8F" w:rsidRPr="00B2200F" w:rsidRDefault="00272D8F" w:rsidP="00442DD2">
      <w:pPr>
        <w:rPr>
          <w:b/>
        </w:rPr>
      </w:pPr>
      <w:proofErr w:type="spellStart"/>
      <w:r w:rsidRPr="00B2200F">
        <w:rPr>
          <w:b/>
        </w:rPr>
        <w:t>Backend</w:t>
      </w:r>
      <w:proofErr w:type="spellEnd"/>
      <w:r w:rsidRPr="00B2200F">
        <w:rPr>
          <w:b/>
        </w:rPr>
        <w:t xml:space="preserve"> </w:t>
      </w:r>
    </w:p>
    <w:p w14:paraId="5422D0AB" w14:textId="77777777" w:rsidR="00272D8F" w:rsidRDefault="00272D8F" w:rsidP="00442DD2">
      <w:r w:rsidRPr="00272D8F">
        <w:t xml:space="preserve">La respuesta del </w:t>
      </w:r>
      <w:proofErr w:type="spellStart"/>
      <w:r w:rsidRPr="00272D8F">
        <w:t>backend</w:t>
      </w:r>
      <w:proofErr w:type="spellEnd"/>
      <w:r w:rsidRPr="00272D8F">
        <w:t xml:space="preserve"> viaja a través del servicio al método principal que levanta las notificaciones de éxito o error para cual sea el caso después de evaluar la respuesta de la inserción de los datos.</w:t>
      </w:r>
    </w:p>
    <w:tbl>
      <w:tblPr>
        <w:tblStyle w:val="MediumGrid1-Accent1"/>
        <w:tblW w:w="0" w:type="auto"/>
        <w:tblLook w:val="04A0" w:firstRow="1" w:lastRow="0" w:firstColumn="1" w:lastColumn="0" w:noHBand="0" w:noVBand="1"/>
      </w:tblPr>
      <w:tblGrid>
        <w:gridCol w:w="9054"/>
      </w:tblGrid>
      <w:tr w:rsidR="00272D8F" w14:paraId="44F6BBA1" w14:textId="77777777" w:rsidTr="008F0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tcPr>
          <w:p w14:paraId="56AC0025" w14:textId="77777777" w:rsidR="00272D8F" w:rsidRPr="006E3434" w:rsidRDefault="00272D8F" w:rsidP="00442DD2">
            <w:pPr>
              <w:shd w:val="clear" w:color="auto" w:fill="FFFFFF"/>
              <w:rPr>
                <w:rFonts w:ascii="Consolas" w:eastAsia="Times New Roman" w:hAnsi="Consolas" w:cs="Consolas"/>
                <w:color w:val="000000"/>
                <w:sz w:val="20"/>
                <w:szCs w:val="21"/>
                <w:lang w:eastAsia="es-PA"/>
              </w:rPr>
            </w:pPr>
            <w:r w:rsidRPr="006E3434">
              <w:rPr>
                <w:rFonts w:ascii="Consolas" w:eastAsia="Times New Roman" w:hAnsi="Consolas" w:cs="Consolas"/>
                <w:color w:val="001080"/>
                <w:sz w:val="20"/>
                <w:szCs w:val="21"/>
                <w:lang w:eastAsia="es-PA"/>
              </w:rPr>
              <w:t>$data</w:t>
            </w:r>
            <w:r w:rsidRPr="006E3434">
              <w:rPr>
                <w:rFonts w:ascii="Consolas" w:eastAsia="Times New Roman" w:hAnsi="Consolas" w:cs="Consolas"/>
                <w:color w:val="000000"/>
                <w:sz w:val="20"/>
                <w:szCs w:val="21"/>
                <w:lang w:eastAsia="es-PA"/>
              </w:rPr>
              <w:t xml:space="preserve"> = </w:t>
            </w:r>
            <w:proofErr w:type="spellStart"/>
            <w:r w:rsidRPr="006E3434">
              <w:rPr>
                <w:rFonts w:ascii="Consolas" w:eastAsia="Times New Roman" w:hAnsi="Consolas" w:cs="Consolas"/>
                <w:color w:val="795E26"/>
                <w:sz w:val="20"/>
                <w:szCs w:val="21"/>
                <w:lang w:eastAsia="es-PA"/>
              </w:rPr>
              <w:t>json_decode</w:t>
            </w:r>
            <w:proofErr w:type="spellEnd"/>
            <w:r w:rsidRPr="006E3434">
              <w:rPr>
                <w:rFonts w:ascii="Consolas" w:eastAsia="Times New Roman" w:hAnsi="Consolas" w:cs="Consolas"/>
                <w:color w:val="000000"/>
                <w:sz w:val="20"/>
                <w:szCs w:val="21"/>
                <w:lang w:eastAsia="es-PA"/>
              </w:rPr>
              <w:t>(</w:t>
            </w:r>
            <w:proofErr w:type="spellStart"/>
            <w:r w:rsidRPr="006E3434">
              <w:rPr>
                <w:rFonts w:ascii="Consolas" w:eastAsia="Times New Roman" w:hAnsi="Consolas" w:cs="Consolas"/>
                <w:color w:val="795E26"/>
                <w:sz w:val="20"/>
                <w:szCs w:val="21"/>
                <w:lang w:eastAsia="es-PA"/>
              </w:rPr>
              <w:t>file_get_contents</w:t>
            </w:r>
            <w:proofErr w:type="spellEnd"/>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A31515"/>
                <w:sz w:val="20"/>
                <w:szCs w:val="21"/>
                <w:lang w:eastAsia="es-PA"/>
              </w:rPr>
              <w:t>"</w:t>
            </w:r>
            <w:proofErr w:type="spellStart"/>
            <w:r w:rsidRPr="006E3434">
              <w:rPr>
                <w:rFonts w:ascii="Consolas" w:eastAsia="Times New Roman" w:hAnsi="Consolas" w:cs="Consolas"/>
                <w:color w:val="A31515"/>
                <w:sz w:val="20"/>
                <w:szCs w:val="21"/>
                <w:lang w:eastAsia="es-PA"/>
              </w:rPr>
              <w:t>php</w:t>
            </w:r>
            <w:proofErr w:type="spellEnd"/>
            <w:r w:rsidRPr="006E3434">
              <w:rPr>
                <w:rFonts w:ascii="Consolas" w:eastAsia="Times New Roman" w:hAnsi="Consolas" w:cs="Consolas"/>
                <w:color w:val="A31515"/>
                <w:sz w:val="20"/>
                <w:szCs w:val="21"/>
                <w:lang w:eastAsia="es-PA"/>
              </w:rPr>
              <w:t>://input"</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0000FF"/>
                <w:sz w:val="20"/>
                <w:szCs w:val="21"/>
                <w:lang w:eastAsia="es-PA"/>
              </w:rPr>
              <w:t>true</w:t>
            </w:r>
            <w:r w:rsidRPr="006E3434">
              <w:rPr>
                <w:rFonts w:ascii="Consolas" w:eastAsia="Times New Roman" w:hAnsi="Consolas" w:cs="Consolas"/>
                <w:color w:val="000000"/>
                <w:sz w:val="20"/>
                <w:szCs w:val="21"/>
                <w:lang w:eastAsia="es-PA"/>
              </w:rPr>
              <w:t xml:space="preserve">); </w:t>
            </w:r>
            <w:r w:rsidRPr="006E3434">
              <w:rPr>
                <w:rFonts w:ascii="Consolas" w:eastAsia="Times New Roman" w:hAnsi="Consolas" w:cs="Consolas"/>
                <w:color w:val="008000"/>
                <w:sz w:val="20"/>
                <w:szCs w:val="21"/>
                <w:lang w:eastAsia="es-PA"/>
              </w:rPr>
              <w:t xml:space="preserve">//Recibe </w:t>
            </w:r>
            <w:proofErr w:type="spellStart"/>
            <w:r w:rsidRPr="006E3434">
              <w:rPr>
                <w:rFonts w:ascii="Consolas" w:eastAsia="Times New Roman" w:hAnsi="Consolas" w:cs="Consolas"/>
                <w:color w:val="008000"/>
                <w:sz w:val="20"/>
                <w:szCs w:val="21"/>
                <w:lang w:eastAsia="es-PA"/>
              </w:rPr>
              <w:t>parametros</w:t>
            </w:r>
            <w:proofErr w:type="spellEnd"/>
            <w:r w:rsidRPr="006E3434">
              <w:rPr>
                <w:rFonts w:ascii="Consolas" w:eastAsia="Times New Roman" w:hAnsi="Consolas" w:cs="Consolas"/>
                <w:color w:val="008000"/>
                <w:sz w:val="20"/>
                <w:szCs w:val="21"/>
                <w:lang w:eastAsia="es-PA"/>
              </w:rPr>
              <w:t xml:space="preserve"> como arreglo asociado</w:t>
            </w:r>
          </w:p>
          <w:p w14:paraId="1F8E64FC" w14:textId="77777777" w:rsidR="00272D8F" w:rsidRPr="006E3434" w:rsidRDefault="00272D8F" w:rsidP="00442DD2">
            <w:pPr>
              <w:shd w:val="clear" w:color="auto" w:fill="FFFFFF"/>
              <w:rPr>
                <w:rFonts w:ascii="Consolas" w:eastAsia="Times New Roman" w:hAnsi="Consolas" w:cs="Consolas"/>
                <w:color w:val="000000"/>
                <w:sz w:val="20"/>
                <w:szCs w:val="21"/>
                <w:lang w:eastAsia="es-PA"/>
              </w:rPr>
            </w:pPr>
          </w:p>
          <w:p w14:paraId="34C4CD59" w14:textId="77777777" w:rsidR="00272D8F" w:rsidRPr="000F6F3D" w:rsidRDefault="00272D8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1080"/>
                <w:sz w:val="20"/>
                <w:szCs w:val="21"/>
                <w:lang w:eastAsia="es-PA"/>
              </w:rPr>
              <w:t>$</w:t>
            </w:r>
            <w:proofErr w:type="spellStart"/>
            <w:r w:rsidRPr="000F6F3D">
              <w:rPr>
                <w:rFonts w:ascii="Consolas" w:eastAsia="Times New Roman" w:hAnsi="Consolas" w:cs="Consolas"/>
                <w:color w:val="001080"/>
                <w:sz w:val="20"/>
                <w:szCs w:val="21"/>
                <w:lang w:eastAsia="es-PA"/>
              </w:rPr>
              <w:t>profiles_count</w:t>
            </w:r>
            <w:proofErr w:type="spellEnd"/>
            <w:r w:rsidRPr="000F6F3D">
              <w:rPr>
                <w:rFonts w:ascii="Consolas" w:eastAsia="Times New Roman" w:hAnsi="Consolas" w:cs="Consolas"/>
                <w:color w:val="000000"/>
                <w:sz w:val="20"/>
                <w:szCs w:val="21"/>
                <w:lang w:eastAsia="es-PA"/>
              </w:rPr>
              <w:t xml:space="preserve"> </w:t>
            </w:r>
            <w:proofErr w:type="gramStart"/>
            <w:r w:rsidRPr="000F6F3D">
              <w:rPr>
                <w:rFonts w:ascii="Consolas" w:eastAsia="Times New Roman" w:hAnsi="Consolas" w:cs="Consolas"/>
                <w:color w:val="000000"/>
                <w:sz w:val="20"/>
                <w:szCs w:val="21"/>
                <w:lang w:eastAsia="es-PA"/>
              </w:rPr>
              <w:t xml:space="preserve">=  </w:t>
            </w:r>
            <w:proofErr w:type="spellStart"/>
            <w:r w:rsidRPr="000F6F3D">
              <w:rPr>
                <w:rFonts w:ascii="Consolas" w:eastAsia="Times New Roman" w:hAnsi="Consolas" w:cs="Consolas"/>
                <w:color w:val="795E26"/>
                <w:sz w:val="20"/>
                <w:szCs w:val="21"/>
                <w:lang w:eastAsia="es-PA"/>
              </w:rPr>
              <w:t>count</w:t>
            </w:r>
            <w:proofErr w:type="spellEnd"/>
            <w:proofErr w:type="gramEnd"/>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$data</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A31515"/>
                <w:sz w:val="20"/>
                <w:szCs w:val="21"/>
                <w:lang w:eastAsia="es-PA"/>
              </w:rPr>
              <w:t>'</w:t>
            </w:r>
            <w:proofErr w:type="spellStart"/>
            <w:r w:rsidRPr="000F6F3D">
              <w:rPr>
                <w:rFonts w:ascii="Consolas" w:eastAsia="Times New Roman" w:hAnsi="Consolas" w:cs="Consolas"/>
                <w:color w:val="A31515"/>
                <w:sz w:val="20"/>
                <w:szCs w:val="21"/>
                <w:lang w:eastAsia="es-PA"/>
              </w:rPr>
              <w:t>profiles</w:t>
            </w:r>
            <w:proofErr w:type="spellEnd"/>
            <w:r w:rsidRPr="000F6F3D">
              <w:rPr>
                <w:rFonts w:ascii="Consolas" w:eastAsia="Times New Roman" w:hAnsi="Consolas" w:cs="Consolas"/>
                <w:color w:val="A31515"/>
                <w:sz w:val="20"/>
                <w:szCs w:val="21"/>
                <w:lang w:eastAsia="es-PA"/>
              </w:rPr>
              <w:t>'</w:t>
            </w: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8000"/>
                <w:sz w:val="20"/>
                <w:szCs w:val="21"/>
                <w:lang w:eastAsia="es-PA"/>
              </w:rPr>
              <w:t>// Cantidad de perfiles</w:t>
            </w:r>
          </w:p>
          <w:p w14:paraId="7D0692D7" w14:textId="77777777" w:rsidR="00272D8F" w:rsidRPr="000F6F3D" w:rsidRDefault="00272D8F" w:rsidP="00442DD2">
            <w:pPr>
              <w:shd w:val="clear" w:color="auto" w:fill="FFFFFF"/>
              <w:rPr>
                <w:rFonts w:ascii="Consolas" w:eastAsia="Times New Roman" w:hAnsi="Consolas" w:cs="Consolas"/>
                <w:color w:val="000000"/>
                <w:sz w:val="20"/>
                <w:szCs w:val="21"/>
                <w:lang w:eastAsia="es-PA"/>
              </w:rPr>
            </w:pPr>
          </w:p>
          <w:p w14:paraId="003C3533"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"call insertWork('"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'userId'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'title'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'type'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p>
          <w:p w14:paraId="20D1990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23E78D0A"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for</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9885A"/>
                <w:sz w:val="20"/>
                <w:szCs w:val="21"/>
                <w:lang w:eastAsia="es-PA"/>
              </w:rPr>
              <w:t>0</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&lt; </w:t>
            </w:r>
            <w:r w:rsidRPr="00621D32">
              <w:rPr>
                <w:rFonts w:ascii="Consolas" w:eastAsia="Times New Roman" w:hAnsi="Consolas" w:cs="Consolas"/>
                <w:color w:val="09885A"/>
                <w:sz w:val="20"/>
                <w:szCs w:val="21"/>
                <w:lang w:eastAsia="es-PA"/>
              </w:rPr>
              <w:t>3</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w:t>
            </w:r>
            <w:proofErr w:type="gramStart"/>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gramEnd"/>
            <w:r w:rsidRPr="00621D32">
              <w:rPr>
                <w:rFonts w:ascii="Consolas" w:eastAsia="Times New Roman" w:hAnsi="Consolas" w:cs="Consolas"/>
                <w:color w:val="008000"/>
                <w:sz w:val="20"/>
                <w:szCs w:val="21"/>
                <w:lang w:eastAsia="es-PA"/>
              </w:rPr>
              <w:t>/ Si los la cantidad de perfiles ingresados es menor a tres, la diferencia se mandan en blanco</w:t>
            </w:r>
          </w:p>
          <w:p w14:paraId="051A7A0D"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63C8E7CA"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1</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profiles_count</w:t>
            </w:r>
            <w:proofErr w:type="spellEnd"/>
            <w:r w:rsidRPr="00621D32">
              <w:rPr>
                <w:rFonts w:ascii="Consolas" w:eastAsia="Times New Roman" w:hAnsi="Consolas" w:cs="Consolas"/>
                <w:color w:val="000000"/>
                <w:sz w:val="20"/>
                <w:szCs w:val="21"/>
                <w:lang w:val="en-US" w:eastAsia="es-PA"/>
              </w:rPr>
              <w:t>) {</w:t>
            </w:r>
          </w:p>
          <w:p w14:paraId="2D710A86"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64AD7DDC"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p>
          <w:p w14:paraId="6EC25030"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'faculty'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2F8B3787"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0ADDF3B6"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AF00DB"/>
                <w:sz w:val="20"/>
                <w:szCs w:val="21"/>
                <w:lang w:val="en-US" w:eastAsia="es-PA"/>
              </w:rPr>
              <w:t>else</w:t>
            </w:r>
            <w:r w:rsidRPr="006E3434">
              <w:rPr>
                <w:rFonts w:ascii="Consolas" w:eastAsia="Times New Roman" w:hAnsi="Consolas" w:cs="Consolas"/>
                <w:color w:val="000000"/>
                <w:sz w:val="20"/>
                <w:szCs w:val="21"/>
                <w:lang w:val="en-US" w:eastAsia="es-PA"/>
              </w:rPr>
              <w:t xml:space="preserve"> {</w:t>
            </w:r>
          </w:p>
          <w:p w14:paraId="7FDB5365"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w:t>
            </w:r>
            <w:proofErr w:type="spellStart"/>
            <w:r w:rsidRPr="006E3434">
              <w:rPr>
                <w:rFonts w:ascii="Consolas" w:eastAsia="Times New Roman" w:hAnsi="Consolas" w:cs="Consolas"/>
                <w:color w:val="001080"/>
                <w:sz w:val="20"/>
                <w:szCs w:val="21"/>
                <w:lang w:val="en-US" w:eastAsia="es-PA"/>
              </w:rPr>
              <w:t>sql</w:t>
            </w:r>
            <w:proofErr w:type="spellEnd"/>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14:paraId="1C1B586F"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14:paraId="601C4ED9"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w:t>
            </w:r>
          </w:p>
          <w:p w14:paraId="3909C156"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464AC64D"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3DA64B7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w:t>
            </w:r>
          </w:p>
          <w:p w14:paraId="2FA9153A"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r w:rsidRPr="00621D32">
              <w:rPr>
                <w:rFonts w:ascii="Consolas" w:eastAsia="Times New Roman" w:hAnsi="Consolas" w:cs="Consolas"/>
                <w:color w:val="000000"/>
                <w:sz w:val="20"/>
                <w:szCs w:val="21"/>
                <w:lang w:val="en-US" w:eastAsia="es-PA"/>
              </w:rPr>
              <w:t xml:space="preserve"> . </w:t>
            </w:r>
            <w:r w:rsidRPr="00896B76">
              <w:rPr>
                <w:rFonts w:ascii="Consolas" w:eastAsia="Times New Roman" w:hAnsi="Consolas" w:cs="Consolas"/>
                <w:color w:val="001080"/>
                <w:sz w:val="20"/>
                <w:szCs w:val="21"/>
                <w:lang w:eastAsia="es-PA"/>
              </w:rPr>
              <w:t>$</w:t>
            </w:r>
            <w:proofErr w:type="spellStart"/>
            <w:r w:rsidRPr="00896B76">
              <w:rPr>
                <w:rFonts w:ascii="Consolas" w:eastAsia="Times New Roman" w:hAnsi="Consolas" w:cs="Consolas"/>
                <w:color w:val="001080"/>
                <w:sz w:val="20"/>
                <w:szCs w:val="21"/>
                <w:lang w:eastAsia="es-PA"/>
              </w:rPr>
              <w:t>conn</w:t>
            </w:r>
            <w:proofErr w:type="spellEnd"/>
            <w:r w:rsidRPr="00896B76">
              <w:rPr>
                <w:rFonts w:ascii="Consolas" w:eastAsia="Times New Roman" w:hAnsi="Consolas" w:cs="Consolas"/>
                <w:color w:val="000000"/>
                <w:sz w:val="20"/>
                <w:szCs w:val="21"/>
                <w:lang w:eastAsia="es-PA"/>
              </w:rPr>
              <w:t>-&gt;</w:t>
            </w:r>
            <w:proofErr w:type="spellStart"/>
            <w:proofErr w:type="gramStart"/>
            <w:r w:rsidRPr="00896B76">
              <w:rPr>
                <w:rFonts w:ascii="Consolas" w:eastAsia="Times New Roman" w:hAnsi="Consolas" w:cs="Consolas"/>
                <w:color w:val="001080"/>
                <w:sz w:val="20"/>
                <w:szCs w:val="21"/>
                <w:lang w:eastAsia="es-PA"/>
              </w:rPr>
              <w:t>errno</w:t>
            </w:r>
            <w:proofErr w:type="spellEnd"/>
            <w:r w:rsidRPr="00896B76">
              <w:rPr>
                <w:rFonts w:ascii="Consolas" w:eastAsia="Times New Roman" w:hAnsi="Consolas" w:cs="Consolas"/>
                <w:color w:val="000000"/>
                <w:sz w:val="20"/>
                <w:szCs w:val="21"/>
                <w:lang w:eastAsia="es-PA"/>
              </w:rPr>
              <w:t xml:space="preserve"> .</w:t>
            </w:r>
            <w:proofErr w:type="gramEnd"/>
            <w:r w:rsidRPr="00896B76">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14:paraId="04A0307C"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lastRenderedPageBreak/>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14:paraId="1070B36E"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14:paraId="4EA04725"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14:paraId="75D63B84"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w:t>
            </w:r>
            <w:proofErr w:type="spellStart"/>
            <w:r w:rsidRPr="00621D32">
              <w:rPr>
                <w:rFonts w:ascii="Consolas" w:eastAsia="Times New Roman" w:hAnsi="Consolas" w:cs="Consolas"/>
                <w:color w:val="A31515"/>
                <w:sz w:val="20"/>
                <w:szCs w:val="21"/>
                <w:lang w:eastAsia="es-PA"/>
              </w:rPr>
              <w:t>records</w:t>
            </w:r>
            <w:proofErr w:type="spellEnd"/>
            <w:r w:rsidRPr="00621D32">
              <w:rPr>
                <w:rFonts w:ascii="Consolas" w:eastAsia="Times New Roman" w:hAnsi="Consolas" w:cs="Consolas"/>
                <w:color w:val="A31515"/>
                <w:sz w:val="20"/>
                <w:szCs w:val="21"/>
                <w:lang w:eastAsia="es-PA"/>
              </w:rPr>
              <w:t>":</w:t>
            </w:r>
            <w:proofErr w:type="gramStart"/>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despuesta a formato </w:t>
            </w:r>
            <w:proofErr w:type="spellStart"/>
            <w:r w:rsidRPr="00621D32">
              <w:rPr>
                <w:rFonts w:ascii="Consolas" w:eastAsia="Times New Roman" w:hAnsi="Consolas" w:cs="Consolas"/>
                <w:color w:val="008000"/>
                <w:sz w:val="20"/>
                <w:szCs w:val="21"/>
                <w:lang w:eastAsia="es-PA"/>
              </w:rPr>
              <w:t>json</w:t>
            </w:r>
            <w:proofErr w:type="spellEnd"/>
          </w:p>
          <w:p w14:paraId="36B6386E"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14:paraId="079FA902"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proofErr w:type="gram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roofErr w:type="gramEnd"/>
            <w:r w:rsidRPr="00621D32">
              <w:rPr>
                <w:rFonts w:ascii="Consolas" w:eastAsia="Times New Roman" w:hAnsi="Consolas" w:cs="Consolas"/>
                <w:color w:val="000000"/>
                <w:sz w:val="20"/>
                <w:szCs w:val="21"/>
                <w:lang w:eastAsia="es-PA"/>
              </w:rPr>
              <w:t>);</w:t>
            </w:r>
          </w:p>
          <w:p w14:paraId="13236B6D"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50DCE2D4" w14:textId="77777777" w:rsidR="00272D8F" w:rsidRPr="00621D32" w:rsidRDefault="00272D8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14:paraId="4888D672" w14:textId="77777777" w:rsidR="00B2200F" w:rsidRPr="00B2200F" w:rsidRDefault="008F0E18" w:rsidP="0067401E">
      <w:pPr>
        <w:pStyle w:val="Caption"/>
        <w:spacing w:line="360" w:lineRule="auto"/>
        <w:jc w:val="center"/>
      </w:pPr>
      <w:bookmarkStart w:id="220" w:name="_Toc52322259"/>
      <w:r>
        <w:lastRenderedPageBreak/>
        <w:t xml:space="preserve">Código </w:t>
      </w:r>
      <w:r w:rsidR="00183C3C">
        <w:fldChar w:fldCharType="begin"/>
      </w:r>
      <w:r w:rsidR="00B00A51">
        <w:instrText xml:space="preserve"> SEQ Cuadro \* ARABIC </w:instrText>
      </w:r>
      <w:r w:rsidR="00183C3C">
        <w:fldChar w:fldCharType="separate"/>
      </w:r>
      <w:r w:rsidR="00CE183E">
        <w:rPr>
          <w:noProof/>
        </w:rPr>
        <w:t>24</w:t>
      </w:r>
      <w:r w:rsidR="00183C3C">
        <w:rPr>
          <w:noProof/>
        </w:rPr>
        <w:fldChar w:fldCharType="end"/>
      </w:r>
      <w:r w:rsidR="00CE183E">
        <w:t xml:space="preserve">: </w:t>
      </w:r>
      <w:r w:rsidR="00CE183E" w:rsidRPr="00336DC8">
        <w:t xml:space="preserve">Código de Agregar un nuevo tema de trabajo de graduación </w:t>
      </w:r>
      <w:r w:rsidR="00CE183E">
        <w:t>(</w:t>
      </w:r>
      <w:proofErr w:type="spellStart"/>
      <w:r w:rsidR="00CE183E">
        <w:t>backend</w:t>
      </w:r>
      <w:proofErr w:type="spellEnd"/>
      <w:r w:rsidR="00CE183E">
        <w:t>)</w:t>
      </w:r>
      <w:bookmarkEnd w:id="220"/>
    </w:p>
    <w:p w14:paraId="4497ADC7" w14:textId="77777777" w:rsidR="00E00478" w:rsidRPr="005339B0" w:rsidRDefault="00E00478" w:rsidP="005375F8">
      <w:pPr>
        <w:pStyle w:val="Heading2"/>
        <w:numPr>
          <w:ilvl w:val="1"/>
          <w:numId w:val="29"/>
        </w:numPr>
      </w:pPr>
      <w:bookmarkStart w:id="221" w:name="_Toc52322157"/>
      <w:r w:rsidRPr="005339B0">
        <w:t>INTERFAZ GRÁFICA</w:t>
      </w:r>
      <w:bookmarkEnd w:id="221"/>
    </w:p>
    <w:p w14:paraId="09F28762" w14:textId="77777777" w:rsidR="00017215" w:rsidRPr="00017215" w:rsidRDefault="00017215" w:rsidP="00442DD2">
      <w:r w:rsidRPr="00017215">
        <w:t>La interfaz gráfica de usuario, también conocida como GUI por sus siglas en inglés (</w:t>
      </w:r>
      <w:proofErr w:type="spellStart"/>
      <w:r w:rsidRPr="00017215">
        <w:t>Graphic</w:t>
      </w:r>
      <w:proofErr w:type="spellEnd"/>
      <w:r w:rsidRPr="00017215">
        <w:t xml:space="preserve"> </w:t>
      </w:r>
      <w:proofErr w:type="spellStart"/>
      <w:r w:rsidRPr="00017215">
        <w:t>User</w:t>
      </w:r>
      <w:proofErr w:type="spellEnd"/>
      <w:r w:rsidRPr="00017215">
        <w:t xml:space="preserve"> </w:t>
      </w:r>
      <w:proofErr w:type="gramStart"/>
      <w:r w:rsidRPr="00017215">
        <w:t>Interface</w:t>
      </w:r>
      <w:proofErr w:type="gramEnd"/>
      <w:r w:rsidRPr="00017215">
        <w:t>), es un sistema de componentes gráficos con los cuales interactúa el usuario de un sistema informático. La interfaz gráfica muestra objetos que transmiten información y representan acciones para el usuario.</w:t>
      </w:r>
    </w:p>
    <w:p w14:paraId="38407725" w14:textId="77777777" w:rsidR="0045443B" w:rsidRDefault="00017215" w:rsidP="00442DD2">
      <w:r w:rsidRPr="00017215">
        <w:t xml:space="preserve">Para la interfaz gráfica del Gestor de opciones de trabajos de graduación está basada en </w:t>
      </w:r>
      <w:proofErr w:type="spellStart"/>
      <w:r w:rsidRPr="00017215">
        <w:t>AngularJs</w:t>
      </w:r>
      <w:proofErr w:type="spellEnd"/>
      <w:r w:rsidRPr="00017215">
        <w:t xml:space="preserve"> Mater</w:t>
      </w:r>
      <w:r w:rsidR="004869E9">
        <w:t>ial, una implementación del Mat</w:t>
      </w:r>
      <w:r w:rsidRPr="00017215">
        <w:t xml:space="preserve">erial </w:t>
      </w:r>
      <w:proofErr w:type="spellStart"/>
      <w:r w:rsidRPr="00017215">
        <w:t>Design</w:t>
      </w:r>
      <w:proofErr w:type="spellEnd"/>
      <w:r w:rsidRPr="00017215">
        <w:t xml:space="preserve"> de Google para el diseño de interfaces gráficas.</w:t>
      </w:r>
    </w:p>
    <w:p w14:paraId="1C27974B" w14:textId="77777777" w:rsidR="00017215" w:rsidRDefault="00017215" w:rsidP="005375F8">
      <w:pPr>
        <w:pStyle w:val="Heading2"/>
        <w:numPr>
          <w:ilvl w:val="2"/>
          <w:numId w:val="29"/>
        </w:numPr>
      </w:pPr>
      <w:bookmarkStart w:id="222" w:name="_Toc52322158"/>
      <w:r>
        <w:t>VISTAS COMUNES</w:t>
      </w:r>
      <w:bookmarkEnd w:id="222"/>
    </w:p>
    <w:p w14:paraId="35E3CB59" w14:textId="77777777" w:rsidR="00017215" w:rsidRDefault="00017215" w:rsidP="005375F8">
      <w:pPr>
        <w:pStyle w:val="Heading2"/>
        <w:numPr>
          <w:ilvl w:val="3"/>
          <w:numId w:val="29"/>
        </w:numPr>
      </w:pPr>
      <w:bookmarkStart w:id="223" w:name="_Toc52322159"/>
      <w:r>
        <w:t>CABECERA</w:t>
      </w:r>
      <w:bookmarkEnd w:id="223"/>
    </w:p>
    <w:p w14:paraId="7EFCEA86" w14:textId="77777777" w:rsidR="00017215" w:rsidRDefault="00017215" w:rsidP="00442DD2">
      <w:r w:rsidRPr="00017215">
        <w:t xml:space="preserve">Hace referencia a la parte superior de la página la cual se mantiene constante casi en su totalidad, variando solamente bajo la condición de si se encuentra algún usuario </w:t>
      </w:r>
      <w:proofErr w:type="spellStart"/>
      <w:r w:rsidRPr="00017215">
        <w:t>logueado</w:t>
      </w:r>
      <w:proofErr w:type="spellEnd"/>
      <w:r w:rsidRPr="00017215">
        <w:t xml:space="preserve"> o no.</w:t>
      </w:r>
    </w:p>
    <w:p w14:paraId="47BE04AD" w14:textId="77777777" w:rsidR="00AC6339" w:rsidRDefault="00B2200F" w:rsidP="00442DD2">
      <w:r>
        <w:t xml:space="preserve">Al no haber un usuario </w:t>
      </w:r>
      <w:proofErr w:type="spellStart"/>
      <w:r>
        <w:t>logueado</w:t>
      </w:r>
      <w:proofErr w:type="spellEnd"/>
      <w:r>
        <w:t>, l</w:t>
      </w:r>
      <w:r w:rsidR="00AC6339" w:rsidRPr="00AC6339">
        <w:t>a cabecera muestra el logotipo del sitio y el menú de navegación los cuales se mantienen constantes para todas las vistas del sistema, marcando en el menú la vista actual en la que se encuentra el usuario.</w:t>
      </w:r>
    </w:p>
    <w:p w14:paraId="5FC62D33" w14:textId="77777777" w:rsidR="00CE183E" w:rsidRDefault="00984894" w:rsidP="00442DD2">
      <w:pPr>
        <w:keepNext/>
        <w:jc w:val="center"/>
      </w:pPr>
      <w:r>
        <w:rPr>
          <w:noProof/>
          <w:lang w:eastAsia="es-PA"/>
        </w:rPr>
        <w:lastRenderedPageBreak/>
        <w:drawing>
          <wp:inline distT="0" distB="0" distL="0" distR="0" wp14:anchorId="623DE1BA" wp14:editId="7B0993F7">
            <wp:extent cx="5612130" cy="100203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612130" cy="1002030"/>
                    </a:xfrm>
                    <a:prstGeom prst="rect">
                      <a:avLst/>
                    </a:prstGeom>
                  </pic:spPr>
                </pic:pic>
              </a:graphicData>
            </a:graphic>
          </wp:inline>
        </w:drawing>
      </w:r>
    </w:p>
    <w:p w14:paraId="50C0DAE3" w14:textId="4804F925" w:rsidR="00B2200F" w:rsidRDefault="00CE183E" w:rsidP="00FE4B28">
      <w:pPr>
        <w:pStyle w:val="Caption"/>
        <w:spacing w:line="360" w:lineRule="auto"/>
        <w:jc w:val="center"/>
      </w:pPr>
      <w:bookmarkStart w:id="224" w:name="_Toc52322211"/>
      <w:r>
        <w:t xml:space="preserve">Imagen </w:t>
      </w:r>
      <w:r w:rsidR="00183C3C">
        <w:fldChar w:fldCharType="begin"/>
      </w:r>
      <w:r w:rsidR="00B00A51">
        <w:instrText xml:space="preserve"> SEQ Imagen \* ARABIC </w:instrText>
      </w:r>
      <w:r w:rsidR="00183C3C">
        <w:fldChar w:fldCharType="separate"/>
      </w:r>
      <w:r w:rsidR="00E85264">
        <w:rPr>
          <w:noProof/>
        </w:rPr>
        <w:t>16</w:t>
      </w:r>
      <w:r w:rsidR="00183C3C">
        <w:rPr>
          <w:noProof/>
        </w:rPr>
        <w:fldChar w:fldCharType="end"/>
      </w:r>
      <w:r>
        <w:t xml:space="preserve">: Cabecera sin usuario </w:t>
      </w:r>
      <w:proofErr w:type="spellStart"/>
      <w:r>
        <w:t>logueado</w:t>
      </w:r>
      <w:bookmarkEnd w:id="224"/>
      <w:proofErr w:type="spellEnd"/>
    </w:p>
    <w:p w14:paraId="119A1CBF" w14:textId="77777777" w:rsidR="00984894" w:rsidRDefault="00B2200F" w:rsidP="00442DD2">
      <w:r>
        <w:t xml:space="preserve">Al haber un usuario </w:t>
      </w:r>
      <w:proofErr w:type="spellStart"/>
      <w:r>
        <w:t>logueado</w:t>
      </w:r>
      <w:proofErr w:type="spellEnd"/>
      <w:r w:rsidR="00AC6339" w:rsidRPr="00AC6339">
        <w:t>, en la cabecera se adiciona el nombre del usuario y un botón para salir de la sesión.</w:t>
      </w:r>
    </w:p>
    <w:p w14:paraId="604D7C8A" w14:textId="77777777" w:rsidR="00CE183E" w:rsidRDefault="00984894" w:rsidP="00442DD2">
      <w:pPr>
        <w:keepNext/>
      </w:pPr>
      <w:r>
        <w:rPr>
          <w:noProof/>
          <w:lang w:eastAsia="es-PA"/>
        </w:rPr>
        <w:drawing>
          <wp:inline distT="0" distB="0" distL="0" distR="0" wp14:anchorId="397E68C3" wp14:editId="4185C866">
            <wp:extent cx="5564505" cy="10299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srcRect l="849"/>
                    <a:stretch/>
                  </pic:blipFill>
                  <pic:spPr bwMode="auto">
                    <a:xfrm>
                      <a:off x="0" y="0"/>
                      <a:ext cx="5564505" cy="1029970"/>
                    </a:xfrm>
                    <a:prstGeom prst="rect">
                      <a:avLst/>
                    </a:prstGeom>
                    <a:ln>
                      <a:noFill/>
                    </a:ln>
                    <a:extLst>
                      <a:ext uri="{53640926-AAD7-44D8-BBD7-CCE9431645EC}">
                        <a14:shadowObscured xmlns:a14="http://schemas.microsoft.com/office/drawing/2010/main"/>
                      </a:ext>
                    </a:extLst>
                  </pic:spPr>
                </pic:pic>
              </a:graphicData>
            </a:graphic>
          </wp:inline>
        </w:drawing>
      </w:r>
    </w:p>
    <w:p w14:paraId="17AF99F8" w14:textId="07F7CEB2" w:rsidR="00B2200F" w:rsidRPr="00B2200F" w:rsidRDefault="00CE183E" w:rsidP="00FE4B28">
      <w:pPr>
        <w:pStyle w:val="Caption"/>
        <w:spacing w:line="360" w:lineRule="auto"/>
        <w:jc w:val="center"/>
      </w:pPr>
      <w:bookmarkStart w:id="225" w:name="_Toc52322212"/>
      <w:r>
        <w:t xml:space="preserve">Imagen </w:t>
      </w:r>
      <w:r w:rsidR="00183C3C">
        <w:fldChar w:fldCharType="begin"/>
      </w:r>
      <w:r w:rsidR="00B00A51">
        <w:instrText xml:space="preserve"> SEQ Imagen \* ARABIC </w:instrText>
      </w:r>
      <w:r w:rsidR="00183C3C">
        <w:fldChar w:fldCharType="separate"/>
      </w:r>
      <w:r w:rsidR="00E85264">
        <w:rPr>
          <w:noProof/>
        </w:rPr>
        <w:t>17</w:t>
      </w:r>
      <w:r w:rsidR="00183C3C">
        <w:rPr>
          <w:noProof/>
        </w:rPr>
        <w:fldChar w:fldCharType="end"/>
      </w:r>
      <w:r>
        <w:t xml:space="preserve">: Cabecera con usuario </w:t>
      </w:r>
      <w:proofErr w:type="spellStart"/>
      <w:r>
        <w:t>logueado</w:t>
      </w:r>
      <w:bookmarkEnd w:id="225"/>
      <w:proofErr w:type="spellEnd"/>
    </w:p>
    <w:p w14:paraId="46B27EC8" w14:textId="77777777" w:rsidR="00AC6339" w:rsidRDefault="00AC6339" w:rsidP="005375F8">
      <w:pPr>
        <w:pStyle w:val="Heading2"/>
        <w:numPr>
          <w:ilvl w:val="3"/>
          <w:numId w:val="29"/>
        </w:numPr>
      </w:pPr>
      <w:bookmarkStart w:id="226" w:name="_Toc52322160"/>
      <w:r>
        <w:t>FOOTER</w:t>
      </w:r>
      <w:bookmarkEnd w:id="226"/>
      <w:r>
        <w:t xml:space="preserve"> </w:t>
      </w:r>
    </w:p>
    <w:p w14:paraId="48B6A7A1" w14:textId="77777777" w:rsidR="00AC6339" w:rsidRDefault="00AC6339" w:rsidP="00442DD2">
      <w:r>
        <w:t xml:space="preserve">Hace referencia a la parte inferior de la página la cual se mantiene constante para todas las vistas de </w:t>
      </w:r>
      <w:proofErr w:type="gramStart"/>
      <w:r>
        <w:t>la misma</w:t>
      </w:r>
      <w:proofErr w:type="gramEnd"/>
      <w:r>
        <w:t>.</w:t>
      </w:r>
    </w:p>
    <w:p w14:paraId="2249B7B0" w14:textId="77777777" w:rsidR="00AC6339" w:rsidRDefault="00AC6339" w:rsidP="00442DD2">
      <w:r>
        <w:t>En esta parte se encuentran detallados los datos de dirección y datos de contacto de la Universidad Tecnológica de Panamá en su parte izquierda, mientras que a su derecha se muestran algunos enlaces de interés dentro de la red de la universidad.</w:t>
      </w:r>
    </w:p>
    <w:p w14:paraId="01189982" w14:textId="77777777" w:rsidR="00CE183E" w:rsidRDefault="00984894" w:rsidP="00442DD2">
      <w:pPr>
        <w:keepNext/>
      </w:pPr>
      <w:r>
        <w:rPr>
          <w:noProof/>
          <w:lang w:eastAsia="es-PA"/>
        </w:rPr>
        <w:drawing>
          <wp:inline distT="0" distB="0" distL="0" distR="0" wp14:anchorId="4465B670" wp14:editId="0D14C82C">
            <wp:extent cx="5612130" cy="9163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612130" cy="916305"/>
                    </a:xfrm>
                    <a:prstGeom prst="rect">
                      <a:avLst/>
                    </a:prstGeom>
                  </pic:spPr>
                </pic:pic>
              </a:graphicData>
            </a:graphic>
          </wp:inline>
        </w:drawing>
      </w:r>
    </w:p>
    <w:p w14:paraId="27C5B70B" w14:textId="34C3E570" w:rsidR="00B2200F" w:rsidRPr="00B2200F" w:rsidRDefault="00CE183E" w:rsidP="00FE4B28">
      <w:pPr>
        <w:pStyle w:val="Caption"/>
        <w:spacing w:line="360" w:lineRule="auto"/>
        <w:jc w:val="center"/>
      </w:pPr>
      <w:bookmarkStart w:id="227" w:name="_Toc52322213"/>
      <w:r>
        <w:t xml:space="preserve">Imagen </w:t>
      </w:r>
      <w:r w:rsidR="00183C3C">
        <w:fldChar w:fldCharType="begin"/>
      </w:r>
      <w:r w:rsidR="00B00A51">
        <w:instrText xml:space="preserve"> SEQ Imagen \* ARABIC </w:instrText>
      </w:r>
      <w:r w:rsidR="00183C3C">
        <w:fldChar w:fldCharType="separate"/>
      </w:r>
      <w:r w:rsidR="00E85264">
        <w:rPr>
          <w:noProof/>
        </w:rPr>
        <w:t>18</w:t>
      </w:r>
      <w:r w:rsidR="00183C3C">
        <w:rPr>
          <w:noProof/>
        </w:rPr>
        <w:fldChar w:fldCharType="end"/>
      </w:r>
      <w:r>
        <w:t xml:space="preserve">: </w:t>
      </w:r>
      <w:proofErr w:type="spellStart"/>
      <w:r>
        <w:t>Footer</w:t>
      </w:r>
      <w:bookmarkEnd w:id="227"/>
      <w:proofErr w:type="spellEnd"/>
    </w:p>
    <w:p w14:paraId="670BD7EB" w14:textId="77777777" w:rsidR="00AC6339" w:rsidRDefault="00AC6339" w:rsidP="005375F8">
      <w:pPr>
        <w:pStyle w:val="Heading2"/>
        <w:numPr>
          <w:ilvl w:val="3"/>
          <w:numId w:val="29"/>
        </w:numPr>
      </w:pPr>
      <w:bookmarkStart w:id="228" w:name="_Toc52322161"/>
      <w:r>
        <w:lastRenderedPageBreak/>
        <w:t>INICIO DE SESIÓN</w:t>
      </w:r>
      <w:bookmarkEnd w:id="228"/>
      <w:r>
        <w:t xml:space="preserve"> </w:t>
      </w:r>
    </w:p>
    <w:p w14:paraId="4C673D2E" w14:textId="77777777" w:rsidR="00AC6339" w:rsidRDefault="00AC6339" w:rsidP="00442DD2">
      <w:r>
        <w:t xml:space="preserve">Es la primera vista con la que se encuentra el usuario al ingresar al sistema en donde se le pide que ingrese sus credenciales para proceder a identificarse y entonces ser redireccionado a la vista principal </w:t>
      </w:r>
      <w:proofErr w:type="gramStart"/>
      <w:r>
        <w:t>de acuerdo a</w:t>
      </w:r>
      <w:proofErr w:type="gramEnd"/>
      <w:r>
        <w:t xml:space="preserve"> su rol de usuario.</w:t>
      </w:r>
    </w:p>
    <w:p w14:paraId="2FA2F7F6" w14:textId="77777777" w:rsidR="00984894" w:rsidRDefault="00AC6339" w:rsidP="00442DD2">
      <w:r>
        <w:t>Esta vista muestra un pequeño formulario donde el usuario deberá ingresar su número de identificación y contraseña y un botón para el inicio de sesión en el sistema.</w:t>
      </w:r>
    </w:p>
    <w:p w14:paraId="1A0F6193" w14:textId="77777777" w:rsidR="00CE183E" w:rsidRDefault="00984894" w:rsidP="00442DD2">
      <w:pPr>
        <w:keepNext/>
        <w:jc w:val="center"/>
      </w:pPr>
      <w:r>
        <w:rPr>
          <w:noProof/>
          <w:lang w:eastAsia="es-PA"/>
        </w:rPr>
        <w:drawing>
          <wp:inline distT="0" distB="0" distL="0" distR="0" wp14:anchorId="714FFF85" wp14:editId="250A92B8">
            <wp:extent cx="3526650" cy="2914650"/>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srcRect t="4398" b="7407"/>
                    <a:stretch/>
                  </pic:blipFill>
                  <pic:spPr bwMode="auto">
                    <a:xfrm>
                      <a:off x="0" y="0"/>
                      <a:ext cx="3530543" cy="2917868"/>
                    </a:xfrm>
                    <a:prstGeom prst="rect">
                      <a:avLst/>
                    </a:prstGeom>
                    <a:ln>
                      <a:noFill/>
                    </a:ln>
                    <a:extLst>
                      <a:ext uri="{53640926-AAD7-44D8-BBD7-CCE9431645EC}">
                        <a14:shadowObscured xmlns:a14="http://schemas.microsoft.com/office/drawing/2010/main"/>
                      </a:ext>
                    </a:extLst>
                  </pic:spPr>
                </pic:pic>
              </a:graphicData>
            </a:graphic>
          </wp:inline>
        </w:drawing>
      </w:r>
    </w:p>
    <w:p w14:paraId="5B1F09A2" w14:textId="3E068434" w:rsidR="00B2200F" w:rsidRPr="00B2200F" w:rsidRDefault="00CE183E" w:rsidP="00442DD2">
      <w:pPr>
        <w:pStyle w:val="Caption"/>
        <w:spacing w:line="360" w:lineRule="auto"/>
        <w:jc w:val="center"/>
      </w:pPr>
      <w:bookmarkStart w:id="229" w:name="_Toc52322214"/>
      <w:r>
        <w:t xml:space="preserve">Imagen </w:t>
      </w:r>
      <w:r w:rsidR="00183C3C">
        <w:fldChar w:fldCharType="begin"/>
      </w:r>
      <w:r w:rsidR="00B00A51">
        <w:instrText xml:space="preserve"> SEQ Imagen \* ARABIC </w:instrText>
      </w:r>
      <w:r w:rsidR="00183C3C">
        <w:fldChar w:fldCharType="separate"/>
      </w:r>
      <w:r w:rsidR="00E85264">
        <w:rPr>
          <w:noProof/>
        </w:rPr>
        <w:t>19</w:t>
      </w:r>
      <w:r w:rsidR="00183C3C">
        <w:rPr>
          <w:noProof/>
        </w:rPr>
        <w:fldChar w:fldCharType="end"/>
      </w:r>
      <w:r>
        <w:t>: Inicio de sesión</w:t>
      </w:r>
      <w:bookmarkEnd w:id="229"/>
    </w:p>
    <w:p w14:paraId="50C185C2" w14:textId="77777777" w:rsidR="00AC6339" w:rsidRDefault="00C8739B" w:rsidP="005375F8">
      <w:pPr>
        <w:pStyle w:val="Heading2"/>
        <w:numPr>
          <w:ilvl w:val="3"/>
          <w:numId w:val="29"/>
        </w:numPr>
      </w:pPr>
      <w:bookmarkStart w:id="230" w:name="_Toc52322162"/>
      <w:r>
        <w:t>NOTIFICACIONES</w:t>
      </w:r>
      <w:bookmarkEnd w:id="230"/>
    </w:p>
    <w:p w14:paraId="2B35519F" w14:textId="77777777" w:rsidR="00C8739B" w:rsidRDefault="00C8739B" w:rsidP="00442DD2">
      <w:r>
        <w:t>El sistema mostrará una serie de alertas o notificaciones después de cada acción de eliminación, edición, adición sobre alguno de las opciones de trabajo de graduación por parte del usuario proponente, o después del envío de correo por parte los usuarios estudiantes, indicando si cada acción se culminó de manera exitosa o si, en caso contrario, se presentó un error que haya impedido la acción.</w:t>
      </w:r>
    </w:p>
    <w:p w14:paraId="37891B0D" w14:textId="77777777" w:rsidR="00C8739B" w:rsidRDefault="00C8739B" w:rsidP="00442DD2">
      <w:r>
        <w:t>Los tipos notificaciones se identificarán siguiendo el código decolores tipo semáforo: verde, amarillo, rojo y azul. Colores utilizados para notificar éxito, advertencia, error e informativo respectivamente.</w:t>
      </w:r>
    </w:p>
    <w:p w14:paraId="21DF96D8" w14:textId="77777777" w:rsidR="00CE183E" w:rsidRDefault="00C8739B" w:rsidP="00442DD2">
      <w:pPr>
        <w:keepNext/>
        <w:jc w:val="center"/>
      </w:pPr>
      <w:r>
        <w:rPr>
          <w:noProof/>
          <w:lang w:eastAsia="es-PA"/>
        </w:rPr>
        <w:lastRenderedPageBreak/>
        <w:drawing>
          <wp:inline distT="0" distB="0" distL="0" distR="0" wp14:anchorId="21AB6AFF" wp14:editId="48347D6C">
            <wp:extent cx="5612130" cy="1099185"/>
            <wp:effectExtent l="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5612130" cy="1099185"/>
                    </a:xfrm>
                    <a:prstGeom prst="rect">
                      <a:avLst/>
                    </a:prstGeom>
                    <a:noFill/>
                    <a:ln w="9525">
                      <a:noFill/>
                      <a:miter lim="800000"/>
                      <a:headEnd/>
                      <a:tailEnd/>
                    </a:ln>
                  </pic:spPr>
                </pic:pic>
              </a:graphicData>
            </a:graphic>
          </wp:inline>
        </w:drawing>
      </w:r>
    </w:p>
    <w:p w14:paraId="19AA9D22" w14:textId="0F4C72F2" w:rsidR="00B2200F" w:rsidRPr="00B2200F" w:rsidRDefault="00CE183E" w:rsidP="00FE4B28">
      <w:pPr>
        <w:pStyle w:val="Caption"/>
        <w:spacing w:line="360" w:lineRule="auto"/>
        <w:jc w:val="center"/>
      </w:pPr>
      <w:bookmarkStart w:id="231" w:name="_Toc52322215"/>
      <w:r>
        <w:t xml:space="preserve">Imagen </w:t>
      </w:r>
      <w:r w:rsidR="00183C3C">
        <w:fldChar w:fldCharType="begin"/>
      </w:r>
      <w:r w:rsidR="00B00A51">
        <w:instrText xml:space="preserve"> SEQ Imagen \* ARABIC </w:instrText>
      </w:r>
      <w:r w:rsidR="00183C3C">
        <w:fldChar w:fldCharType="separate"/>
      </w:r>
      <w:r w:rsidR="00E85264">
        <w:rPr>
          <w:noProof/>
        </w:rPr>
        <w:t>20</w:t>
      </w:r>
      <w:r w:rsidR="00183C3C">
        <w:rPr>
          <w:noProof/>
        </w:rPr>
        <w:fldChar w:fldCharType="end"/>
      </w:r>
      <w:r>
        <w:t>: Notificaciones</w:t>
      </w:r>
      <w:bookmarkEnd w:id="231"/>
    </w:p>
    <w:p w14:paraId="415AF1D3" w14:textId="77777777" w:rsidR="00C8739B" w:rsidRDefault="00C8739B" w:rsidP="005375F8">
      <w:pPr>
        <w:pStyle w:val="Heading2"/>
        <w:numPr>
          <w:ilvl w:val="2"/>
          <w:numId w:val="29"/>
        </w:numPr>
      </w:pPr>
      <w:bookmarkStart w:id="232" w:name="_Toc52322163"/>
      <w:r>
        <w:t>PÁGINA PRINCIPAL DE ESTUDIANTES</w:t>
      </w:r>
      <w:bookmarkEnd w:id="232"/>
      <w:r>
        <w:t xml:space="preserve"> </w:t>
      </w:r>
    </w:p>
    <w:p w14:paraId="58FC08A3" w14:textId="77777777" w:rsidR="00C8739B" w:rsidRDefault="00C8739B" w:rsidP="005375F8">
      <w:pPr>
        <w:pStyle w:val="Heading2"/>
        <w:numPr>
          <w:ilvl w:val="3"/>
          <w:numId w:val="29"/>
        </w:numPr>
      </w:pPr>
      <w:bookmarkStart w:id="233" w:name="_Toc52322164"/>
      <w:r>
        <w:t>FORMULARIO DE BÚSQUEDA</w:t>
      </w:r>
      <w:bookmarkEnd w:id="233"/>
      <w:r>
        <w:t xml:space="preserve"> </w:t>
      </w:r>
    </w:p>
    <w:p w14:paraId="57E43F03" w14:textId="77777777" w:rsidR="00C8739B" w:rsidRDefault="003D3B81" w:rsidP="00442DD2">
      <w:r w:rsidRPr="003D3B81">
        <w:t>La vista principal para el usuario de tipo estudiante, muestra primeramente un pequeño formulario de búsqueda juntamente con un botón, en donde el usuario podrá elegir entre los diversos tipos de trabajo de graduación, las diversas facultades y el campus hacia el cual desea direccionar la búsqueda de temas de trabajo de graduación y realizar la búsqueda según los parámetros indicados. Adicional podrá, de manera opcional, ingresar un texto para filtrar dentro de los diversos temas relacionados la búsqueda, aquellos que coincidan con el texto ingresado.</w:t>
      </w:r>
    </w:p>
    <w:p w14:paraId="6A524236" w14:textId="77777777" w:rsidR="00CE183E" w:rsidRDefault="00984894" w:rsidP="00442DD2">
      <w:pPr>
        <w:keepNext/>
      </w:pPr>
      <w:r>
        <w:rPr>
          <w:noProof/>
          <w:lang w:eastAsia="es-PA"/>
        </w:rPr>
        <w:drawing>
          <wp:inline distT="0" distB="0" distL="0" distR="0" wp14:anchorId="20BC6856" wp14:editId="76FB6562">
            <wp:extent cx="5612130" cy="190246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612130" cy="1902460"/>
                    </a:xfrm>
                    <a:prstGeom prst="rect">
                      <a:avLst/>
                    </a:prstGeom>
                  </pic:spPr>
                </pic:pic>
              </a:graphicData>
            </a:graphic>
          </wp:inline>
        </w:drawing>
      </w:r>
    </w:p>
    <w:p w14:paraId="70C2EF93" w14:textId="36BB9177" w:rsidR="00B2200F" w:rsidRPr="00B2200F" w:rsidRDefault="00CE183E" w:rsidP="00997FA5">
      <w:pPr>
        <w:pStyle w:val="Caption"/>
        <w:spacing w:line="360" w:lineRule="auto"/>
        <w:jc w:val="center"/>
      </w:pPr>
      <w:bookmarkStart w:id="234" w:name="_Toc52322216"/>
      <w:r>
        <w:t xml:space="preserve">Imagen </w:t>
      </w:r>
      <w:r w:rsidR="00183C3C">
        <w:fldChar w:fldCharType="begin"/>
      </w:r>
      <w:r w:rsidR="00B00A51">
        <w:instrText xml:space="preserve"> SEQ Imagen \* ARABIC </w:instrText>
      </w:r>
      <w:r w:rsidR="00183C3C">
        <w:fldChar w:fldCharType="separate"/>
      </w:r>
      <w:r w:rsidR="00E85264">
        <w:rPr>
          <w:noProof/>
        </w:rPr>
        <w:t>21</w:t>
      </w:r>
      <w:r w:rsidR="00183C3C">
        <w:rPr>
          <w:noProof/>
        </w:rPr>
        <w:fldChar w:fldCharType="end"/>
      </w:r>
      <w:r>
        <w:t>: Formulario de búsqueda</w:t>
      </w:r>
      <w:bookmarkEnd w:id="234"/>
    </w:p>
    <w:p w14:paraId="016DD211" w14:textId="77777777" w:rsidR="003D3B81" w:rsidRDefault="003D3B81" w:rsidP="005375F8">
      <w:pPr>
        <w:pStyle w:val="Heading2"/>
        <w:numPr>
          <w:ilvl w:val="3"/>
          <w:numId w:val="29"/>
        </w:numPr>
      </w:pPr>
      <w:bookmarkStart w:id="235" w:name="_Toc52322165"/>
      <w:r>
        <w:t>CUADRO DE RESULTADOS</w:t>
      </w:r>
      <w:bookmarkEnd w:id="235"/>
    </w:p>
    <w:p w14:paraId="6D208CCC" w14:textId="77777777" w:rsidR="003D3B81" w:rsidRDefault="003D3B81" w:rsidP="00442DD2">
      <w:r>
        <w:t>Luego de realizar la búsqueda, los resultados se muestran en una tabla indicando el título</w:t>
      </w:r>
      <w:r w:rsidR="00313EB9">
        <w:t>, el estado,</w:t>
      </w:r>
      <w:r>
        <w:t xml:space="preserve"> y el profesor o investigador proponente de cada tema encontrado en la búsqueda. Los resultados se mostrarán de 5 en 5 separados en varias páginas </w:t>
      </w:r>
      <w:proofErr w:type="gramStart"/>
      <w:r>
        <w:t>de acuerdo a</w:t>
      </w:r>
      <w:proofErr w:type="gramEnd"/>
      <w:r>
        <w:t xml:space="preserve"> la cantidad de resultados encontrados.</w:t>
      </w:r>
    </w:p>
    <w:p w14:paraId="14C657EA" w14:textId="77777777" w:rsidR="003D3B81" w:rsidRDefault="003D3B81" w:rsidP="00442DD2">
      <w:r>
        <w:lastRenderedPageBreak/>
        <w:t>Para ver más información sobre un tema de trabajo de graduación en específico, el usuario podrá seleccionar cualquiera de los resultados, mostrándosele entonces un modal con la información a detalle del tema elegido.</w:t>
      </w:r>
    </w:p>
    <w:p w14:paraId="182756F2" w14:textId="77777777" w:rsidR="00CE183E" w:rsidRDefault="00313EB9" w:rsidP="00442DD2">
      <w:pPr>
        <w:keepNext/>
        <w:jc w:val="center"/>
      </w:pPr>
      <w:r>
        <w:rPr>
          <w:noProof/>
          <w:lang w:eastAsia="es-PA"/>
        </w:rPr>
        <w:drawing>
          <wp:inline distT="0" distB="0" distL="0" distR="0" wp14:anchorId="256D5F02" wp14:editId="54EC0B6A">
            <wp:extent cx="4219575" cy="306513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237120" cy="3077881"/>
                    </a:xfrm>
                    <a:prstGeom prst="rect">
                      <a:avLst/>
                    </a:prstGeom>
                  </pic:spPr>
                </pic:pic>
              </a:graphicData>
            </a:graphic>
          </wp:inline>
        </w:drawing>
      </w:r>
    </w:p>
    <w:p w14:paraId="383F3876" w14:textId="0AD5A4E5" w:rsidR="00B2200F" w:rsidRPr="00B2200F" w:rsidRDefault="00CE183E" w:rsidP="00FE4B28">
      <w:pPr>
        <w:pStyle w:val="Caption"/>
        <w:spacing w:line="360" w:lineRule="auto"/>
        <w:jc w:val="center"/>
      </w:pPr>
      <w:bookmarkStart w:id="236" w:name="_Toc52322217"/>
      <w:r>
        <w:t xml:space="preserve">Imagen </w:t>
      </w:r>
      <w:r w:rsidR="00183C3C">
        <w:fldChar w:fldCharType="begin"/>
      </w:r>
      <w:r w:rsidR="00B00A51">
        <w:instrText xml:space="preserve"> SEQ Imagen \* ARABIC </w:instrText>
      </w:r>
      <w:r w:rsidR="00183C3C">
        <w:fldChar w:fldCharType="separate"/>
      </w:r>
      <w:r w:rsidR="00E85264">
        <w:rPr>
          <w:noProof/>
        </w:rPr>
        <w:t>22</w:t>
      </w:r>
      <w:r w:rsidR="00183C3C">
        <w:rPr>
          <w:noProof/>
        </w:rPr>
        <w:fldChar w:fldCharType="end"/>
      </w:r>
      <w:r>
        <w:t>: Cuadro de resultados de la búsqueda</w:t>
      </w:r>
      <w:bookmarkEnd w:id="236"/>
    </w:p>
    <w:p w14:paraId="6C65E9B2" w14:textId="77777777" w:rsidR="003D3B81" w:rsidRDefault="003D3B81" w:rsidP="005375F8">
      <w:pPr>
        <w:pStyle w:val="Heading2"/>
        <w:numPr>
          <w:ilvl w:val="3"/>
          <w:numId w:val="29"/>
        </w:numPr>
      </w:pPr>
      <w:bookmarkStart w:id="237" w:name="_Toc52322166"/>
      <w:commentRangeStart w:id="238"/>
      <w:r>
        <w:t>MODAL</w:t>
      </w:r>
      <w:commentRangeEnd w:id="238"/>
      <w:r w:rsidR="00A7033E">
        <w:rPr>
          <w:rStyle w:val="CommentReference"/>
          <w:rFonts w:eastAsiaTheme="minorHAnsi" w:cstheme="minorBidi"/>
          <w:b w:val="0"/>
          <w:bCs w:val="0"/>
        </w:rPr>
        <w:commentReference w:id="238"/>
      </w:r>
      <w:r>
        <w:t xml:space="preserve"> DE INFORMACIÓN</w:t>
      </w:r>
      <w:bookmarkEnd w:id="237"/>
      <w:r>
        <w:t xml:space="preserve"> </w:t>
      </w:r>
    </w:p>
    <w:p w14:paraId="1CC341E9" w14:textId="77777777" w:rsidR="003D3B81" w:rsidRDefault="003D3B81" w:rsidP="00442DD2">
      <w:r>
        <w:t>Al seleccionar un tema de trabajo de graduación, el sistema levantará un modal donde se muestra la información del tema seleccionado. El modal mostrará el título, el proponente y a qué centro regional o centro de investigación pertenece este, adicional mostrará la cantidad de estudiantes que se requieren para el tema, el perfil de cada uno y una descripción del tema de trabajo de graduación.</w:t>
      </w:r>
    </w:p>
    <w:p w14:paraId="09C43F05" w14:textId="77777777" w:rsidR="003D3B81" w:rsidRDefault="003D3B81" w:rsidP="00442DD2">
      <w:r>
        <w:t>En la parte inferior del modal se mostrarán las opciones para cerrar el modal o para proceder a contactar al proponente.</w:t>
      </w:r>
    </w:p>
    <w:p w14:paraId="48B25F35" w14:textId="77777777" w:rsidR="00CE183E" w:rsidRDefault="00313EB9" w:rsidP="00442DD2">
      <w:pPr>
        <w:keepNext/>
        <w:jc w:val="center"/>
      </w:pPr>
      <w:r>
        <w:rPr>
          <w:noProof/>
          <w:lang w:eastAsia="es-PA"/>
        </w:rPr>
        <w:lastRenderedPageBreak/>
        <w:drawing>
          <wp:inline distT="0" distB="0" distL="0" distR="0" wp14:anchorId="6248971C" wp14:editId="471DEB57">
            <wp:extent cx="3951833" cy="19240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3969885" cy="1932839"/>
                    </a:xfrm>
                    <a:prstGeom prst="rect">
                      <a:avLst/>
                    </a:prstGeom>
                  </pic:spPr>
                </pic:pic>
              </a:graphicData>
            </a:graphic>
          </wp:inline>
        </w:drawing>
      </w:r>
    </w:p>
    <w:p w14:paraId="7DFB5D86" w14:textId="7E07CA1B" w:rsidR="00B2200F" w:rsidRPr="00B2200F" w:rsidRDefault="00CE183E" w:rsidP="00FE4B28">
      <w:pPr>
        <w:pStyle w:val="Caption"/>
        <w:spacing w:line="360" w:lineRule="auto"/>
        <w:jc w:val="center"/>
      </w:pPr>
      <w:bookmarkStart w:id="239" w:name="_Toc52322218"/>
      <w:r>
        <w:t xml:space="preserve">Imagen </w:t>
      </w:r>
      <w:r w:rsidR="00183C3C">
        <w:fldChar w:fldCharType="begin"/>
      </w:r>
      <w:r w:rsidR="00B00A51">
        <w:instrText xml:space="preserve"> SEQ Imagen \* ARABIC </w:instrText>
      </w:r>
      <w:r w:rsidR="00183C3C">
        <w:fldChar w:fldCharType="separate"/>
      </w:r>
      <w:r w:rsidR="00E85264">
        <w:rPr>
          <w:noProof/>
        </w:rPr>
        <w:t>23</w:t>
      </w:r>
      <w:r w:rsidR="00183C3C">
        <w:rPr>
          <w:noProof/>
        </w:rPr>
        <w:fldChar w:fldCharType="end"/>
      </w:r>
      <w:r>
        <w:t>: Modal de información</w:t>
      </w:r>
      <w:bookmarkEnd w:id="239"/>
    </w:p>
    <w:p w14:paraId="2F3FE5C0" w14:textId="77777777" w:rsidR="003D3B81" w:rsidRDefault="003D3B81" w:rsidP="005375F8">
      <w:pPr>
        <w:pStyle w:val="Heading2"/>
        <w:numPr>
          <w:ilvl w:val="3"/>
          <w:numId w:val="29"/>
        </w:numPr>
      </w:pPr>
      <w:bookmarkStart w:id="240" w:name="_Toc52322167"/>
      <w:r>
        <w:t>MODAL DEL ENVÍO DE CORREO</w:t>
      </w:r>
      <w:bookmarkEnd w:id="240"/>
      <w:r>
        <w:t xml:space="preserve"> </w:t>
      </w:r>
    </w:p>
    <w:p w14:paraId="415DCB32" w14:textId="77777777" w:rsidR="003D3B81" w:rsidRDefault="003D3B81" w:rsidP="00442DD2">
      <w:r w:rsidRPr="003D3B81">
        <w:t>Al seleccionar la opción para contactar al proponente de un tema de trabajo de graduación, el sistema levantará un modal para el envío de un correo electrónico para el proponente. El modal indicará a quién se está contactando y coloca como asunto del correo el título del tema de trabajo graduación elegido anteriormente. Adicionalmente, el modal cuenta con los campos para que el estudiante coloque su correo electrónico personal</w:t>
      </w:r>
      <w:r w:rsidR="00313EB9">
        <w:t>, un teléfono de contacto</w:t>
      </w:r>
      <w:r w:rsidRPr="003D3B81">
        <w:t xml:space="preserve"> y un espacio para el mensaje que quiera escribirle al proponente. Debajo se encontrarán las opciones para cancelar el envío del correo al proponente y para proceder con el envío del correo.</w:t>
      </w:r>
    </w:p>
    <w:p w14:paraId="46490BD7" w14:textId="77777777" w:rsidR="00CE183E" w:rsidRDefault="00313EB9" w:rsidP="00442DD2">
      <w:pPr>
        <w:keepNext/>
        <w:jc w:val="center"/>
      </w:pPr>
      <w:r>
        <w:rPr>
          <w:noProof/>
          <w:lang w:eastAsia="es-PA"/>
        </w:rPr>
        <w:drawing>
          <wp:inline distT="0" distB="0" distL="0" distR="0" wp14:anchorId="659117F7" wp14:editId="0A51411D">
            <wp:extent cx="3241964" cy="2303813"/>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3278062" cy="2329465"/>
                    </a:xfrm>
                    <a:prstGeom prst="rect">
                      <a:avLst/>
                    </a:prstGeom>
                  </pic:spPr>
                </pic:pic>
              </a:graphicData>
            </a:graphic>
          </wp:inline>
        </w:drawing>
      </w:r>
    </w:p>
    <w:p w14:paraId="7B58064D" w14:textId="1EF36606" w:rsidR="003D3B81" w:rsidRDefault="00CE183E" w:rsidP="00FE4B28">
      <w:pPr>
        <w:pStyle w:val="Caption"/>
        <w:spacing w:line="360" w:lineRule="auto"/>
        <w:jc w:val="center"/>
      </w:pPr>
      <w:bookmarkStart w:id="241" w:name="_Toc52322219"/>
      <w:r>
        <w:t xml:space="preserve">Imagen </w:t>
      </w:r>
      <w:r w:rsidR="00183C3C">
        <w:fldChar w:fldCharType="begin"/>
      </w:r>
      <w:r w:rsidR="00B00A51">
        <w:instrText xml:space="preserve"> SEQ Imagen \* ARABIC </w:instrText>
      </w:r>
      <w:r w:rsidR="00183C3C">
        <w:fldChar w:fldCharType="separate"/>
      </w:r>
      <w:r w:rsidR="00E85264">
        <w:rPr>
          <w:noProof/>
        </w:rPr>
        <w:t>24</w:t>
      </w:r>
      <w:r w:rsidR="00183C3C">
        <w:rPr>
          <w:noProof/>
        </w:rPr>
        <w:fldChar w:fldCharType="end"/>
      </w:r>
      <w:r>
        <w:t>: Modal de envío de correo</w:t>
      </w:r>
      <w:bookmarkEnd w:id="241"/>
    </w:p>
    <w:p w14:paraId="7AF6B7F2" w14:textId="77777777" w:rsidR="000831AC" w:rsidRDefault="000831AC" w:rsidP="005375F8">
      <w:pPr>
        <w:pStyle w:val="Heading2"/>
        <w:numPr>
          <w:ilvl w:val="2"/>
          <w:numId w:val="29"/>
        </w:numPr>
      </w:pPr>
      <w:bookmarkStart w:id="242" w:name="_Toc52322168"/>
      <w:r>
        <w:lastRenderedPageBreak/>
        <w:t>PÁGINA PRINCIPAL DE PROPONENTES</w:t>
      </w:r>
      <w:bookmarkEnd w:id="242"/>
      <w:r>
        <w:t xml:space="preserve"> </w:t>
      </w:r>
    </w:p>
    <w:p w14:paraId="65FBC868" w14:textId="77777777" w:rsidR="000831AC" w:rsidRDefault="000831AC" w:rsidP="005375F8">
      <w:pPr>
        <w:pStyle w:val="Heading2"/>
        <w:numPr>
          <w:ilvl w:val="3"/>
          <w:numId w:val="29"/>
        </w:numPr>
      </w:pPr>
      <w:bookmarkStart w:id="243" w:name="_Toc52322169"/>
      <w:r>
        <w:t>RESUMEN DE OPCIONES DE TRABAJOS DE GRADUACIÓN</w:t>
      </w:r>
      <w:bookmarkEnd w:id="243"/>
      <w:r>
        <w:t xml:space="preserve"> </w:t>
      </w:r>
    </w:p>
    <w:p w14:paraId="0744239D" w14:textId="77777777" w:rsidR="000831AC" w:rsidRDefault="000831AC" w:rsidP="00442DD2">
      <w:r w:rsidRPr="000831AC">
        <w:t xml:space="preserve">La vista principal para el usuario de tipo </w:t>
      </w:r>
      <w:proofErr w:type="gramStart"/>
      <w:r w:rsidRPr="000831AC">
        <w:t>proponente,</w:t>
      </w:r>
      <w:proofErr w:type="gramEnd"/>
      <w:r w:rsidRPr="000831AC">
        <w:t xml:space="preserve"> muestra primeramente una tabla con el listado de opciones de trabajos de graduación anteriormente ingresados</w:t>
      </w:r>
      <w:r w:rsidR="00442DD2">
        <w:t xml:space="preserve"> con estados di</w:t>
      </w:r>
      <w:r w:rsidR="00F52245">
        <w:t>ferente</w:t>
      </w:r>
      <w:r w:rsidR="00442DD2">
        <w:t>s</w:t>
      </w:r>
      <w:r w:rsidR="00F52245">
        <w:t xml:space="preserve"> a ‘terminado’</w:t>
      </w:r>
      <w:r w:rsidRPr="000831AC">
        <w:t xml:space="preserve">. La tabla además mostrará las opciones que permitirán al usuario </w:t>
      </w:r>
      <w:r w:rsidR="005E1874">
        <w:t xml:space="preserve">ver, </w:t>
      </w:r>
      <w:r w:rsidRPr="000831AC">
        <w:t>editar y eliminar las opciones listadas.</w:t>
      </w:r>
    </w:p>
    <w:p w14:paraId="5C16EBBD" w14:textId="77777777" w:rsidR="00EC1F2D" w:rsidRDefault="005E1874" w:rsidP="00442DD2">
      <w:pPr>
        <w:keepNext/>
        <w:jc w:val="center"/>
      </w:pPr>
      <w:r>
        <w:rPr>
          <w:noProof/>
          <w:lang w:eastAsia="es-PA"/>
        </w:rPr>
        <w:drawing>
          <wp:inline distT="0" distB="0" distL="0" distR="0" wp14:anchorId="6A3BBBF7" wp14:editId="10A6E90C">
            <wp:extent cx="5612130" cy="321246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612130" cy="3212465"/>
                    </a:xfrm>
                    <a:prstGeom prst="rect">
                      <a:avLst/>
                    </a:prstGeom>
                  </pic:spPr>
                </pic:pic>
              </a:graphicData>
            </a:graphic>
          </wp:inline>
        </w:drawing>
      </w:r>
    </w:p>
    <w:p w14:paraId="765EAA37" w14:textId="37B0C5AE" w:rsidR="00B2200F" w:rsidRPr="00B2200F" w:rsidRDefault="00EC1F2D" w:rsidP="00FE4B28">
      <w:pPr>
        <w:pStyle w:val="Caption"/>
        <w:spacing w:line="360" w:lineRule="auto"/>
        <w:jc w:val="center"/>
      </w:pPr>
      <w:bookmarkStart w:id="244" w:name="_Toc52322220"/>
      <w:r>
        <w:t xml:space="preserve">Imagen </w:t>
      </w:r>
      <w:r w:rsidR="00183C3C">
        <w:fldChar w:fldCharType="begin"/>
      </w:r>
      <w:r w:rsidR="00B00A51">
        <w:instrText xml:space="preserve"> SEQ Imagen \* ARABIC </w:instrText>
      </w:r>
      <w:r w:rsidR="00183C3C">
        <w:fldChar w:fldCharType="separate"/>
      </w:r>
      <w:r w:rsidR="00E85264">
        <w:rPr>
          <w:noProof/>
        </w:rPr>
        <w:t>25</w:t>
      </w:r>
      <w:r w:rsidR="00183C3C">
        <w:rPr>
          <w:noProof/>
        </w:rPr>
        <w:fldChar w:fldCharType="end"/>
      </w:r>
      <w:r>
        <w:t>: Resumen de opciones de trabajos de graduación</w:t>
      </w:r>
      <w:bookmarkEnd w:id="244"/>
    </w:p>
    <w:p w14:paraId="28B50A26" w14:textId="77777777" w:rsidR="000831AC" w:rsidRDefault="000831AC" w:rsidP="005375F8">
      <w:pPr>
        <w:pStyle w:val="Heading2"/>
        <w:numPr>
          <w:ilvl w:val="3"/>
          <w:numId w:val="29"/>
        </w:numPr>
      </w:pPr>
      <w:bookmarkStart w:id="245" w:name="_Toc52322170"/>
      <w:r>
        <w:t>MODAL DE EDICIÓN DE TEMAS DE TRABAJO DE GRADUACIÓN</w:t>
      </w:r>
      <w:bookmarkEnd w:id="245"/>
      <w:r>
        <w:t xml:space="preserve"> </w:t>
      </w:r>
    </w:p>
    <w:p w14:paraId="44532B8C" w14:textId="77777777" w:rsidR="000831AC" w:rsidRDefault="000831AC" w:rsidP="00442DD2">
      <w:r>
        <w:t>La edición de las opciones de trabajo de graduación se realiza sobre un modal, el cual contiene un formulario con todos los datos actuales de la opción elegida, permitiendo su edición. Mediante las opciones ‘cancelar’ y ‘actualizar’ mostradas en la parte inferíos del modal de edición, se podrán descartar los cambios realizados o proceder a actualizarlos en la base de datos.</w:t>
      </w:r>
    </w:p>
    <w:p w14:paraId="45BA683C" w14:textId="77777777" w:rsidR="000831AC" w:rsidRDefault="000831AC" w:rsidP="00442DD2">
      <w:r>
        <w:t>De faltar algún campo requerido al momento de guardar los cambios, el modal mostrará sobre los campos faltantes el respectivo error de campo requerido.</w:t>
      </w:r>
    </w:p>
    <w:p w14:paraId="1B3D9F7D" w14:textId="77777777" w:rsidR="00EC1F2D" w:rsidRDefault="00F52245" w:rsidP="00442DD2">
      <w:pPr>
        <w:keepNext/>
        <w:jc w:val="center"/>
      </w:pPr>
      <w:r>
        <w:rPr>
          <w:noProof/>
          <w:lang w:eastAsia="es-PA"/>
        </w:rPr>
        <w:lastRenderedPageBreak/>
        <w:drawing>
          <wp:inline distT="0" distB="0" distL="0" distR="0" wp14:anchorId="6E471D91" wp14:editId="394623F6">
            <wp:extent cx="4579711" cy="29847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4598531" cy="2997006"/>
                    </a:xfrm>
                    <a:prstGeom prst="rect">
                      <a:avLst/>
                    </a:prstGeom>
                  </pic:spPr>
                </pic:pic>
              </a:graphicData>
            </a:graphic>
          </wp:inline>
        </w:drawing>
      </w:r>
    </w:p>
    <w:p w14:paraId="261C4226" w14:textId="403A6EF1" w:rsidR="00B2200F" w:rsidRPr="00B2200F" w:rsidRDefault="00EC1F2D" w:rsidP="00FE4B28">
      <w:pPr>
        <w:pStyle w:val="Caption"/>
        <w:spacing w:line="360" w:lineRule="auto"/>
        <w:jc w:val="center"/>
      </w:pPr>
      <w:bookmarkStart w:id="246" w:name="_Toc52322221"/>
      <w:r>
        <w:t xml:space="preserve">Imagen </w:t>
      </w:r>
      <w:r w:rsidR="00183C3C">
        <w:fldChar w:fldCharType="begin"/>
      </w:r>
      <w:r w:rsidR="00B00A51">
        <w:instrText xml:space="preserve"> SEQ Imagen \* ARABIC </w:instrText>
      </w:r>
      <w:r w:rsidR="00183C3C">
        <w:fldChar w:fldCharType="separate"/>
      </w:r>
      <w:r w:rsidR="00E85264">
        <w:rPr>
          <w:noProof/>
        </w:rPr>
        <w:t>26</w:t>
      </w:r>
      <w:r w:rsidR="00183C3C">
        <w:rPr>
          <w:noProof/>
        </w:rPr>
        <w:fldChar w:fldCharType="end"/>
      </w:r>
      <w:r>
        <w:t>: Modal de edición de temas de trabajo de graduación</w:t>
      </w:r>
      <w:bookmarkEnd w:id="246"/>
    </w:p>
    <w:p w14:paraId="25226713" w14:textId="77777777" w:rsidR="00F52245" w:rsidRDefault="00F52245" w:rsidP="005375F8">
      <w:pPr>
        <w:pStyle w:val="Heading2"/>
        <w:numPr>
          <w:ilvl w:val="3"/>
          <w:numId w:val="29"/>
        </w:numPr>
      </w:pPr>
      <w:bookmarkStart w:id="247" w:name="_Toc52322171"/>
      <w:r>
        <w:t>MODAL DE CONFIRMACIÓN PARA ELIMINAR</w:t>
      </w:r>
      <w:bookmarkEnd w:id="247"/>
    </w:p>
    <w:p w14:paraId="33D91161" w14:textId="77777777" w:rsidR="00D40D75" w:rsidRDefault="00F52245" w:rsidP="00442DD2">
      <w:r>
        <w:t xml:space="preserve">Al </w:t>
      </w:r>
      <w:r w:rsidR="00D40D75">
        <w:t>seleccionar la opción para eliminar uno de los temas para trabajo de graduación listados, se levanta un modal de confirmación el cual indica el nombre del tema que se va a eliminar junto a las opciones para cancelar o confirmar la eliminación del tema.</w:t>
      </w:r>
    </w:p>
    <w:p w14:paraId="297C8909" w14:textId="77777777" w:rsidR="00D40D75" w:rsidRDefault="00D40D75" w:rsidP="00442DD2">
      <w:pPr>
        <w:keepNext/>
        <w:jc w:val="center"/>
      </w:pPr>
      <w:r>
        <w:rPr>
          <w:noProof/>
          <w:lang w:eastAsia="es-PA"/>
        </w:rPr>
        <w:drawing>
          <wp:inline distT="0" distB="0" distL="0" distR="0" wp14:anchorId="52DE5794" wp14:editId="36D29FFC">
            <wp:extent cx="4028536" cy="16331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4064264" cy="1647674"/>
                    </a:xfrm>
                    <a:prstGeom prst="rect">
                      <a:avLst/>
                    </a:prstGeom>
                  </pic:spPr>
                </pic:pic>
              </a:graphicData>
            </a:graphic>
          </wp:inline>
        </w:drawing>
      </w:r>
    </w:p>
    <w:p w14:paraId="29A1ED19" w14:textId="39D22B25" w:rsidR="00B2200F" w:rsidRPr="00B2200F" w:rsidRDefault="00D40D75" w:rsidP="00FE4B28">
      <w:pPr>
        <w:pStyle w:val="Caption"/>
        <w:spacing w:line="360" w:lineRule="auto"/>
        <w:jc w:val="center"/>
      </w:pPr>
      <w:bookmarkStart w:id="248" w:name="_Toc52322222"/>
      <w:r>
        <w:t xml:space="preserve">Imagen </w:t>
      </w:r>
      <w:r w:rsidR="00262711">
        <w:fldChar w:fldCharType="begin"/>
      </w:r>
      <w:r w:rsidR="00262711">
        <w:instrText xml:space="preserve"> SEQ Imagen \* ARABIC </w:instrText>
      </w:r>
      <w:r w:rsidR="00262711">
        <w:fldChar w:fldCharType="separate"/>
      </w:r>
      <w:r w:rsidR="00E85264">
        <w:rPr>
          <w:noProof/>
        </w:rPr>
        <w:t>27</w:t>
      </w:r>
      <w:r w:rsidR="00262711">
        <w:rPr>
          <w:noProof/>
        </w:rPr>
        <w:fldChar w:fldCharType="end"/>
      </w:r>
      <w:r>
        <w:t>: Modal de confirmación al eliminar</w:t>
      </w:r>
      <w:bookmarkEnd w:id="248"/>
    </w:p>
    <w:p w14:paraId="44118EDB" w14:textId="77777777" w:rsidR="00F52245" w:rsidRPr="00F52245" w:rsidRDefault="00D40D75" w:rsidP="005375F8">
      <w:pPr>
        <w:pStyle w:val="Heading2"/>
        <w:numPr>
          <w:ilvl w:val="3"/>
          <w:numId w:val="29"/>
        </w:numPr>
      </w:pPr>
      <w:bookmarkStart w:id="249" w:name="_Toc52322172"/>
      <w:r>
        <w:lastRenderedPageBreak/>
        <w:t>FORMULARIO PARA AÑAD</w:t>
      </w:r>
      <w:r w:rsidR="00F52245">
        <w:t>IR TEMA PARA TRABAJO DE GRADUACIÓN</w:t>
      </w:r>
      <w:bookmarkEnd w:id="249"/>
    </w:p>
    <w:p w14:paraId="70A238EE" w14:textId="77777777" w:rsidR="003255EA" w:rsidRDefault="003255EA" w:rsidP="00442DD2">
      <w:r>
        <w:t xml:space="preserve">Al acceder al </w:t>
      </w:r>
      <w:proofErr w:type="gramStart"/>
      <w:r>
        <w:t>sub menú</w:t>
      </w:r>
      <w:proofErr w:type="gramEnd"/>
      <w:r>
        <w:t xml:space="preserve"> lateral de ‘agregar opciones’, el sistema desplegará el formulario con los campos requeridos para la inserción de una nueva opción de trabajo de graduación.</w:t>
      </w:r>
    </w:p>
    <w:p w14:paraId="1A6EE658" w14:textId="77777777" w:rsidR="000831AC" w:rsidRDefault="003255EA" w:rsidP="00442DD2">
      <w:r>
        <w:t>Bajo el formulario se encuentra la opción ‘agregar trabajo’ mediante la cual se validarán los datos ingresados y, de estar todo correcto, los datos serán guardados en la base de datos.</w:t>
      </w:r>
    </w:p>
    <w:p w14:paraId="2B877664" w14:textId="77777777" w:rsidR="00EC1F2D" w:rsidRDefault="00D40D75" w:rsidP="00442DD2">
      <w:pPr>
        <w:keepNext/>
        <w:jc w:val="center"/>
      </w:pPr>
      <w:r>
        <w:rPr>
          <w:noProof/>
          <w:lang w:eastAsia="es-PA"/>
        </w:rPr>
        <w:drawing>
          <wp:inline distT="0" distB="0" distL="0" distR="0" wp14:anchorId="49504A82" wp14:editId="55383316">
            <wp:extent cx="5497387" cy="20383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520849" cy="2047049"/>
                    </a:xfrm>
                    <a:prstGeom prst="rect">
                      <a:avLst/>
                    </a:prstGeom>
                  </pic:spPr>
                </pic:pic>
              </a:graphicData>
            </a:graphic>
          </wp:inline>
        </w:drawing>
      </w:r>
    </w:p>
    <w:p w14:paraId="06D5AB8E" w14:textId="2E7DC0C5" w:rsidR="003255EA" w:rsidRDefault="00EC1F2D" w:rsidP="00FE4B28">
      <w:pPr>
        <w:pStyle w:val="Caption"/>
        <w:spacing w:line="360" w:lineRule="auto"/>
        <w:jc w:val="center"/>
      </w:pPr>
      <w:bookmarkStart w:id="250" w:name="_Toc52322223"/>
      <w:r>
        <w:t xml:space="preserve">Imagen </w:t>
      </w:r>
      <w:r w:rsidR="00183C3C">
        <w:fldChar w:fldCharType="begin"/>
      </w:r>
      <w:r w:rsidR="00B00A51">
        <w:instrText xml:space="preserve"> SEQ Imagen \* ARABIC </w:instrText>
      </w:r>
      <w:r w:rsidR="00183C3C">
        <w:fldChar w:fldCharType="separate"/>
      </w:r>
      <w:r w:rsidR="00E85264">
        <w:rPr>
          <w:noProof/>
        </w:rPr>
        <w:t>28</w:t>
      </w:r>
      <w:r w:rsidR="00183C3C">
        <w:rPr>
          <w:noProof/>
        </w:rPr>
        <w:fldChar w:fldCharType="end"/>
      </w:r>
      <w:r>
        <w:t>: Modal de confirmación para eliminar</w:t>
      </w:r>
      <w:bookmarkEnd w:id="250"/>
    </w:p>
    <w:p w14:paraId="4E23162A" w14:textId="77777777" w:rsidR="00E07065" w:rsidRDefault="00D40D75" w:rsidP="005375F8">
      <w:pPr>
        <w:pStyle w:val="Heading2"/>
        <w:numPr>
          <w:ilvl w:val="3"/>
          <w:numId w:val="29"/>
        </w:numPr>
      </w:pPr>
      <w:bookmarkStart w:id="251" w:name="_Toc52322173"/>
      <w:r>
        <w:t>HISTORIAL DE TEMA PROPUESTOS</w:t>
      </w:r>
      <w:bookmarkEnd w:id="251"/>
    </w:p>
    <w:p w14:paraId="33163036" w14:textId="77777777" w:rsidR="00D40D75" w:rsidRPr="00D40D75" w:rsidRDefault="00D40D75" w:rsidP="00442DD2">
      <w:r>
        <w:t xml:space="preserve">Al acceder al submenú lateral ‘Historial de temas propuestos’ se mostrará </w:t>
      </w:r>
      <w:r w:rsidRPr="000831AC">
        <w:t>una tabla con el listado de opciones de trabajos de graduación anteriormente ingresados</w:t>
      </w:r>
      <w:r>
        <w:t xml:space="preserve"> con estado ‘terminado’</w:t>
      </w:r>
      <w:r w:rsidRPr="000831AC">
        <w:t xml:space="preserve">. La tabla además mostrará las opciones que permitirán al usuario </w:t>
      </w:r>
      <w:r>
        <w:t xml:space="preserve">ver, </w:t>
      </w:r>
      <w:r w:rsidRPr="000831AC">
        <w:t>editar y eliminar las opciones listadas.</w:t>
      </w:r>
    </w:p>
    <w:p w14:paraId="7544511E" w14:textId="77777777" w:rsidR="00D40D75" w:rsidRDefault="00D40D75" w:rsidP="00442DD2">
      <w:pPr>
        <w:keepNext/>
        <w:jc w:val="center"/>
      </w:pPr>
      <w:r>
        <w:rPr>
          <w:noProof/>
          <w:lang w:eastAsia="es-PA"/>
        </w:rPr>
        <w:lastRenderedPageBreak/>
        <w:drawing>
          <wp:inline distT="0" distB="0" distL="0" distR="0" wp14:anchorId="4DA58988" wp14:editId="6299FA53">
            <wp:extent cx="5612130" cy="24955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612130" cy="2495550"/>
                    </a:xfrm>
                    <a:prstGeom prst="rect">
                      <a:avLst/>
                    </a:prstGeom>
                  </pic:spPr>
                </pic:pic>
              </a:graphicData>
            </a:graphic>
          </wp:inline>
        </w:drawing>
      </w:r>
    </w:p>
    <w:p w14:paraId="58E8F35E" w14:textId="716C5889" w:rsidR="00E07065" w:rsidRDefault="00D40D75" w:rsidP="00FE4B28">
      <w:pPr>
        <w:pStyle w:val="Caption"/>
        <w:spacing w:line="360" w:lineRule="auto"/>
        <w:jc w:val="center"/>
      </w:pPr>
      <w:bookmarkStart w:id="252" w:name="_Toc52322224"/>
      <w:r>
        <w:t xml:space="preserve">Imagen </w:t>
      </w:r>
      <w:r w:rsidR="00262711">
        <w:fldChar w:fldCharType="begin"/>
      </w:r>
      <w:r w:rsidR="00262711">
        <w:instrText xml:space="preserve"> SEQ Imagen \* ARABIC </w:instrText>
      </w:r>
      <w:r w:rsidR="00262711">
        <w:fldChar w:fldCharType="separate"/>
      </w:r>
      <w:r w:rsidR="00E85264">
        <w:rPr>
          <w:noProof/>
        </w:rPr>
        <w:t>29</w:t>
      </w:r>
      <w:r w:rsidR="00262711">
        <w:rPr>
          <w:noProof/>
        </w:rPr>
        <w:fldChar w:fldCharType="end"/>
      </w:r>
      <w:r>
        <w:t>: Historial de temas propuestos</w:t>
      </w:r>
      <w:bookmarkEnd w:id="252"/>
    </w:p>
    <w:p w14:paraId="7BCD4692" w14:textId="77777777" w:rsidR="00E07065" w:rsidRDefault="00E07065" w:rsidP="003255EA"/>
    <w:p w14:paraId="0D193EB0" w14:textId="77777777" w:rsidR="00E07065" w:rsidRDefault="00E07065" w:rsidP="003255EA"/>
    <w:p w14:paraId="1C868BEE" w14:textId="77777777" w:rsidR="00E07065" w:rsidRDefault="00E07065" w:rsidP="003255EA"/>
    <w:p w14:paraId="70B2E075" w14:textId="77777777" w:rsidR="00E07065" w:rsidRDefault="00E07065" w:rsidP="003255EA"/>
    <w:p w14:paraId="1959CEC9" w14:textId="77777777" w:rsidR="00E07065" w:rsidRDefault="00E07065" w:rsidP="003255EA"/>
    <w:p w14:paraId="255EA640" w14:textId="77777777" w:rsidR="00E07065" w:rsidRDefault="00E07065" w:rsidP="003255EA"/>
    <w:p w14:paraId="3B1CA5B0" w14:textId="77777777" w:rsidR="00B2200F" w:rsidRDefault="00B2200F" w:rsidP="003255EA"/>
    <w:p w14:paraId="550D32DE" w14:textId="77777777" w:rsidR="00B2200F" w:rsidRDefault="00B2200F" w:rsidP="003255EA"/>
    <w:p w14:paraId="766557FF" w14:textId="77777777" w:rsidR="00B2200F" w:rsidRDefault="00B2200F" w:rsidP="003255EA"/>
    <w:p w14:paraId="28EDBA50" w14:textId="77777777" w:rsidR="00B2200F" w:rsidRDefault="00B2200F" w:rsidP="003255EA"/>
    <w:p w14:paraId="43115F76" w14:textId="77777777" w:rsidR="00B2200F" w:rsidRDefault="00B2200F" w:rsidP="003255EA"/>
    <w:p w14:paraId="0C8807E3" w14:textId="77777777" w:rsidR="00B2200F" w:rsidRDefault="00B2200F" w:rsidP="003255EA"/>
    <w:p w14:paraId="59A35705" w14:textId="77777777" w:rsidR="00E07065" w:rsidRDefault="00E07065" w:rsidP="003255EA"/>
    <w:p w14:paraId="6A4E4690" w14:textId="77777777" w:rsidR="00B2200F" w:rsidRDefault="00B2200F" w:rsidP="00E07065">
      <w:pPr>
        <w:pStyle w:val="Heading1"/>
      </w:pPr>
    </w:p>
    <w:p w14:paraId="57F5E3CB" w14:textId="77777777" w:rsidR="00B2200F" w:rsidRDefault="00B2200F" w:rsidP="00B2200F"/>
    <w:p w14:paraId="0F30C8A7" w14:textId="77777777" w:rsidR="00B2200F" w:rsidRDefault="00B2200F" w:rsidP="00B2200F"/>
    <w:p w14:paraId="5D8E6357" w14:textId="77777777" w:rsidR="00B2200F" w:rsidRDefault="00B2200F" w:rsidP="00B2200F"/>
    <w:p w14:paraId="3A85F50B" w14:textId="77777777" w:rsidR="00B2200F" w:rsidRDefault="00B2200F" w:rsidP="00B2200F"/>
    <w:p w14:paraId="40168B2D" w14:textId="77777777" w:rsidR="00B2200F" w:rsidRDefault="00B2200F" w:rsidP="00B2200F"/>
    <w:p w14:paraId="3BE61191" w14:textId="77777777" w:rsidR="00B2200F" w:rsidRDefault="00B2200F" w:rsidP="00B2200F"/>
    <w:p w14:paraId="043CC7D0" w14:textId="77777777" w:rsidR="00B2200F" w:rsidRDefault="00B2200F" w:rsidP="00B2200F"/>
    <w:p w14:paraId="2ACA2BC3" w14:textId="77777777" w:rsidR="00B2200F" w:rsidRPr="00B2200F" w:rsidRDefault="00B2200F" w:rsidP="00B2200F"/>
    <w:p w14:paraId="28FDB055" w14:textId="77777777" w:rsidR="00E07065" w:rsidRDefault="00E07065" w:rsidP="00E07065">
      <w:pPr>
        <w:pStyle w:val="Heading1"/>
      </w:pPr>
      <w:bookmarkStart w:id="253" w:name="_Toc52322174"/>
      <w:r>
        <w:t>V</w:t>
      </w:r>
      <w:r w:rsidR="00442DD2">
        <w:t>I</w:t>
      </w:r>
      <w:r>
        <w:t xml:space="preserve"> EVALUACIÓN</w:t>
      </w:r>
      <w:bookmarkEnd w:id="253"/>
      <w:r>
        <w:t xml:space="preserve"> </w:t>
      </w:r>
    </w:p>
    <w:p w14:paraId="27627436" w14:textId="77777777" w:rsidR="00E07065" w:rsidRDefault="00E07065" w:rsidP="00E07065"/>
    <w:p w14:paraId="07111276" w14:textId="77777777" w:rsidR="00E07065" w:rsidRDefault="00E07065" w:rsidP="00E07065"/>
    <w:p w14:paraId="34FE005A" w14:textId="77777777" w:rsidR="00E07065" w:rsidRDefault="00E07065" w:rsidP="00E07065"/>
    <w:p w14:paraId="0F603B1D" w14:textId="77777777" w:rsidR="00E07065" w:rsidRDefault="00E07065" w:rsidP="00E07065"/>
    <w:p w14:paraId="79C886C5" w14:textId="77777777" w:rsidR="00E07065" w:rsidRDefault="00E07065" w:rsidP="00E07065"/>
    <w:p w14:paraId="1CE73F76" w14:textId="77777777" w:rsidR="00E07065" w:rsidRDefault="00E07065" w:rsidP="00E07065"/>
    <w:p w14:paraId="6E7A4A23" w14:textId="77777777" w:rsidR="00E07065" w:rsidRDefault="00E07065" w:rsidP="00E07065"/>
    <w:p w14:paraId="647B0A5D" w14:textId="77777777" w:rsidR="00E07065" w:rsidRDefault="00E07065" w:rsidP="00E07065"/>
    <w:p w14:paraId="5F49701E" w14:textId="77777777" w:rsidR="00E07065" w:rsidRDefault="00E07065" w:rsidP="00E07065"/>
    <w:p w14:paraId="1F5F230A" w14:textId="77777777" w:rsidR="00CB7418" w:rsidRPr="00CB7418" w:rsidRDefault="00CB7418" w:rsidP="005375F8">
      <w:pPr>
        <w:pStyle w:val="ListParagraph"/>
        <w:keepNext/>
        <w:keepLines/>
        <w:numPr>
          <w:ilvl w:val="0"/>
          <w:numId w:val="27"/>
        </w:numPr>
        <w:spacing w:before="200" w:after="0"/>
        <w:contextualSpacing w:val="0"/>
        <w:outlineLvl w:val="1"/>
        <w:rPr>
          <w:rFonts w:eastAsiaTheme="majorEastAsia" w:cstheme="majorBidi"/>
          <w:b/>
          <w:bCs/>
          <w:vanish/>
          <w:szCs w:val="26"/>
        </w:rPr>
      </w:pPr>
      <w:bookmarkStart w:id="254" w:name="_Toc36401776"/>
      <w:bookmarkStart w:id="255" w:name="_Toc36401908"/>
      <w:bookmarkStart w:id="256" w:name="_Toc37880513"/>
      <w:bookmarkStart w:id="257" w:name="_Toc37880626"/>
      <w:bookmarkStart w:id="258" w:name="_Toc37883608"/>
      <w:bookmarkStart w:id="259" w:name="_Toc37883721"/>
      <w:bookmarkStart w:id="260" w:name="_Toc37883834"/>
      <w:bookmarkStart w:id="261" w:name="_Toc40801283"/>
      <w:bookmarkStart w:id="262" w:name="_Toc47783380"/>
      <w:bookmarkStart w:id="263" w:name="_Toc47802814"/>
      <w:bookmarkStart w:id="264" w:name="_Toc47803076"/>
      <w:bookmarkStart w:id="265" w:name="_Toc48312247"/>
      <w:bookmarkStart w:id="266" w:name="_Toc48312382"/>
      <w:bookmarkStart w:id="267" w:name="_Toc48314459"/>
      <w:bookmarkStart w:id="268" w:name="_Toc48314595"/>
      <w:bookmarkStart w:id="269" w:name="_Toc48647072"/>
      <w:bookmarkStart w:id="270" w:name="_Toc48647214"/>
      <w:bookmarkStart w:id="271" w:name="_Toc48660751"/>
      <w:bookmarkStart w:id="272" w:name="_Toc48718965"/>
      <w:bookmarkStart w:id="273" w:name="_Toc48722378"/>
      <w:bookmarkStart w:id="274" w:name="_Toc48743403"/>
      <w:bookmarkStart w:id="275" w:name="_Toc49775926"/>
      <w:bookmarkStart w:id="276" w:name="_Toc49776083"/>
      <w:bookmarkStart w:id="277" w:name="_Toc50993554"/>
      <w:bookmarkStart w:id="278" w:name="_Toc50993710"/>
      <w:bookmarkStart w:id="279" w:name="_Toc51062222"/>
      <w:bookmarkStart w:id="280" w:name="_Toc52276192"/>
      <w:bookmarkStart w:id="281" w:name="_Toc52276346"/>
      <w:bookmarkStart w:id="282" w:name="_Toc52318822"/>
      <w:bookmarkStart w:id="283" w:name="_Toc52321575"/>
      <w:bookmarkStart w:id="284" w:name="_Toc52321821"/>
      <w:bookmarkStart w:id="285" w:name="_Toc52322175"/>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 w14:paraId="1FCFFEF1" w14:textId="77777777" w:rsidR="00CB7418" w:rsidRPr="00CB7418" w:rsidRDefault="00CB7418" w:rsidP="005375F8">
      <w:pPr>
        <w:pStyle w:val="ListParagraph"/>
        <w:keepNext/>
        <w:keepLines/>
        <w:numPr>
          <w:ilvl w:val="0"/>
          <w:numId w:val="27"/>
        </w:numPr>
        <w:spacing w:before="200" w:after="0"/>
        <w:contextualSpacing w:val="0"/>
        <w:outlineLvl w:val="1"/>
        <w:rPr>
          <w:rFonts w:eastAsiaTheme="majorEastAsia" w:cstheme="majorBidi"/>
          <w:b/>
          <w:bCs/>
          <w:vanish/>
          <w:szCs w:val="26"/>
        </w:rPr>
      </w:pPr>
      <w:bookmarkStart w:id="286" w:name="_Toc36401777"/>
      <w:bookmarkStart w:id="287" w:name="_Toc36401909"/>
      <w:bookmarkStart w:id="288" w:name="_Toc37880514"/>
      <w:bookmarkStart w:id="289" w:name="_Toc37880627"/>
      <w:bookmarkStart w:id="290" w:name="_Toc37883609"/>
      <w:bookmarkStart w:id="291" w:name="_Toc37883722"/>
      <w:bookmarkStart w:id="292" w:name="_Toc37883835"/>
      <w:bookmarkStart w:id="293" w:name="_Toc40801284"/>
      <w:bookmarkStart w:id="294" w:name="_Toc47783381"/>
      <w:bookmarkStart w:id="295" w:name="_Toc47802815"/>
      <w:bookmarkStart w:id="296" w:name="_Toc47803077"/>
      <w:bookmarkStart w:id="297" w:name="_Toc48312248"/>
      <w:bookmarkStart w:id="298" w:name="_Toc48312383"/>
      <w:bookmarkStart w:id="299" w:name="_Toc48314460"/>
      <w:bookmarkStart w:id="300" w:name="_Toc48314596"/>
      <w:bookmarkStart w:id="301" w:name="_Toc48647073"/>
      <w:bookmarkStart w:id="302" w:name="_Toc48647215"/>
      <w:bookmarkStart w:id="303" w:name="_Toc48660752"/>
      <w:bookmarkStart w:id="304" w:name="_Toc48718966"/>
      <w:bookmarkStart w:id="305" w:name="_Toc48722379"/>
      <w:bookmarkStart w:id="306" w:name="_Toc48743404"/>
      <w:bookmarkStart w:id="307" w:name="_Toc49775927"/>
      <w:bookmarkStart w:id="308" w:name="_Toc49776084"/>
      <w:bookmarkStart w:id="309" w:name="_Toc50993555"/>
      <w:bookmarkStart w:id="310" w:name="_Toc50993711"/>
      <w:bookmarkStart w:id="311" w:name="_Toc51062223"/>
      <w:bookmarkStart w:id="312" w:name="_Toc52276193"/>
      <w:bookmarkStart w:id="313" w:name="_Toc52276347"/>
      <w:bookmarkStart w:id="314" w:name="_Toc52318823"/>
      <w:bookmarkStart w:id="315" w:name="_Toc52321576"/>
      <w:bookmarkStart w:id="316" w:name="_Toc52321822"/>
      <w:bookmarkStart w:id="317" w:name="_Toc52322176"/>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097421E5" w14:textId="77777777" w:rsidR="00CB7418" w:rsidRPr="00CB7418" w:rsidRDefault="00CB7418" w:rsidP="005375F8">
      <w:pPr>
        <w:pStyle w:val="ListParagraph"/>
        <w:keepNext/>
        <w:keepLines/>
        <w:numPr>
          <w:ilvl w:val="0"/>
          <w:numId w:val="27"/>
        </w:numPr>
        <w:spacing w:before="200" w:after="0"/>
        <w:contextualSpacing w:val="0"/>
        <w:outlineLvl w:val="1"/>
        <w:rPr>
          <w:rFonts w:eastAsiaTheme="majorEastAsia" w:cstheme="majorBidi"/>
          <w:b/>
          <w:bCs/>
          <w:vanish/>
          <w:szCs w:val="26"/>
        </w:rPr>
      </w:pPr>
      <w:bookmarkStart w:id="318" w:name="_Toc36401778"/>
      <w:bookmarkStart w:id="319" w:name="_Toc36401910"/>
      <w:bookmarkStart w:id="320" w:name="_Toc37880515"/>
      <w:bookmarkStart w:id="321" w:name="_Toc37880628"/>
      <w:bookmarkStart w:id="322" w:name="_Toc37883610"/>
      <w:bookmarkStart w:id="323" w:name="_Toc37883723"/>
      <w:bookmarkStart w:id="324" w:name="_Toc37883836"/>
      <w:bookmarkStart w:id="325" w:name="_Toc40801285"/>
      <w:bookmarkStart w:id="326" w:name="_Toc47783382"/>
      <w:bookmarkStart w:id="327" w:name="_Toc47802816"/>
      <w:bookmarkStart w:id="328" w:name="_Toc47803078"/>
      <w:bookmarkStart w:id="329" w:name="_Toc48312249"/>
      <w:bookmarkStart w:id="330" w:name="_Toc48312384"/>
      <w:bookmarkStart w:id="331" w:name="_Toc48314461"/>
      <w:bookmarkStart w:id="332" w:name="_Toc48314597"/>
      <w:bookmarkStart w:id="333" w:name="_Toc48647074"/>
      <w:bookmarkStart w:id="334" w:name="_Toc48647216"/>
      <w:bookmarkStart w:id="335" w:name="_Toc48660753"/>
      <w:bookmarkStart w:id="336" w:name="_Toc48718967"/>
      <w:bookmarkStart w:id="337" w:name="_Toc48722380"/>
      <w:bookmarkStart w:id="338" w:name="_Toc48743405"/>
      <w:bookmarkStart w:id="339" w:name="_Toc49775928"/>
      <w:bookmarkStart w:id="340" w:name="_Toc49776085"/>
      <w:bookmarkStart w:id="341" w:name="_Toc50993556"/>
      <w:bookmarkStart w:id="342" w:name="_Toc50993712"/>
      <w:bookmarkStart w:id="343" w:name="_Toc51062224"/>
      <w:bookmarkStart w:id="344" w:name="_Toc52276194"/>
      <w:bookmarkStart w:id="345" w:name="_Toc52276348"/>
      <w:bookmarkStart w:id="346" w:name="_Toc52318824"/>
      <w:bookmarkStart w:id="347" w:name="_Toc52321577"/>
      <w:bookmarkStart w:id="348" w:name="_Toc52321823"/>
      <w:bookmarkStart w:id="349" w:name="_Toc5232217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p>
    <w:p w14:paraId="47450676" w14:textId="77777777" w:rsidR="00E07065" w:rsidRDefault="00E07065" w:rsidP="005375F8">
      <w:pPr>
        <w:pStyle w:val="Heading2"/>
        <w:numPr>
          <w:ilvl w:val="1"/>
          <w:numId w:val="30"/>
        </w:numPr>
      </w:pPr>
      <w:bookmarkStart w:id="350" w:name="_Toc52322178"/>
      <w:r>
        <w:t xml:space="preserve">PRUEBAS </w:t>
      </w:r>
      <w:r w:rsidR="005950CD">
        <w:t>FUNCIONALES</w:t>
      </w:r>
      <w:bookmarkEnd w:id="350"/>
    </w:p>
    <w:p w14:paraId="3E15C684" w14:textId="240994B0" w:rsidR="00CB7418" w:rsidRDefault="00780EB9" w:rsidP="00442DD2">
      <w:r>
        <w:t>Las pruebas funcionales tienen como objetivo el garantizar que el sistema cumple con las funcionalidades establecidas en los requerimientos. En otras palabras, las pruebas de funcionalidad garantizan que el sistema hace lo que debe hacer.</w:t>
      </w:r>
    </w:p>
    <w:p w14:paraId="1E99D6F7" w14:textId="535F7657" w:rsidR="00EC6AFF" w:rsidRDefault="00EC6AFF" w:rsidP="00EC6AFF">
      <w:pPr>
        <w:pStyle w:val="Heading2"/>
        <w:numPr>
          <w:ilvl w:val="2"/>
          <w:numId w:val="30"/>
        </w:numPr>
      </w:pPr>
      <w:bookmarkStart w:id="351" w:name="_Toc52322179"/>
      <w:r>
        <w:t>PRUEBAS AUTOMATIZADAS</w:t>
      </w:r>
      <w:bookmarkEnd w:id="351"/>
    </w:p>
    <w:p w14:paraId="104BD9A6" w14:textId="1A46A063" w:rsidR="00EC6AFF" w:rsidRDefault="00EC6AFF" w:rsidP="00EC6AFF">
      <w:r>
        <w:t xml:space="preserve">Para las pruebas funcionales se utilizó la modalidad de pruebas automatizadas con la ayuda de la herramienta </w:t>
      </w:r>
      <w:proofErr w:type="spellStart"/>
      <w:r>
        <w:t>Selenium</w:t>
      </w:r>
      <w:proofErr w:type="spellEnd"/>
      <w:r>
        <w:t xml:space="preserve"> IDE en donde se configuraron los flujos básicos dentro del sistema.</w:t>
      </w:r>
    </w:p>
    <w:p w14:paraId="2283AC24" w14:textId="6161DD8B" w:rsidR="00EC6AFF" w:rsidRDefault="00EC6AFF" w:rsidP="00EC6AFF">
      <w:pPr>
        <w:pStyle w:val="Heading2"/>
        <w:numPr>
          <w:ilvl w:val="2"/>
          <w:numId w:val="30"/>
        </w:numPr>
      </w:pPr>
      <w:bookmarkStart w:id="352" w:name="_Toc52322180"/>
      <w:r>
        <w:t>RESULTADOS DE LAS PRUEBAS AUTOMATIZADAS</w:t>
      </w:r>
      <w:bookmarkEnd w:id="352"/>
    </w:p>
    <w:p w14:paraId="027D007B" w14:textId="44897F3E" w:rsidR="00EC6AFF" w:rsidRDefault="00EC6AFF" w:rsidP="00EC6AFF">
      <w:r>
        <w:t>Al ejecutar las pruebas automatizadas sobre el sistema, se dieron los siguientes resultados:</w:t>
      </w:r>
    </w:p>
    <w:p w14:paraId="69E33C59" w14:textId="1D54311C" w:rsidR="00EC6AFF" w:rsidRDefault="00EC6AFF" w:rsidP="00EC6AFF">
      <w:pPr>
        <w:pStyle w:val="Heading2"/>
        <w:numPr>
          <w:ilvl w:val="3"/>
          <w:numId w:val="30"/>
        </w:numPr>
      </w:pPr>
      <w:bookmarkStart w:id="353" w:name="_Toc52322181"/>
      <w:r>
        <w:t>INICIO DE SESIÓN</w:t>
      </w:r>
      <w:bookmarkEnd w:id="353"/>
    </w:p>
    <w:p w14:paraId="41ECAFCD" w14:textId="014FECB0" w:rsidR="00EC6AFF" w:rsidRDefault="00EC6AFF" w:rsidP="00EC6AFF">
      <w:r>
        <w:t>Se prueba el flujo para el correcto inicio de sesión de los diversos tipos de usuarios del sistema, dando los siguientes resultados:</w:t>
      </w:r>
    </w:p>
    <w:p w14:paraId="706FD4E3" w14:textId="77777777" w:rsidR="00770502" w:rsidRDefault="00EC6AFF" w:rsidP="00770502">
      <w:pPr>
        <w:keepNext/>
        <w:jc w:val="center"/>
      </w:pPr>
      <w:r>
        <w:rPr>
          <w:noProof/>
        </w:rPr>
        <w:drawing>
          <wp:inline distT="0" distB="0" distL="0" distR="0" wp14:anchorId="15091D46" wp14:editId="53E93246">
            <wp:extent cx="4968815" cy="23247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7">
                      <a:extLst>
                        <a:ext uri="{28A0092B-C50C-407E-A947-70E740481C1C}">
                          <a14:useLocalDpi xmlns:a14="http://schemas.microsoft.com/office/drawing/2010/main" val="0"/>
                        </a:ext>
                      </a:extLst>
                    </a:blip>
                    <a:stretch>
                      <a:fillRect/>
                    </a:stretch>
                  </pic:blipFill>
                  <pic:spPr>
                    <a:xfrm>
                      <a:off x="0" y="0"/>
                      <a:ext cx="5004646" cy="2341504"/>
                    </a:xfrm>
                    <a:prstGeom prst="rect">
                      <a:avLst/>
                    </a:prstGeom>
                  </pic:spPr>
                </pic:pic>
              </a:graphicData>
            </a:graphic>
          </wp:inline>
        </w:drawing>
      </w:r>
    </w:p>
    <w:p w14:paraId="35C642F8" w14:textId="1CD582CB" w:rsidR="00770502" w:rsidRDefault="00770502" w:rsidP="00E85264">
      <w:pPr>
        <w:pStyle w:val="Caption"/>
        <w:jc w:val="center"/>
      </w:pPr>
      <w:bookmarkStart w:id="354" w:name="_Toc52322225"/>
      <w:r>
        <w:t xml:space="preserve">Imagen </w:t>
      </w:r>
      <w:r w:rsidR="00262711">
        <w:fldChar w:fldCharType="begin"/>
      </w:r>
      <w:r w:rsidR="00262711">
        <w:instrText xml:space="preserve"> SEQ Imagen \* ARABIC </w:instrText>
      </w:r>
      <w:r w:rsidR="00262711">
        <w:fldChar w:fldCharType="separate"/>
      </w:r>
      <w:r w:rsidR="00E85264">
        <w:rPr>
          <w:noProof/>
        </w:rPr>
        <w:t>30</w:t>
      </w:r>
      <w:r w:rsidR="00262711">
        <w:rPr>
          <w:noProof/>
        </w:rPr>
        <w:fldChar w:fldCharType="end"/>
      </w:r>
      <w:r>
        <w:t>: Prueba automatizada para inicio de sesión</w:t>
      </w:r>
      <w:bookmarkEnd w:id="354"/>
    </w:p>
    <w:p w14:paraId="46076330" w14:textId="3652AC5B" w:rsidR="00E85264" w:rsidRDefault="00E85264" w:rsidP="00E85264"/>
    <w:p w14:paraId="1CAB01AB" w14:textId="77777777" w:rsidR="00E85264" w:rsidRPr="00E85264" w:rsidRDefault="00E85264" w:rsidP="00E85264"/>
    <w:p w14:paraId="1B3F0A6D" w14:textId="6694B87B" w:rsidR="00770502" w:rsidRDefault="00770502" w:rsidP="00770502">
      <w:pPr>
        <w:pStyle w:val="Heading2"/>
        <w:numPr>
          <w:ilvl w:val="3"/>
          <w:numId w:val="30"/>
        </w:numPr>
      </w:pPr>
      <w:bookmarkStart w:id="355" w:name="_Toc52322182"/>
      <w:r>
        <w:lastRenderedPageBreak/>
        <w:t>AGREGAR UN TEMA DE TRABAJO DE GRADUACIÓN</w:t>
      </w:r>
      <w:bookmarkEnd w:id="355"/>
    </w:p>
    <w:p w14:paraId="72763E1E" w14:textId="58D940D4" w:rsidR="00770502" w:rsidRDefault="00770502" w:rsidP="00770502">
      <w:bookmarkStart w:id="356" w:name="_Hlk52321109"/>
      <w:r>
        <w:t>Se prueba el flujo para el correcto registro de nuevos temas de trabajo de graduación por parte del usuario proponente, dando los siguientes resultados:</w:t>
      </w:r>
      <w:bookmarkEnd w:id="356"/>
    </w:p>
    <w:p w14:paraId="5ADD566A" w14:textId="77777777" w:rsidR="00E85264" w:rsidRDefault="00770502" w:rsidP="00E85264">
      <w:pPr>
        <w:keepNext/>
      </w:pPr>
      <w:r>
        <w:rPr>
          <w:noProof/>
        </w:rPr>
        <w:drawing>
          <wp:inline distT="0" distB="0" distL="0" distR="0" wp14:anchorId="274137D6" wp14:editId="6BEC96EA">
            <wp:extent cx="5197016" cy="578328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58">
                      <a:extLst>
                        <a:ext uri="{28A0092B-C50C-407E-A947-70E740481C1C}">
                          <a14:useLocalDpi xmlns:a14="http://schemas.microsoft.com/office/drawing/2010/main" val="0"/>
                        </a:ext>
                      </a:extLst>
                    </a:blip>
                    <a:stretch>
                      <a:fillRect/>
                    </a:stretch>
                  </pic:blipFill>
                  <pic:spPr>
                    <a:xfrm>
                      <a:off x="0" y="0"/>
                      <a:ext cx="5208577" cy="5796148"/>
                    </a:xfrm>
                    <a:prstGeom prst="rect">
                      <a:avLst/>
                    </a:prstGeom>
                  </pic:spPr>
                </pic:pic>
              </a:graphicData>
            </a:graphic>
          </wp:inline>
        </w:drawing>
      </w:r>
    </w:p>
    <w:p w14:paraId="206D05C1" w14:textId="676BB218" w:rsidR="00770502" w:rsidRDefault="00E85264" w:rsidP="00E85264">
      <w:pPr>
        <w:pStyle w:val="Caption"/>
      </w:pPr>
      <w:bookmarkStart w:id="357" w:name="_Toc52322226"/>
      <w:r>
        <w:t xml:space="preserve">Imagen </w:t>
      </w:r>
      <w:r w:rsidR="00262711">
        <w:fldChar w:fldCharType="begin"/>
      </w:r>
      <w:r w:rsidR="00262711">
        <w:instrText xml:space="preserve"> SEQ Imagen \* ARABIC </w:instrText>
      </w:r>
      <w:r w:rsidR="00262711">
        <w:fldChar w:fldCharType="separate"/>
      </w:r>
      <w:r>
        <w:rPr>
          <w:noProof/>
        </w:rPr>
        <w:t>31</w:t>
      </w:r>
      <w:r w:rsidR="00262711">
        <w:rPr>
          <w:noProof/>
        </w:rPr>
        <w:fldChar w:fldCharType="end"/>
      </w:r>
      <w:r>
        <w:t>: Prueba automatizada para el registro de un nuevo tema de trabajo de graduación</w:t>
      </w:r>
      <w:bookmarkEnd w:id="357"/>
    </w:p>
    <w:p w14:paraId="299C2CAB" w14:textId="77777777" w:rsidR="00E85264" w:rsidRPr="00E85264" w:rsidRDefault="00E85264" w:rsidP="00E85264"/>
    <w:p w14:paraId="3E48971C" w14:textId="1203F1F3" w:rsidR="00770502" w:rsidRDefault="00770502" w:rsidP="00770502">
      <w:pPr>
        <w:pStyle w:val="Heading2"/>
        <w:numPr>
          <w:ilvl w:val="3"/>
          <w:numId w:val="30"/>
        </w:numPr>
      </w:pPr>
      <w:bookmarkStart w:id="358" w:name="_Toc52322183"/>
      <w:r>
        <w:lastRenderedPageBreak/>
        <w:t>MODIFICAR UN TEMA DE TRABAJO DE GRADUACIÓN</w:t>
      </w:r>
      <w:bookmarkEnd w:id="358"/>
    </w:p>
    <w:p w14:paraId="3C65A030" w14:textId="61DE35EE" w:rsidR="00770502" w:rsidRDefault="00770502" w:rsidP="00770502">
      <w:r>
        <w:t>Se prueba el flujo para la correcta modificación de un tema de trabajo de graduación por parte del usuario proponente, dando los siguientes resultados:</w:t>
      </w:r>
    </w:p>
    <w:p w14:paraId="40E02410" w14:textId="77777777" w:rsidR="00E85264" w:rsidRDefault="00770502" w:rsidP="00E85264">
      <w:pPr>
        <w:keepNext/>
        <w:jc w:val="center"/>
      </w:pPr>
      <w:r>
        <w:rPr>
          <w:noProof/>
        </w:rPr>
        <w:drawing>
          <wp:inline distT="0" distB="0" distL="0" distR="0" wp14:anchorId="0AC3DD6C" wp14:editId="2A563A40">
            <wp:extent cx="4667002" cy="338275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59">
                      <a:extLst>
                        <a:ext uri="{28A0092B-C50C-407E-A947-70E740481C1C}">
                          <a14:useLocalDpi xmlns:a14="http://schemas.microsoft.com/office/drawing/2010/main" val="0"/>
                        </a:ext>
                      </a:extLst>
                    </a:blip>
                    <a:stretch>
                      <a:fillRect/>
                    </a:stretch>
                  </pic:blipFill>
                  <pic:spPr>
                    <a:xfrm>
                      <a:off x="0" y="0"/>
                      <a:ext cx="4709344" cy="3413447"/>
                    </a:xfrm>
                    <a:prstGeom prst="rect">
                      <a:avLst/>
                    </a:prstGeom>
                  </pic:spPr>
                </pic:pic>
              </a:graphicData>
            </a:graphic>
          </wp:inline>
        </w:drawing>
      </w:r>
    </w:p>
    <w:p w14:paraId="24C7E96B" w14:textId="27549C73" w:rsidR="00770502" w:rsidRDefault="00E85264" w:rsidP="00E85264">
      <w:pPr>
        <w:pStyle w:val="Caption"/>
        <w:jc w:val="center"/>
      </w:pPr>
      <w:bookmarkStart w:id="359" w:name="_Toc52322227"/>
      <w:r>
        <w:t xml:space="preserve">Imagen </w:t>
      </w:r>
      <w:r w:rsidR="00262711">
        <w:fldChar w:fldCharType="begin"/>
      </w:r>
      <w:r w:rsidR="00262711">
        <w:instrText xml:space="preserve"> SEQ Imagen \</w:instrText>
      </w:r>
      <w:r w:rsidR="00262711">
        <w:instrText xml:space="preserve">* ARABIC </w:instrText>
      </w:r>
      <w:r w:rsidR="00262711">
        <w:fldChar w:fldCharType="separate"/>
      </w:r>
      <w:r>
        <w:rPr>
          <w:noProof/>
        </w:rPr>
        <w:t>32</w:t>
      </w:r>
      <w:r w:rsidR="00262711">
        <w:rPr>
          <w:noProof/>
        </w:rPr>
        <w:fldChar w:fldCharType="end"/>
      </w:r>
      <w:r>
        <w:t>: Prueba automatizada para la edición de un tema de trabajo de graduación</w:t>
      </w:r>
      <w:bookmarkEnd w:id="359"/>
    </w:p>
    <w:p w14:paraId="7402C18A" w14:textId="77777777" w:rsidR="00493FCF" w:rsidRPr="00493FCF" w:rsidRDefault="00493FCF" w:rsidP="00493FCF"/>
    <w:p w14:paraId="208B6BC3" w14:textId="5D45A75E" w:rsidR="00770502" w:rsidRDefault="00770502" w:rsidP="00770502">
      <w:pPr>
        <w:pStyle w:val="Heading2"/>
        <w:numPr>
          <w:ilvl w:val="3"/>
          <w:numId w:val="30"/>
        </w:numPr>
      </w:pPr>
      <w:bookmarkStart w:id="360" w:name="_Toc52322184"/>
      <w:r>
        <w:t>ELIMINAR UN TEMA DE TRABAJO DE GRADUACIÓN</w:t>
      </w:r>
      <w:bookmarkEnd w:id="360"/>
    </w:p>
    <w:p w14:paraId="54329B49" w14:textId="51EE83F7" w:rsidR="00770502" w:rsidRDefault="00770502" w:rsidP="00770502">
      <w:r>
        <w:t>Se prueba el flujo para la correcta eliminación de un tema de trabajo de graduación por parte del usuario proponente, dando los siguientes resultados:</w:t>
      </w:r>
    </w:p>
    <w:p w14:paraId="37DC8626" w14:textId="77777777" w:rsidR="00E85264" w:rsidRDefault="00770502" w:rsidP="00E85264">
      <w:pPr>
        <w:keepNext/>
        <w:jc w:val="center"/>
      </w:pPr>
      <w:r>
        <w:rPr>
          <w:noProof/>
        </w:rPr>
        <w:drawing>
          <wp:inline distT="0" distB="0" distL="0" distR="0" wp14:anchorId="1E24241B" wp14:editId="34DD04D3">
            <wp:extent cx="4581791" cy="181342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60">
                      <a:extLst>
                        <a:ext uri="{28A0092B-C50C-407E-A947-70E740481C1C}">
                          <a14:useLocalDpi xmlns:a14="http://schemas.microsoft.com/office/drawing/2010/main" val="0"/>
                        </a:ext>
                      </a:extLst>
                    </a:blip>
                    <a:stretch>
                      <a:fillRect/>
                    </a:stretch>
                  </pic:blipFill>
                  <pic:spPr>
                    <a:xfrm>
                      <a:off x="0" y="0"/>
                      <a:ext cx="4778303" cy="1891206"/>
                    </a:xfrm>
                    <a:prstGeom prst="rect">
                      <a:avLst/>
                    </a:prstGeom>
                  </pic:spPr>
                </pic:pic>
              </a:graphicData>
            </a:graphic>
          </wp:inline>
        </w:drawing>
      </w:r>
    </w:p>
    <w:p w14:paraId="5DB5606B" w14:textId="790D6770" w:rsidR="00770502" w:rsidRPr="00770502" w:rsidRDefault="00E85264" w:rsidP="00E85264">
      <w:pPr>
        <w:pStyle w:val="Caption"/>
        <w:jc w:val="center"/>
      </w:pPr>
      <w:bookmarkStart w:id="361" w:name="_Toc52322228"/>
      <w:r>
        <w:t xml:space="preserve">Imagen </w:t>
      </w:r>
      <w:r w:rsidR="00262711">
        <w:fldChar w:fldCharType="begin"/>
      </w:r>
      <w:r w:rsidR="00262711">
        <w:instrText xml:space="preserve"> SEQ Imagen \* ARABIC </w:instrText>
      </w:r>
      <w:r w:rsidR="00262711">
        <w:fldChar w:fldCharType="separate"/>
      </w:r>
      <w:r>
        <w:rPr>
          <w:noProof/>
        </w:rPr>
        <w:t>33</w:t>
      </w:r>
      <w:r w:rsidR="00262711">
        <w:rPr>
          <w:noProof/>
        </w:rPr>
        <w:fldChar w:fldCharType="end"/>
      </w:r>
      <w:r>
        <w:t>: Prueba automatizada para la eliminación de un tema de trabajo de graduación</w:t>
      </w:r>
      <w:bookmarkEnd w:id="361"/>
    </w:p>
    <w:p w14:paraId="745EAFD1" w14:textId="6AA3FFB9" w:rsidR="00770502" w:rsidRDefault="00770502" w:rsidP="00770502">
      <w:pPr>
        <w:pStyle w:val="Heading2"/>
        <w:numPr>
          <w:ilvl w:val="3"/>
          <w:numId w:val="30"/>
        </w:numPr>
      </w:pPr>
      <w:bookmarkStart w:id="362" w:name="_Toc52322185"/>
      <w:r>
        <w:lastRenderedPageBreak/>
        <w:t>APLICAR A UN TEMA DE TRABAJO DE GRADUACIÓN</w:t>
      </w:r>
      <w:bookmarkEnd w:id="362"/>
    </w:p>
    <w:p w14:paraId="4EB3DF1D" w14:textId="62420F3B" w:rsidR="00EC6AFF" w:rsidRDefault="00770502" w:rsidP="00EC6AFF">
      <w:r>
        <w:t>Se prueba el flujo para la correcta aplicación a un tema de trabajo de graduación por parte del usuario estudiante, dando los siguientes resultados:</w:t>
      </w:r>
    </w:p>
    <w:p w14:paraId="618ED32D" w14:textId="77777777" w:rsidR="00E85264" w:rsidRDefault="00770502" w:rsidP="00E85264">
      <w:pPr>
        <w:keepNext/>
        <w:jc w:val="center"/>
      </w:pPr>
      <w:r>
        <w:rPr>
          <w:noProof/>
        </w:rPr>
        <w:drawing>
          <wp:inline distT="0" distB="0" distL="0" distR="0" wp14:anchorId="13EFC312" wp14:editId="3D991F4D">
            <wp:extent cx="4968815" cy="414686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61">
                      <a:extLst>
                        <a:ext uri="{28A0092B-C50C-407E-A947-70E740481C1C}">
                          <a14:useLocalDpi xmlns:a14="http://schemas.microsoft.com/office/drawing/2010/main" val="0"/>
                        </a:ext>
                      </a:extLst>
                    </a:blip>
                    <a:stretch>
                      <a:fillRect/>
                    </a:stretch>
                  </pic:blipFill>
                  <pic:spPr>
                    <a:xfrm>
                      <a:off x="0" y="0"/>
                      <a:ext cx="4992394" cy="4166541"/>
                    </a:xfrm>
                    <a:prstGeom prst="rect">
                      <a:avLst/>
                    </a:prstGeom>
                  </pic:spPr>
                </pic:pic>
              </a:graphicData>
            </a:graphic>
          </wp:inline>
        </w:drawing>
      </w:r>
    </w:p>
    <w:p w14:paraId="1B4F3CB4" w14:textId="1C288883" w:rsidR="00770502" w:rsidRDefault="00E85264" w:rsidP="00E85264">
      <w:pPr>
        <w:pStyle w:val="Caption"/>
        <w:jc w:val="center"/>
      </w:pPr>
      <w:bookmarkStart w:id="363" w:name="_Toc52322229"/>
      <w:r>
        <w:t xml:space="preserve">Imagen </w:t>
      </w:r>
      <w:r w:rsidR="00262711">
        <w:fldChar w:fldCharType="begin"/>
      </w:r>
      <w:r w:rsidR="00262711">
        <w:instrText xml:space="preserve"> SEQ Imagen \* ARABIC </w:instrText>
      </w:r>
      <w:r w:rsidR="00262711">
        <w:fldChar w:fldCharType="separate"/>
      </w:r>
      <w:r>
        <w:rPr>
          <w:noProof/>
        </w:rPr>
        <w:t>34</w:t>
      </w:r>
      <w:r w:rsidR="00262711">
        <w:rPr>
          <w:noProof/>
        </w:rPr>
        <w:fldChar w:fldCharType="end"/>
      </w:r>
      <w:r>
        <w:t>: Prueba automatizada para la aplicación a un tema de trabajo de graduación</w:t>
      </w:r>
      <w:bookmarkEnd w:id="363"/>
    </w:p>
    <w:p w14:paraId="5A09D916" w14:textId="77777777" w:rsidR="00493FCF" w:rsidRPr="00493FCF" w:rsidRDefault="00493FCF" w:rsidP="00493FCF"/>
    <w:p w14:paraId="646D9423" w14:textId="77777777" w:rsidR="00E07065" w:rsidRDefault="00E07065" w:rsidP="005375F8">
      <w:pPr>
        <w:pStyle w:val="Heading2"/>
        <w:numPr>
          <w:ilvl w:val="1"/>
          <w:numId w:val="30"/>
        </w:numPr>
      </w:pPr>
      <w:bookmarkStart w:id="364" w:name="_Toc52322186"/>
      <w:r>
        <w:t xml:space="preserve">PRUEBAS DE </w:t>
      </w:r>
      <w:r w:rsidR="003F4B88">
        <w:t>USABILIDAD</w:t>
      </w:r>
      <w:bookmarkEnd w:id="364"/>
    </w:p>
    <w:p w14:paraId="5AD8E8EA" w14:textId="77777777" w:rsidR="003F4B88" w:rsidRDefault="003F4B88" w:rsidP="00442DD2">
      <w:r>
        <w:t>Las pruebas de usabilidad tienen como objetivo el evaluar que</w:t>
      </w:r>
      <w:r w:rsidR="00811F7D">
        <w:t xml:space="preserve"> tan</w:t>
      </w:r>
      <w:r>
        <w:t xml:space="preserve"> fácil de usar es el sistema, tomando como referencia la experiencia de los mismos usuarios al momento de utilizarlo. Para la mayoría de </w:t>
      </w:r>
      <w:proofErr w:type="gramStart"/>
      <w:r>
        <w:t>pruebas</w:t>
      </w:r>
      <w:proofErr w:type="gramEnd"/>
      <w:r>
        <w:t xml:space="preserve"> de usabilidad se prepara un escenario en donde el usuario debe cumplir una lista de tareas, tomando como tareas las acciones que podría realizar una persona al utilizar el sistema por primera vez.</w:t>
      </w:r>
    </w:p>
    <w:p w14:paraId="4E6C4FEB" w14:textId="77777777" w:rsidR="00811F7D" w:rsidRDefault="00811F7D" w:rsidP="00442DD2">
      <w:r>
        <w:lastRenderedPageBreak/>
        <w:t>Durante la realización de las pruebas de usabilidad, el equipo de diseño, desarrollo y otros interesados tienes la tarea de observar la interacción del usuario con el sistema, tomando nota de sus errores cometidos, el tiempo en que completa cada tarea, su capacidad de recordar una tarea antes realizada y su respuesta emocional durante el uso del sistema.</w:t>
      </w:r>
    </w:p>
    <w:p w14:paraId="2C42CE54" w14:textId="77777777" w:rsidR="00CC2F0A" w:rsidRDefault="00CC2F0A" w:rsidP="00442DD2">
      <w:r>
        <w:t xml:space="preserve">Las pruebas funcionales del </w:t>
      </w:r>
      <w:r w:rsidRPr="00CC2F0A">
        <w:t>gestor de temas propuestos para trabajos de graduación</w:t>
      </w:r>
      <w:r>
        <w:t xml:space="preserve"> se realizaron de manera presencial para los usuarios de tipo proponente y de forma remota para los usuarios estudiantes del sistema.</w:t>
      </w:r>
    </w:p>
    <w:p w14:paraId="19F22BD5" w14:textId="07022995" w:rsidR="00811F7D" w:rsidRDefault="00B63C19" w:rsidP="005375F8">
      <w:pPr>
        <w:pStyle w:val="Heading2"/>
        <w:numPr>
          <w:ilvl w:val="2"/>
          <w:numId w:val="30"/>
        </w:numPr>
      </w:pPr>
      <w:bookmarkStart w:id="365" w:name="_Toc52322187"/>
      <w:del w:id="366" w:author="Elba Valderrama" w:date="2020-10-22T07:10:00Z">
        <w:r w:rsidDel="00177933">
          <w:delText xml:space="preserve">DESCRIPCIÓN DE LAS </w:delText>
        </w:r>
      </w:del>
      <w:r>
        <w:t>PRUEBAS</w:t>
      </w:r>
      <w:r w:rsidR="00365BE6">
        <w:t xml:space="preserve"> </w:t>
      </w:r>
      <w:proofErr w:type="gramStart"/>
      <w:ins w:id="367" w:author="Elba Valderrama" w:date="2020-10-22T07:11:00Z">
        <w:r w:rsidR="00177933">
          <w:t>DE  USABILIDAD</w:t>
        </w:r>
        <w:proofErr w:type="gramEnd"/>
        <w:r w:rsidR="00177933">
          <w:t xml:space="preserve"> IN-SITU </w:t>
        </w:r>
      </w:ins>
      <w:del w:id="368" w:author="Elba Valderrama" w:date="2020-10-22T07:11:00Z">
        <w:r w:rsidR="00365BE6" w:rsidDel="00177933">
          <w:delText>PRESENCIALES</w:delText>
        </w:r>
      </w:del>
      <w:bookmarkEnd w:id="365"/>
    </w:p>
    <w:p w14:paraId="7A885082" w14:textId="77777777" w:rsidR="00CC2F0A" w:rsidRDefault="00365BE6" w:rsidP="00442DD2">
      <w:r>
        <w:t>Con los usuarios de tipo proponente s</w:t>
      </w:r>
      <w:r w:rsidR="00CC2F0A">
        <w:t>e realizan las pruebas de usabilidad de manera presen</w:t>
      </w:r>
      <w:r>
        <w:t xml:space="preserve">cial, </w:t>
      </w:r>
      <w:r w:rsidR="00CC2F0A">
        <w:t xml:space="preserve">en donde con cada uno se toma nota de </w:t>
      </w:r>
      <w:r w:rsidR="00D9675A">
        <w:t>sus</w:t>
      </w:r>
      <w:r w:rsidR="00CC2F0A">
        <w:t xml:space="preserve"> experiencias </w:t>
      </w:r>
      <w:r w:rsidR="00D9675A">
        <w:t>referente a la cantidad de errores cometidos y sus comentarios para la realización de</w:t>
      </w:r>
      <w:r w:rsidR="00CC2F0A">
        <w:t xml:space="preserve"> las siguientes tareas:</w:t>
      </w:r>
    </w:p>
    <w:p w14:paraId="5A858C07" w14:textId="77777777" w:rsidR="00CC2F0A" w:rsidRDefault="00D9675A" w:rsidP="005375F8">
      <w:pPr>
        <w:pStyle w:val="ListParagraph"/>
        <w:numPr>
          <w:ilvl w:val="0"/>
          <w:numId w:val="7"/>
        </w:numPr>
      </w:pPr>
      <w:r>
        <w:t>Iniciar sesión</w:t>
      </w:r>
    </w:p>
    <w:p w14:paraId="5059CBAC" w14:textId="77777777" w:rsidR="00D9675A" w:rsidRDefault="00D9675A" w:rsidP="005375F8">
      <w:pPr>
        <w:pStyle w:val="ListParagraph"/>
        <w:numPr>
          <w:ilvl w:val="0"/>
          <w:numId w:val="7"/>
        </w:numPr>
      </w:pPr>
      <w:r>
        <w:t>Registrar tema</w:t>
      </w:r>
    </w:p>
    <w:p w14:paraId="1FE76B3D" w14:textId="77777777" w:rsidR="00D9675A" w:rsidRDefault="00D9675A" w:rsidP="005375F8">
      <w:pPr>
        <w:pStyle w:val="ListParagraph"/>
        <w:numPr>
          <w:ilvl w:val="0"/>
          <w:numId w:val="7"/>
        </w:numPr>
      </w:pPr>
      <w:r>
        <w:t>Editar tema</w:t>
      </w:r>
    </w:p>
    <w:p w14:paraId="0C09D044" w14:textId="77777777" w:rsidR="00D9675A" w:rsidRDefault="00D9675A" w:rsidP="005375F8">
      <w:pPr>
        <w:pStyle w:val="ListParagraph"/>
        <w:numPr>
          <w:ilvl w:val="0"/>
          <w:numId w:val="7"/>
        </w:numPr>
      </w:pPr>
      <w:r>
        <w:t>Eliminar tema</w:t>
      </w:r>
    </w:p>
    <w:p w14:paraId="6F8770A8" w14:textId="01AE3FEC" w:rsidR="00365BE6" w:rsidDel="00177933" w:rsidRDefault="00365BE6" w:rsidP="005375F8">
      <w:pPr>
        <w:pStyle w:val="Heading2"/>
        <w:numPr>
          <w:ilvl w:val="2"/>
          <w:numId w:val="30"/>
        </w:numPr>
        <w:rPr>
          <w:del w:id="369" w:author="Elba Valderrama" w:date="2020-10-22T07:11:00Z"/>
        </w:rPr>
      </w:pPr>
      <w:bookmarkStart w:id="370" w:name="_Toc52322188"/>
      <w:del w:id="371" w:author="Elba Valderrama" w:date="2020-10-22T07:11:00Z">
        <w:r w:rsidDel="00177933">
          <w:delText xml:space="preserve">DESCRIPCIÓN </w:delText>
        </w:r>
        <w:bookmarkStart w:id="372" w:name="_GoBack"/>
        <w:bookmarkEnd w:id="372"/>
        <w:r w:rsidDel="00177933">
          <w:delText>DE LAS PRUEBAS REMOTAS</w:delText>
        </w:r>
        <w:bookmarkEnd w:id="370"/>
      </w:del>
    </w:p>
    <w:p w14:paraId="068B39D2" w14:textId="0A7976A0" w:rsidR="00177933" w:rsidDel="00177933" w:rsidRDefault="00365BE6" w:rsidP="00442DD2">
      <w:pPr>
        <w:rPr>
          <w:del w:id="373" w:author="Elba Valderrama" w:date="2020-10-22T07:11:00Z"/>
        </w:rPr>
      </w:pPr>
      <w:del w:id="374" w:author="Elba Valderrama" w:date="2020-10-22T07:11:00Z">
        <w:r w:rsidDel="00177933">
          <w:delText>Con los usuarios de tipo estudiante se</w:delText>
        </w:r>
        <w:r w:rsidR="00D9675A" w:rsidDel="00177933">
          <w:delText xml:space="preserve"> realizan las pruebas de usabilidad de manera remota,</w:delText>
        </w:r>
        <w:r w:rsidDel="00177933">
          <w:delText xml:space="preserve"> en donde cada usuario</w:delText>
        </w:r>
        <w:r w:rsidR="00D9675A" w:rsidDel="00177933">
          <w:delText>, según su experiencia utilizando el sistem</w:delText>
        </w:r>
        <w:r w:rsidDel="00177933">
          <w:delText>a, completa</w:delText>
        </w:r>
        <w:r w:rsidR="00D9675A" w:rsidDel="00177933">
          <w:delText xml:space="preserve"> el</w:delText>
        </w:r>
        <w:r w:rsidR="00B63C19" w:rsidDel="00177933">
          <w:delText xml:space="preserve"> siguiente</w:delText>
        </w:r>
        <w:r w:rsidR="00D9675A" w:rsidDel="00177933">
          <w:delText xml:space="preserve"> cuestionario correspondiente al </w:delText>
        </w:r>
        <w:r w:rsidR="00D9675A" w:rsidRPr="00D9675A" w:rsidDel="00177933">
          <w:delText>Sistema de Escalas de Usabilidad</w:delText>
        </w:r>
        <w:r w:rsidR="00D9675A" w:rsidDel="00177933">
          <w:delText xml:space="preserve"> (SUS, por sus siglas en ingl</w:delText>
        </w:r>
        <w:r w:rsidR="00B63C19" w:rsidDel="00177933">
          <w:delText>é</w:delText>
        </w:r>
        <w:r w:rsidR="00D9675A" w:rsidDel="00177933">
          <w:delText>s)</w:delText>
        </w:r>
        <w:r w:rsidR="00B63C19" w:rsidDel="00177933">
          <w:delText xml:space="preserve"> evaluando de uno a cinco dependiendo de qué tan de acuerdo</w:delText>
        </w:r>
        <w:r w:rsidDel="00177933">
          <w:delText xml:space="preserve"> esté</w:delText>
        </w:r>
        <w:r w:rsidR="00B63C19" w:rsidDel="00177933">
          <w:delText xml:space="preserve"> con cada afirmación.</w:delText>
        </w:r>
      </w:del>
    </w:p>
    <w:p w14:paraId="3D594A35" w14:textId="582EC59B" w:rsidR="00B63C19" w:rsidDel="00177933" w:rsidRDefault="00B63C19" w:rsidP="005375F8">
      <w:pPr>
        <w:pStyle w:val="ListParagraph"/>
        <w:numPr>
          <w:ilvl w:val="0"/>
          <w:numId w:val="7"/>
        </w:numPr>
        <w:rPr>
          <w:del w:id="375" w:author="Elba Valderrama" w:date="2020-10-22T07:11:00Z"/>
        </w:rPr>
      </w:pPr>
      <w:del w:id="376" w:author="Elba Valderrama" w:date="2020-10-22T07:11:00Z">
        <w:r w:rsidRPr="00B63C19" w:rsidDel="00177933">
          <w:delText>Creo que me gustaría utilizar este sistema frecuentemente.</w:delText>
        </w:r>
      </w:del>
    </w:p>
    <w:p w14:paraId="258096D7" w14:textId="591DE3E8" w:rsidR="00B63C19" w:rsidDel="00177933" w:rsidRDefault="00B63C19" w:rsidP="005375F8">
      <w:pPr>
        <w:pStyle w:val="ListParagraph"/>
        <w:numPr>
          <w:ilvl w:val="0"/>
          <w:numId w:val="7"/>
        </w:numPr>
        <w:rPr>
          <w:del w:id="377" w:author="Elba Valderrama" w:date="2020-10-22T07:11:00Z"/>
        </w:rPr>
      </w:pPr>
      <w:del w:id="378" w:author="Elba Valderrama" w:date="2020-10-22T07:11:00Z">
        <w:r w:rsidRPr="00B63C19" w:rsidDel="00177933">
          <w:delText>El sistema me resultó innecesariamente complejo.</w:delText>
        </w:r>
      </w:del>
    </w:p>
    <w:p w14:paraId="512789CD" w14:textId="72E2F7CD" w:rsidR="00B63C19" w:rsidDel="00177933" w:rsidRDefault="00B63C19" w:rsidP="005375F8">
      <w:pPr>
        <w:pStyle w:val="ListParagraph"/>
        <w:numPr>
          <w:ilvl w:val="0"/>
          <w:numId w:val="7"/>
        </w:numPr>
        <w:rPr>
          <w:del w:id="379" w:author="Elba Valderrama" w:date="2020-10-22T07:11:00Z"/>
        </w:rPr>
      </w:pPr>
      <w:del w:id="380" w:author="Elba Valderrama" w:date="2020-10-22T07:11:00Z">
        <w:r w:rsidRPr="00B63C19" w:rsidDel="00177933">
          <w:delText>Creo que el sistema es bastante fácil de utilizar.</w:delText>
        </w:r>
      </w:del>
    </w:p>
    <w:p w14:paraId="74DE5330" w14:textId="04382D90" w:rsidR="00B63C19" w:rsidDel="00177933" w:rsidRDefault="00B63C19" w:rsidP="005375F8">
      <w:pPr>
        <w:pStyle w:val="ListParagraph"/>
        <w:numPr>
          <w:ilvl w:val="0"/>
          <w:numId w:val="7"/>
        </w:numPr>
        <w:rPr>
          <w:del w:id="381" w:author="Elba Valderrama" w:date="2020-10-22T07:11:00Z"/>
        </w:rPr>
      </w:pPr>
      <w:del w:id="382" w:author="Elba Valderrama" w:date="2020-10-22T07:11:00Z">
        <w:r w:rsidRPr="00B63C19" w:rsidDel="00177933">
          <w:delText>Creo que las diferentes funciones del sistema se encuentran muy bien integradas.</w:delText>
        </w:r>
      </w:del>
    </w:p>
    <w:p w14:paraId="102A50DA" w14:textId="68F05D64" w:rsidR="00B63C19" w:rsidDel="00177933" w:rsidRDefault="00B63C19" w:rsidP="005375F8">
      <w:pPr>
        <w:pStyle w:val="ListParagraph"/>
        <w:numPr>
          <w:ilvl w:val="0"/>
          <w:numId w:val="7"/>
        </w:numPr>
        <w:rPr>
          <w:del w:id="383" w:author="Elba Valderrama" w:date="2020-10-22T07:11:00Z"/>
        </w:rPr>
      </w:pPr>
      <w:del w:id="384" w:author="Elba Valderrama" w:date="2020-10-22T07:11:00Z">
        <w:r w:rsidRPr="00B63C19" w:rsidDel="00177933">
          <w:lastRenderedPageBreak/>
          <w:delText>Opino que hubo demasiada inconsistencia en el sistema.</w:delText>
        </w:r>
      </w:del>
    </w:p>
    <w:p w14:paraId="426C6AC6" w14:textId="48FE0A6C" w:rsidR="00B63C19" w:rsidDel="00177933" w:rsidRDefault="00B63C19" w:rsidP="005375F8">
      <w:pPr>
        <w:pStyle w:val="ListParagraph"/>
        <w:numPr>
          <w:ilvl w:val="0"/>
          <w:numId w:val="7"/>
        </w:numPr>
        <w:rPr>
          <w:del w:id="385" w:author="Elba Valderrama" w:date="2020-10-22T07:11:00Z"/>
        </w:rPr>
      </w:pPr>
      <w:del w:id="386" w:author="Elba Valderrama" w:date="2020-10-22T07:11:00Z">
        <w:r w:rsidRPr="00B63C19" w:rsidDel="00177933">
          <w:delText>Imagino que la mayoría de las personas aprendería a utilizar el sistema rápidamente.</w:delText>
        </w:r>
      </w:del>
    </w:p>
    <w:p w14:paraId="544914E1" w14:textId="1698EBC7" w:rsidR="00B63C19" w:rsidDel="00177933" w:rsidRDefault="00B63C19" w:rsidP="005375F8">
      <w:pPr>
        <w:pStyle w:val="ListParagraph"/>
        <w:numPr>
          <w:ilvl w:val="0"/>
          <w:numId w:val="7"/>
        </w:numPr>
        <w:rPr>
          <w:del w:id="387" w:author="Elba Valderrama" w:date="2020-10-22T07:11:00Z"/>
        </w:rPr>
      </w:pPr>
      <w:del w:id="388" w:author="Elba Valderrama" w:date="2020-10-22T07:11:00Z">
        <w:r w:rsidRPr="00B63C19" w:rsidDel="00177933">
          <w:delText>Me sentí algo incómodo al utilizar este sistema.</w:delText>
        </w:r>
      </w:del>
    </w:p>
    <w:p w14:paraId="12B2EB9C" w14:textId="40D91786" w:rsidR="00B63C19" w:rsidDel="00177933" w:rsidRDefault="00B63C19" w:rsidP="005375F8">
      <w:pPr>
        <w:pStyle w:val="ListParagraph"/>
        <w:numPr>
          <w:ilvl w:val="0"/>
          <w:numId w:val="7"/>
        </w:numPr>
        <w:rPr>
          <w:del w:id="389" w:author="Elba Valderrama" w:date="2020-10-22T07:11:00Z"/>
        </w:rPr>
      </w:pPr>
      <w:del w:id="390" w:author="Elba Valderrama" w:date="2020-10-22T07:11:00Z">
        <w:r w:rsidRPr="00B63C19" w:rsidDel="00177933">
          <w:delText>Me sentí muy seguro al utilizar este sistema</w:delText>
        </w:r>
      </w:del>
    </w:p>
    <w:p w14:paraId="75057A6A" w14:textId="33F5D830" w:rsidR="00365BE6" w:rsidDel="00177933" w:rsidRDefault="00B63C19" w:rsidP="005375F8">
      <w:pPr>
        <w:pStyle w:val="ListParagraph"/>
        <w:numPr>
          <w:ilvl w:val="0"/>
          <w:numId w:val="7"/>
        </w:numPr>
        <w:rPr>
          <w:del w:id="391" w:author="Elba Valderrama" w:date="2020-10-22T07:11:00Z"/>
        </w:rPr>
      </w:pPr>
      <w:del w:id="392" w:author="Elba Valderrama" w:date="2020-10-22T07:11:00Z">
        <w:r w:rsidRPr="00B63C19" w:rsidDel="00177933">
          <w:delText>Necesito aprender muchas otras cosas antes de poder utilizar correctamente el sistema.</w:delText>
        </w:r>
      </w:del>
    </w:p>
    <w:p w14:paraId="6E361DEE" w14:textId="77777777" w:rsidR="00365BE6" w:rsidRDefault="00365BE6" w:rsidP="005375F8">
      <w:pPr>
        <w:pStyle w:val="Heading2"/>
        <w:numPr>
          <w:ilvl w:val="2"/>
          <w:numId w:val="30"/>
        </w:numPr>
      </w:pPr>
      <w:bookmarkStart w:id="393" w:name="_Toc52322189"/>
      <w:r>
        <w:t>RESULTADOS DE LAS PRUEBAS PRESENCIALES</w:t>
      </w:r>
      <w:bookmarkEnd w:id="393"/>
    </w:p>
    <w:p w14:paraId="2D27232E" w14:textId="77777777" w:rsidR="00663927" w:rsidRPr="00663927" w:rsidRDefault="00663927" w:rsidP="00442DD2">
      <w:r>
        <w:t>Después de observas a los usuarios justo los cuales se hicieron las pruebas funcionales de manera presencial, se dieron los siguientes resultados.</w:t>
      </w:r>
    </w:p>
    <w:p w14:paraId="517D6EF5" w14:textId="77777777" w:rsidR="007C3800" w:rsidRPr="00ED03D7" w:rsidRDefault="007C3800" w:rsidP="007C0CEE">
      <w:pPr>
        <w:rPr>
          <w:b/>
        </w:rPr>
      </w:pPr>
      <w:r w:rsidRPr="00ED03D7">
        <w:rPr>
          <w:b/>
        </w:rPr>
        <w:t>Usuario 1</w:t>
      </w:r>
    </w:p>
    <w:tbl>
      <w:tblPr>
        <w:tblStyle w:val="Tablanormal31"/>
        <w:tblW w:w="0" w:type="auto"/>
        <w:tblLook w:val="04A0" w:firstRow="1" w:lastRow="0" w:firstColumn="1" w:lastColumn="0" w:noHBand="0" w:noVBand="1"/>
      </w:tblPr>
      <w:tblGrid>
        <w:gridCol w:w="2244"/>
        <w:gridCol w:w="1266"/>
        <w:gridCol w:w="1134"/>
        <w:gridCol w:w="4334"/>
      </w:tblGrid>
      <w:tr w:rsidR="007C3800" w:rsidRPr="007C3800" w14:paraId="408454C6" w14:textId="77777777" w:rsidTr="007A79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54167F46" w14:textId="77777777" w:rsidR="007C3800" w:rsidRPr="007C3800" w:rsidRDefault="007A7939" w:rsidP="007C0CEE">
            <w:pPr>
              <w:jc w:val="left"/>
              <w:rPr>
                <w:b w:val="0"/>
              </w:rPr>
            </w:pPr>
            <w:r>
              <w:rPr>
                <w:b w:val="0"/>
                <w:caps w:val="0"/>
              </w:rPr>
              <w:t>Tarea</w:t>
            </w:r>
          </w:p>
        </w:tc>
        <w:tc>
          <w:tcPr>
            <w:tcW w:w="1266" w:type="dxa"/>
          </w:tcPr>
          <w:p w14:paraId="7E1D8B33" w14:textId="77777777" w:rsidR="007C3800" w:rsidRPr="007C3800" w:rsidRDefault="007A7939"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4E721D83" w14:textId="77777777" w:rsidR="007C3800" w:rsidRPr="007C3800" w:rsidRDefault="007C3800"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sidR="007A7939">
              <w:rPr>
                <w:b w:val="0"/>
                <w:caps w:val="0"/>
              </w:rPr>
              <w:t>rrores</w:t>
            </w:r>
          </w:p>
        </w:tc>
        <w:tc>
          <w:tcPr>
            <w:tcW w:w="4334" w:type="dxa"/>
          </w:tcPr>
          <w:p w14:paraId="0AE2F958" w14:textId="77777777" w:rsidR="007C3800" w:rsidRPr="007C3800" w:rsidRDefault="007A7939"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7CBEC020" w14:textId="77777777" w:rsidTr="007A7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2FB5056D" w14:textId="77777777" w:rsidR="00663927" w:rsidRDefault="00663927" w:rsidP="007C0CEE">
            <w:r>
              <w:rPr>
                <w:caps w:val="0"/>
              </w:rPr>
              <w:t>Iniciar sesión</w:t>
            </w:r>
          </w:p>
        </w:tc>
        <w:tc>
          <w:tcPr>
            <w:tcW w:w="1266" w:type="dxa"/>
          </w:tcPr>
          <w:p w14:paraId="4E9DE3BD"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1A36ABE5"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3E6D28B0"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Me gusta mucho la documentación</w:t>
            </w:r>
          </w:p>
        </w:tc>
      </w:tr>
      <w:tr w:rsidR="00663927" w14:paraId="73BBBE4A" w14:textId="77777777" w:rsidTr="007A7939">
        <w:tc>
          <w:tcPr>
            <w:cnfStyle w:val="001000000000" w:firstRow="0" w:lastRow="0" w:firstColumn="1" w:lastColumn="0" w:oddVBand="0" w:evenVBand="0" w:oddHBand="0" w:evenHBand="0" w:firstRowFirstColumn="0" w:firstRowLastColumn="0" w:lastRowFirstColumn="0" w:lastRowLastColumn="0"/>
            <w:tcW w:w="2244" w:type="dxa"/>
          </w:tcPr>
          <w:p w14:paraId="3CDD83CF" w14:textId="77777777" w:rsidR="00663927" w:rsidRDefault="00663927" w:rsidP="007C0CEE">
            <w:r>
              <w:rPr>
                <w:caps w:val="0"/>
              </w:rPr>
              <w:t>Registrar tema</w:t>
            </w:r>
          </w:p>
        </w:tc>
        <w:tc>
          <w:tcPr>
            <w:tcW w:w="1266" w:type="dxa"/>
          </w:tcPr>
          <w:p w14:paraId="19168387"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0FC09807"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6A95110B"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0CDB5487" w14:textId="77777777" w:rsidTr="007A7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04802149" w14:textId="77777777" w:rsidR="00663927" w:rsidRDefault="00663927" w:rsidP="007C0CEE">
            <w:r>
              <w:rPr>
                <w:caps w:val="0"/>
              </w:rPr>
              <w:t>Editar tema</w:t>
            </w:r>
          </w:p>
        </w:tc>
        <w:tc>
          <w:tcPr>
            <w:tcW w:w="1266" w:type="dxa"/>
          </w:tcPr>
          <w:p w14:paraId="42899F7F"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34B8AAE5"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2B80F247"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58D538D6" w14:textId="77777777" w:rsidTr="007A7939">
        <w:tc>
          <w:tcPr>
            <w:cnfStyle w:val="001000000000" w:firstRow="0" w:lastRow="0" w:firstColumn="1" w:lastColumn="0" w:oddVBand="0" w:evenVBand="0" w:oddHBand="0" w:evenHBand="0" w:firstRowFirstColumn="0" w:firstRowLastColumn="0" w:lastRowFirstColumn="0" w:lastRowLastColumn="0"/>
            <w:tcW w:w="2244" w:type="dxa"/>
          </w:tcPr>
          <w:p w14:paraId="55468480" w14:textId="77777777" w:rsidR="00663927" w:rsidRDefault="00663927" w:rsidP="007C0CEE">
            <w:r>
              <w:rPr>
                <w:caps w:val="0"/>
              </w:rPr>
              <w:t>Eliminar tema</w:t>
            </w:r>
          </w:p>
        </w:tc>
        <w:tc>
          <w:tcPr>
            <w:tcW w:w="1266" w:type="dxa"/>
          </w:tcPr>
          <w:p w14:paraId="0D560AF4"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38EEEE0F"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412F90DD" w14:textId="77777777" w:rsidR="00663927" w:rsidRDefault="00663927" w:rsidP="00F3396B">
            <w:pPr>
              <w:keepNext/>
              <w:cnfStyle w:val="000000000000" w:firstRow="0" w:lastRow="0" w:firstColumn="0" w:lastColumn="0" w:oddVBand="0" w:evenVBand="0" w:oddHBand="0" w:evenHBand="0" w:firstRowFirstColumn="0" w:firstRowLastColumn="0" w:lastRowFirstColumn="0" w:lastRowLastColumn="0"/>
            </w:pPr>
          </w:p>
        </w:tc>
      </w:tr>
    </w:tbl>
    <w:p w14:paraId="1B4D6C4E" w14:textId="1E0ED8B6" w:rsidR="00663927" w:rsidRDefault="00F3396B" w:rsidP="0067401E">
      <w:pPr>
        <w:pStyle w:val="Caption"/>
        <w:jc w:val="center"/>
        <w:rPr>
          <w:b/>
        </w:rPr>
      </w:pPr>
      <w:bookmarkStart w:id="394" w:name="_Toc52322230"/>
      <w:r>
        <w:t xml:space="preserve">Tabla </w:t>
      </w:r>
      <w:r w:rsidR="00262711">
        <w:fldChar w:fldCharType="begin"/>
      </w:r>
      <w:r w:rsidR="00262711">
        <w:instrText xml:space="preserve"> SEQ Tabla \* ARABIC </w:instrText>
      </w:r>
      <w:r w:rsidR="00262711">
        <w:fldChar w:fldCharType="separate"/>
      </w:r>
      <w:r w:rsidR="00B659EB">
        <w:rPr>
          <w:noProof/>
        </w:rPr>
        <w:t>1</w:t>
      </w:r>
      <w:r w:rsidR="00262711">
        <w:rPr>
          <w:noProof/>
        </w:rPr>
        <w:fldChar w:fldCharType="end"/>
      </w:r>
      <w:r>
        <w:t>: Resultados de las pruebas presenciales, usuario 1</w:t>
      </w:r>
      <w:bookmarkEnd w:id="394"/>
    </w:p>
    <w:p w14:paraId="0440BADD" w14:textId="77777777" w:rsidR="00663927" w:rsidRPr="00ED03D7" w:rsidRDefault="00663927" w:rsidP="007C0CEE">
      <w:pPr>
        <w:rPr>
          <w:b/>
        </w:rPr>
      </w:pPr>
      <w:r>
        <w:rPr>
          <w:b/>
        </w:rPr>
        <w:t>Usuario 2</w:t>
      </w:r>
    </w:p>
    <w:tbl>
      <w:tblPr>
        <w:tblStyle w:val="Tablanormal31"/>
        <w:tblW w:w="0" w:type="auto"/>
        <w:tblLook w:val="04A0" w:firstRow="1" w:lastRow="0" w:firstColumn="1" w:lastColumn="0" w:noHBand="0" w:noVBand="1"/>
      </w:tblPr>
      <w:tblGrid>
        <w:gridCol w:w="2244"/>
        <w:gridCol w:w="1266"/>
        <w:gridCol w:w="1134"/>
        <w:gridCol w:w="4334"/>
      </w:tblGrid>
      <w:tr w:rsidR="00663927" w:rsidRPr="007C3800" w14:paraId="4A2101CB" w14:textId="77777777" w:rsidTr="00B377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424D718C" w14:textId="77777777" w:rsidR="00663927" w:rsidRPr="007C3800" w:rsidRDefault="00663927" w:rsidP="007C0CEE">
            <w:pPr>
              <w:jc w:val="left"/>
              <w:rPr>
                <w:b w:val="0"/>
              </w:rPr>
            </w:pPr>
            <w:r>
              <w:rPr>
                <w:b w:val="0"/>
                <w:caps w:val="0"/>
              </w:rPr>
              <w:t>Tarea</w:t>
            </w:r>
          </w:p>
        </w:tc>
        <w:tc>
          <w:tcPr>
            <w:tcW w:w="1266" w:type="dxa"/>
          </w:tcPr>
          <w:p w14:paraId="3009E9B8"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0757F3DD"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Pr>
                <w:b w:val="0"/>
                <w:caps w:val="0"/>
              </w:rPr>
              <w:t>rrores</w:t>
            </w:r>
          </w:p>
        </w:tc>
        <w:tc>
          <w:tcPr>
            <w:tcW w:w="4334" w:type="dxa"/>
          </w:tcPr>
          <w:p w14:paraId="54332BB8"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550F9826"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6F4E9B51" w14:textId="77777777" w:rsidR="00663927" w:rsidRDefault="00663927" w:rsidP="007C0CEE">
            <w:r>
              <w:rPr>
                <w:caps w:val="0"/>
              </w:rPr>
              <w:t>Iniciar sesión</w:t>
            </w:r>
          </w:p>
        </w:tc>
        <w:tc>
          <w:tcPr>
            <w:tcW w:w="1266" w:type="dxa"/>
          </w:tcPr>
          <w:p w14:paraId="35A952B6"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3BD6D354"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3B7614BC"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Las carreras técnicas no hacen tesis.</w:t>
            </w:r>
          </w:p>
          <w:p w14:paraId="3C063442"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¿Cuál es el límite de caracteres para la descripción?</w:t>
            </w:r>
          </w:p>
        </w:tc>
      </w:tr>
      <w:tr w:rsidR="00663927" w14:paraId="29308890"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524CD148" w14:textId="77777777" w:rsidR="00663927" w:rsidRDefault="00663927" w:rsidP="007C0CEE">
            <w:r>
              <w:rPr>
                <w:caps w:val="0"/>
              </w:rPr>
              <w:t>Registrar tema</w:t>
            </w:r>
          </w:p>
        </w:tc>
        <w:tc>
          <w:tcPr>
            <w:tcW w:w="1266" w:type="dxa"/>
          </w:tcPr>
          <w:p w14:paraId="68058B13"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37B54287"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3FC5FABA"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50DE32C4"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45F3D1BB" w14:textId="77777777" w:rsidR="00663927" w:rsidRDefault="00663927" w:rsidP="007C0CEE">
            <w:r>
              <w:rPr>
                <w:caps w:val="0"/>
              </w:rPr>
              <w:t>Editar tema</w:t>
            </w:r>
          </w:p>
        </w:tc>
        <w:tc>
          <w:tcPr>
            <w:tcW w:w="1266" w:type="dxa"/>
          </w:tcPr>
          <w:p w14:paraId="35C1CF79"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674114F2"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46CD6666"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3626C174"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774E6FA1" w14:textId="77777777" w:rsidR="00663927" w:rsidRDefault="00663927" w:rsidP="007C0CEE">
            <w:r>
              <w:rPr>
                <w:caps w:val="0"/>
              </w:rPr>
              <w:t>Eliminar tema</w:t>
            </w:r>
          </w:p>
        </w:tc>
        <w:tc>
          <w:tcPr>
            <w:tcW w:w="1266" w:type="dxa"/>
          </w:tcPr>
          <w:p w14:paraId="171D58F2"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5BE9ED4A"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3841249F" w14:textId="77777777" w:rsidR="00663927" w:rsidRDefault="00663927" w:rsidP="00F3396B">
            <w:pPr>
              <w:keepNext/>
              <w:cnfStyle w:val="000000000000" w:firstRow="0" w:lastRow="0" w:firstColumn="0" w:lastColumn="0" w:oddVBand="0" w:evenVBand="0" w:oddHBand="0" w:evenHBand="0" w:firstRowFirstColumn="0" w:firstRowLastColumn="0" w:lastRowFirstColumn="0" w:lastRowLastColumn="0"/>
            </w:pPr>
          </w:p>
        </w:tc>
      </w:tr>
    </w:tbl>
    <w:p w14:paraId="07D842E1" w14:textId="77777777" w:rsidR="00663927" w:rsidRDefault="00F3396B" w:rsidP="0067401E">
      <w:pPr>
        <w:pStyle w:val="Caption"/>
        <w:jc w:val="center"/>
        <w:rPr>
          <w:b/>
        </w:rPr>
      </w:pPr>
      <w:bookmarkStart w:id="395" w:name="_Toc52322231"/>
      <w:r>
        <w:t xml:space="preserve">Tabla </w:t>
      </w:r>
      <w:r w:rsidR="00262711">
        <w:fldChar w:fldCharType="begin"/>
      </w:r>
      <w:r w:rsidR="00262711">
        <w:instrText xml:space="preserve"> SEQ Tabla \* ARABIC </w:instrText>
      </w:r>
      <w:r w:rsidR="00262711">
        <w:fldChar w:fldCharType="separate"/>
      </w:r>
      <w:r w:rsidR="00B659EB">
        <w:rPr>
          <w:noProof/>
        </w:rPr>
        <w:t>2</w:t>
      </w:r>
      <w:r w:rsidR="00262711">
        <w:rPr>
          <w:noProof/>
        </w:rPr>
        <w:fldChar w:fldCharType="end"/>
      </w:r>
      <w:r>
        <w:t>: Resultados de las pruebas presenciales, usuario 2</w:t>
      </w:r>
      <w:bookmarkEnd w:id="395"/>
    </w:p>
    <w:p w14:paraId="0E8A6D03" w14:textId="77777777" w:rsidR="00663927" w:rsidRPr="00ED03D7" w:rsidRDefault="00663927" w:rsidP="007C0CEE">
      <w:pPr>
        <w:rPr>
          <w:b/>
        </w:rPr>
      </w:pPr>
      <w:r>
        <w:rPr>
          <w:b/>
        </w:rPr>
        <w:t>Usuario 3</w:t>
      </w:r>
    </w:p>
    <w:tbl>
      <w:tblPr>
        <w:tblStyle w:val="Tablanormal31"/>
        <w:tblW w:w="0" w:type="auto"/>
        <w:tblLook w:val="04A0" w:firstRow="1" w:lastRow="0" w:firstColumn="1" w:lastColumn="0" w:noHBand="0" w:noVBand="1"/>
      </w:tblPr>
      <w:tblGrid>
        <w:gridCol w:w="2244"/>
        <w:gridCol w:w="1266"/>
        <w:gridCol w:w="1134"/>
        <w:gridCol w:w="4334"/>
      </w:tblGrid>
      <w:tr w:rsidR="00663927" w:rsidRPr="007C3800" w14:paraId="1003A516" w14:textId="77777777" w:rsidTr="00B377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6F84B333" w14:textId="77777777" w:rsidR="00663927" w:rsidRPr="007C3800" w:rsidRDefault="00663927" w:rsidP="007C0CEE">
            <w:pPr>
              <w:jc w:val="left"/>
              <w:rPr>
                <w:b w:val="0"/>
              </w:rPr>
            </w:pPr>
            <w:r>
              <w:rPr>
                <w:b w:val="0"/>
                <w:caps w:val="0"/>
              </w:rPr>
              <w:t>Tarea</w:t>
            </w:r>
          </w:p>
        </w:tc>
        <w:tc>
          <w:tcPr>
            <w:tcW w:w="1266" w:type="dxa"/>
          </w:tcPr>
          <w:p w14:paraId="50DBA4B0"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1549C2D7"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Pr>
                <w:b w:val="0"/>
                <w:caps w:val="0"/>
              </w:rPr>
              <w:t>rrores</w:t>
            </w:r>
          </w:p>
        </w:tc>
        <w:tc>
          <w:tcPr>
            <w:tcW w:w="4334" w:type="dxa"/>
          </w:tcPr>
          <w:p w14:paraId="49C46FD9"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5895584C"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76E0FAE1" w14:textId="77777777" w:rsidR="00663927" w:rsidRDefault="00663927" w:rsidP="007C0CEE">
            <w:r>
              <w:rPr>
                <w:caps w:val="0"/>
              </w:rPr>
              <w:t>Iniciar sesión</w:t>
            </w:r>
          </w:p>
        </w:tc>
        <w:tc>
          <w:tcPr>
            <w:tcW w:w="1266" w:type="dxa"/>
          </w:tcPr>
          <w:p w14:paraId="30058B4A"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5FBD71F8"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01CA1A01"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¿Descripción? Ah, descripción adicional</w:t>
            </w:r>
          </w:p>
          <w:p w14:paraId="415442D9"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¿El estudiante puede ver todos los estados?</w:t>
            </w:r>
          </w:p>
        </w:tc>
      </w:tr>
      <w:tr w:rsidR="00663927" w14:paraId="74CEBDE0"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746947CE" w14:textId="77777777" w:rsidR="00663927" w:rsidRDefault="00663927" w:rsidP="007C0CEE">
            <w:r>
              <w:rPr>
                <w:caps w:val="0"/>
              </w:rPr>
              <w:t>Registrar tema</w:t>
            </w:r>
          </w:p>
        </w:tc>
        <w:tc>
          <w:tcPr>
            <w:tcW w:w="1266" w:type="dxa"/>
          </w:tcPr>
          <w:p w14:paraId="05F48EC5"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1215C275"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67D1C064"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16D5133B"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3A573CC0" w14:textId="77777777" w:rsidR="00663927" w:rsidRDefault="00663927" w:rsidP="007C0CEE">
            <w:r>
              <w:rPr>
                <w:caps w:val="0"/>
              </w:rPr>
              <w:t>Editar tema</w:t>
            </w:r>
          </w:p>
        </w:tc>
        <w:tc>
          <w:tcPr>
            <w:tcW w:w="1266" w:type="dxa"/>
          </w:tcPr>
          <w:p w14:paraId="3FC26DB0"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20F6CDE9"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3746165F"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6CBFF8BA"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074F7450" w14:textId="77777777" w:rsidR="00663927" w:rsidRDefault="00663927" w:rsidP="007C0CEE">
            <w:r>
              <w:rPr>
                <w:caps w:val="0"/>
              </w:rPr>
              <w:t>Eliminar tema</w:t>
            </w:r>
          </w:p>
        </w:tc>
        <w:tc>
          <w:tcPr>
            <w:tcW w:w="1266" w:type="dxa"/>
          </w:tcPr>
          <w:p w14:paraId="0E2DC52E"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0CF23E52"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444D83A4" w14:textId="77777777" w:rsidR="00663927" w:rsidRDefault="00663927" w:rsidP="00930587">
            <w:pPr>
              <w:keepNext/>
              <w:cnfStyle w:val="000000000000" w:firstRow="0" w:lastRow="0" w:firstColumn="0" w:lastColumn="0" w:oddVBand="0" w:evenVBand="0" w:oddHBand="0" w:evenHBand="0" w:firstRowFirstColumn="0" w:firstRowLastColumn="0" w:lastRowFirstColumn="0" w:lastRowLastColumn="0"/>
            </w:pPr>
          </w:p>
        </w:tc>
      </w:tr>
    </w:tbl>
    <w:p w14:paraId="1BB5E2B8" w14:textId="77777777" w:rsidR="007C0CEE" w:rsidRDefault="00930587" w:rsidP="0067401E">
      <w:pPr>
        <w:pStyle w:val="Caption"/>
        <w:jc w:val="center"/>
        <w:rPr>
          <w:b/>
        </w:rPr>
      </w:pPr>
      <w:bookmarkStart w:id="396" w:name="_Toc52322232"/>
      <w:r>
        <w:lastRenderedPageBreak/>
        <w:t xml:space="preserve">Tabla </w:t>
      </w:r>
      <w:r w:rsidR="00262711">
        <w:fldChar w:fldCharType="begin"/>
      </w:r>
      <w:r w:rsidR="00262711">
        <w:instrText xml:space="preserve"> SEQ Tabla \* ARABIC </w:instrText>
      </w:r>
      <w:r w:rsidR="00262711">
        <w:fldChar w:fldCharType="separate"/>
      </w:r>
      <w:r w:rsidR="00B659EB">
        <w:rPr>
          <w:noProof/>
        </w:rPr>
        <w:t>3</w:t>
      </w:r>
      <w:r w:rsidR="00262711">
        <w:rPr>
          <w:noProof/>
        </w:rPr>
        <w:fldChar w:fldCharType="end"/>
      </w:r>
      <w:r>
        <w:t>: Resultados de las pruebas presenciales, usuario 3</w:t>
      </w:r>
      <w:bookmarkEnd w:id="396"/>
    </w:p>
    <w:p w14:paraId="2BC77D18" w14:textId="77777777" w:rsidR="00663927" w:rsidRPr="00ED03D7" w:rsidRDefault="00663927" w:rsidP="007C0CEE">
      <w:pPr>
        <w:rPr>
          <w:b/>
        </w:rPr>
      </w:pPr>
      <w:r>
        <w:rPr>
          <w:b/>
        </w:rPr>
        <w:t>Usuario 4</w:t>
      </w:r>
    </w:p>
    <w:tbl>
      <w:tblPr>
        <w:tblStyle w:val="Tablanormal31"/>
        <w:tblW w:w="0" w:type="auto"/>
        <w:tblLook w:val="04A0" w:firstRow="1" w:lastRow="0" w:firstColumn="1" w:lastColumn="0" w:noHBand="0" w:noVBand="1"/>
      </w:tblPr>
      <w:tblGrid>
        <w:gridCol w:w="2244"/>
        <w:gridCol w:w="1266"/>
        <w:gridCol w:w="1134"/>
        <w:gridCol w:w="4334"/>
      </w:tblGrid>
      <w:tr w:rsidR="00663927" w:rsidRPr="007C3800" w14:paraId="32CCB4FE" w14:textId="77777777" w:rsidTr="00B377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1F16C9CD" w14:textId="77777777" w:rsidR="00663927" w:rsidRPr="007C3800" w:rsidRDefault="00663927" w:rsidP="007C0CEE">
            <w:pPr>
              <w:jc w:val="left"/>
              <w:rPr>
                <w:b w:val="0"/>
              </w:rPr>
            </w:pPr>
            <w:r>
              <w:rPr>
                <w:b w:val="0"/>
                <w:caps w:val="0"/>
              </w:rPr>
              <w:t>Tarea</w:t>
            </w:r>
          </w:p>
        </w:tc>
        <w:tc>
          <w:tcPr>
            <w:tcW w:w="1266" w:type="dxa"/>
          </w:tcPr>
          <w:p w14:paraId="48488D45"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22607B11"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Pr>
                <w:b w:val="0"/>
                <w:caps w:val="0"/>
              </w:rPr>
              <w:t>rrores</w:t>
            </w:r>
          </w:p>
        </w:tc>
        <w:tc>
          <w:tcPr>
            <w:tcW w:w="4334" w:type="dxa"/>
          </w:tcPr>
          <w:p w14:paraId="6A5DFD56"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2D8D24D4"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72484B90" w14:textId="77777777" w:rsidR="00663927" w:rsidRDefault="007C0CEE" w:rsidP="007C0CEE">
            <w:pPr>
              <w:tabs>
                <w:tab w:val="center" w:pos="1014"/>
              </w:tabs>
            </w:pPr>
            <w:r>
              <w:rPr>
                <w:caps w:val="0"/>
              </w:rPr>
              <w:t xml:space="preserve"> Iniciar sesión</w:t>
            </w:r>
          </w:p>
        </w:tc>
        <w:tc>
          <w:tcPr>
            <w:tcW w:w="1266" w:type="dxa"/>
          </w:tcPr>
          <w:p w14:paraId="5A87C49A"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258E3A5D"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5C61C345"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No hay que pensar mucho para hacer esto. Es sencillo.</w:t>
            </w:r>
          </w:p>
        </w:tc>
      </w:tr>
      <w:tr w:rsidR="00663927" w14:paraId="0CA1486B"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1ACAAF09" w14:textId="77777777" w:rsidR="00663927" w:rsidRDefault="00663927" w:rsidP="007C0CEE">
            <w:r>
              <w:rPr>
                <w:caps w:val="0"/>
              </w:rPr>
              <w:t>Registrar tema</w:t>
            </w:r>
          </w:p>
        </w:tc>
        <w:tc>
          <w:tcPr>
            <w:tcW w:w="1266" w:type="dxa"/>
          </w:tcPr>
          <w:p w14:paraId="6CA9B3D3"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45649166"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3E2AD7B0"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0555558C"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2263DD4E" w14:textId="77777777" w:rsidR="00663927" w:rsidRDefault="00663927" w:rsidP="007C0CEE">
            <w:r>
              <w:rPr>
                <w:caps w:val="0"/>
              </w:rPr>
              <w:t>Editar tema</w:t>
            </w:r>
          </w:p>
        </w:tc>
        <w:tc>
          <w:tcPr>
            <w:tcW w:w="1266" w:type="dxa"/>
          </w:tcPr>
          <w:p w14:paraId="6C2DC828"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3364AA08"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37DBC65B"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7C6C5798"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35BF9016" w14:textId="77777777" w:rsidR="00663927" w:rsidRDefault="00663927" w:rsidP="007C0CEE">
            <w:r>
              <w:rPr>
                <w:caps w:val="0"/>
              </w:rPr>
              <w:t>Eliminar tema</w:t>
            </w:r>
          </w:p>
        </w:tc>
        <w:tc>
          <w:tcPr>
            <w:tcW w:w="1266" w:type="dxa"/>
          </w:tcPr>
          <w:p w14:paraId="110766A0"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63F8B84D"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57C35A4E" w14:textId="77777777" w:rsidR="00663927" w:rsidRDefault="00663927" w:rsidP="00930587">
            <w:pPr>
              <w:keepNext/>
              <w:cnfStyle w:val="000000000000" w:firstRow="0" w:lastRow="0" w:firstColumn="0" w:lastColumn="0" w:oddVBand="0" w:evenVBand="0" w:oddHBand="0" w:evenHBand="0" w:firstRowFirstColumn="0" w:firstRowLastColumn="0" w:lastRowFirstColumn="0" w:lastRowLastColumn="0"/>
            </w:pPr>
          </w:p>
        </w:tc>
      </w:tr>
    </w:tbl>
    <w:p w14:paraId="63696CAF" w14:textId="77777777" w:rsidR="00663927" w:rsidRDefault="00930587" w:rsidP="0067401E">
      <w:pPr>
        <w:pStyle w:val="Caption"/>
        <w:jc w:val="center"/>
      </w:pPr>
      <w:bookmarkStart w:id="397" w:name="_Toc52322233"/>
      <w:r>
        <w:t xml:space="preserve">Tabla </w:t>
      </w:r>
      <w:r w:rsidR="00262711">
        <w:fldChar w:fldCharType="begin"/>
      </w:r>
      <w:r w:rsidR="00262711">
        <w:instrText xml:space="preserve"> SEQ Tabla \* ARABIC </w:instrText>
      </w:r>
      <w:r w:rsidR="00262711">
        <w:fldChar w:fldCharType="separate"/>
      </w:r>
      <w:r w:rsidR="00B659EB">
        <w:rPr>
          <w:noProof/>
        </w:rPr>
        <w:t>4</w:t>
      </w:r>
      <w:r w:rsidR="00262711">
        <w:rPr>
          <w:noProof/>
        </w:rPr>
        <w:fldChar w:fldCharType="end"/>
      </w:r>
      <w:r>
        <w:t>: Resultados de las pruebas presenciales, usuario 4</w:t>
      </w:r>
      <w:bookmarkEnd w:id="397"/>
    </w:p>
    <w:p w14:paraId="5E7B6930" w14:textId="77777777" w:rsidR="00940AB7" w:rsidRDefault="00940AB7" w:rsidP="007C0CEE">
      <w:r w:rsidRPr="00940AB7">
        <w:rPr>
          <w:b/>
        </w:rPr>
        <w:t>Tareas realizadas con éxito</w:t>
      </w:r>
      <w:r>
        <w:t>: 16 / 16</w:t>
      </w:r>
    </w:p>
    <w:p w14:paraId="3F7F3AB1" w14:textId="77777777" w:rsidR="00940AB7" w:rsidRPr="00365BE6" w:rsidRDefault="00940AB7" w:rsidP="007C0CEE">
      <w:r w:rsidRPr="00940AB7">
        <w:rPr>
          <w:b/>
        </w:rPr>
        <w:t>Errores cometidos:</w:t>
      </w:r>
      <w:r>
        <w:t xml:space="preserve"> 0</w:t>
      </w:r>
    </w:p>
    <w:p w14:paraId="396020E3" w14:textId="77777777" w:rsidR="00177933" w:rsidRDefault="00177933" w:rsidP="00177933">
      <w:pPr>
        <w:pStyle w:val="Heading2"/>
        <w:numPr>
          <w:ilvl w:val="2"/>
          <w:numId w:val="30"/>
        </w:numPr>
        <w:rPr>
          <w:ins w:id="398" w:author="Elba Valderrama" w:date="2020-10-22T07:11:00Z"/>
        </w:rPr>
      </w:pPr>
      <w:bookmarkStart w:id="399" w:name="_Toc52322190"/>
      <w:ins w:id="400" w:author="Elba Valderrama" w:date="2020-10-22T07:11:00Z">
        <w:r>
          <w:t>DESCRIPCIÓN DE LAS PRUEBAS REMOTAS</w:t>
        </w:r>
      </w:ins>
    </w:p>
    <w:p w14:paraId="37DA70BE" w14:textId="77777777" w:rsidR="00177933" w:rsidRDefault="00177933" w:rsidP="00177933">
      <w:pPr>
        <w:rPr>
          <w:ins w:id="401" w:author="Elba Valderrama" w:date="2020-10-22T07:11:00Z"/>
        </w:rPr>
      </w:pPr>
      <w:ins w:id="402" w:author="Elba Valderrama" w:date="2020-10-22T07:11:00Z">
        <w:r>
          <w:t xml:space="preserve">Con los usuarios de tipo estudiante se realizan las pruebas de usabilidad de manera remota, en donde cada usuario, según su experiencia utilizando el sistema, completa el siguiente cuestionario correspondiente al </w:t>
        </w:r>
        <w:r w:rsidRPr="00D9675A">
          <w:t>Sistema de Escalas de Usabilidad</w:t>
        </w:r>
        <w:r>
          <w:t xml:space="preserve"> (SUS, por sus siglas en inglés) evaluando de uno a cinco dependiendo de qué tan de acuerdo esté con cada afirmación.</w:t>
        </w:r>
      </w:ins>
    </w:p>
    <w:p w14:paraId="5223FF6A" w14:textId="77777777" w:rsidR="00177933" w:rsidRDefault="00177933" w:rsidP="00177933">
      <w:pPr>
        <w:rPr>
          <w:ins w:id="403" w:author="Elba Valderrama" w:date="2020-10-22T07:11:00Z"/>
        </w:rPr>
      </w:pPr>
      <w:ins w:id="404" w:author="Elba Valderrama" w:date="2020-10-22T07:11:00Z">
        <w:r>
          <w:t xml:space="preserve">Las preguntas de la prueba SUS son (referencia): </w:t>
        </w:r>
      </w:ins>
    </w:p>
    <w:p w14:paraId="4A0A6FE8" w14:textId="77777777" w:rsidR="00177933" w:rsidRDefault="00177933" w:rsidP="00177933">
      <w:pPr>
        <w:pStyle w:val="ListParagraph"/>
        <w:numPr>
          <w:ilvl w:val="0"/>
          <w:numId w:val="7"/>
        </w:numPr>
        <w:rPr>
          <w:ins w:id="405" w:author="Elba Valderrama" w:date="2020-10-22T07:11:00Z"/>
        </w:rPr>
      </w:pPr>
      <w:ins w:id="406" w:author="Elba Valderrama" w:date="2020-10-22T07:11:00Z">
        <w:r w:rsidRPr="00B63C19">
          <w:t>Creo que me gustaría utilizar este sistema frecuentemente.</w:t>
        </w:r>
      </w:ins>
    </w:p>
    <w:p w14:paraId="0D73EE6D" w14:textId="77777777" w:rsidR="00177933" w:rsidRDefault="00177933" w:rsidP="00177933">
      <w:pPr>
        <w:pStyle w:val="ListParagraph"/>
        <w:numPr>
          <w:ilvl w:val="0"/>
          <w:numId w:val="7"/>
        </w:numPr>
        <w:rPr>
          <w:ins w:id="407" w:author="Elba Valderrama" w:date="2020-10-22T07:11:00Z"/>
        </w:rPr>
      </w:pPr>
      <w:ins w:id="408" w:author="Elba Valderrama" w:date="2020-10-22T07:11:00Z">
        <w:r w:rsidRPr="00B63C19">
          <w:t>El sistema me resultó innecesariamente complejo.</w:t>
        </w:r>
      </w:ins>
    </w:p>
    <w:p w14:paraId="338E8897" w14:textId="77777777" w:rsidR="00177933" w:rsidRDefault="00177933" w:rsidP="00177933">
      <w:pPr>
        <w:pStyle w:val="ListParagraph"/>
        <w:numPr>
          <w:ilvl w:val="0"/>
          <w:numId w:val="7"/>
        </w:numPr>
        <w:rPr>
          <w:ins w:id="409" w:author="Elba Valderrama" w:date="2020-10-22T07:11:00Z"/>
        </w:rPr>
      </w:pPr>
      <w:ins w:id="410" w:author="Elba Valderrama" w:date="2020-10-22T07:11:00Z">
        <w:r w:rsidRPr="00B63C19">
          <w:t>Creo que el sistema es bastante fácil de utilizar.</w:t>
        </w:r>
      </w:ins>
    </w:p>
    <w:p w14:paraId="7E1ADD25" w14:textId="77777777" w:rsidR="00177933" w:rsidRDefault="00177933" w:rsidP="00177933">
      <w:pPr>
        <w:pStyle w:val="ListParagraph"/>
        <w:numPr>
          <w:ilvl w:val="0"/>
          <w:numId w:val="7"/>
        </w:numPr>
        <w:rPr>
          <w:ins w:id="411" w:author="Elba Valderrama" w:date="2020-10-22T07:11:00Z"/>
        </w:rPr>
      </w:pPr>
      <w:ins w:id="412" w:author="Elba Valderrama" w:date="2020-10-22T07:11:00Z">
        <w:r w:rsidRPr="00B63C19">
          <w:t>Creo que las diferentes funciones del sistema se encuentran muy bien integradas.</w:t>
        </w:r>
      </w:ins>
    </w:p>
    <w:p w14:paraId="67A2E1E7" w14:textId="77777777" w:rsidR="00177933" w:rsidRDefault="00177933" w:rsidP="00177933">
      <w:pPr>
        <w:pStyle w:val="ListParagraph"/>
        <w:numPr>
          <w:ilvl w:val="0"/>
          <w:numId w:val="7"/>
        </w:numPr>
        <w:rPr>
          <w:ins w:id="413" w:author="Elba Valderrama" w:date="2020-10-22T07:11:00Z"/>
        </w:rPr>
      </w:pPr>
      <w:ins w:id="414" w:author="Elba Valderrama" w:date="2020-10-22T07:11:00Z">
        <w:r w:rsidRPr="00B63C19">
          <w:t>Opino que hubo demasiada inconsistencia en el sistema.</w:t>
        </w:r>
      </w:ins>
    </w:p>
    <w:p w14:paraId="6EC158B8" w14:textId="77777777" w:rsidR="00177933" w:rsidRDefault="00177933" w:rsidP="00177933">
      <w:pPr>
        <w:pStyle w:val="ListParagraph"/>
        <w:numPr>
          <w:ilvl w:val="0"/>
          <w:numId w:val="7"/>
        </w:numPr>
        <w:rPr>
          <w:ins w:id="415" w:author="Elba Valderrama" w:date="2020-10-22T07:11:00Z"/>
        </w:rPr>
      </w:pPr>
      <w:ins w:id="416" w:author="Elba Valderrama" w:date="2020-10-22T07:11:00Z">
        <w:r w:rsidRPr="00B63C19">
          <w:t>Imagino que la mayoría de las personas aprendería a utilizar el sistema rápidamente.</w:t>
        </w:r>
      </w:ins>
    </w:p>
    <w:p w14:paraId="0A758A13" w14:textId="77777777" w:rsidR="00177933" w:rsidRDefault="00177933" w:rsidP="00177933">
      <w:pPr>
        <w:pStyle w:val="ListParagraph"/>
        <w:numPr>
          <w:ilvl w:val="0"/>
          <w:numId w:val="7"/>
        </w:numPr>
        <w:rPr>
          <w:ins w:id="417" w:author="Elba Valderrama" w:date="2020-10-22T07:11:00Z"/>
        </w:rPr>
      </w:pPr>
      <w:ins w:id="418" w:author="Elba Valderrama" w:date="2020-10-22T07:11:00Z">
        <w:r w:rsidRPr="00B63C19">
          <w:t>Me sentí algo incómodo al utilizar este sistema.</w:t>
        </w:r>
      </w:ins>
    </w:p>
    <w:p w14:paraId="5A3EBEDC" w14:textId="77777777" w:rsidR="00177933" w:rsidRDefault="00177933" w:rsidP="00177933">
      <w:pPr>
        <w:pStyle w:val="ListParagraph"/>
        <w:numPr>
          <w:ilvl w:val="0"/>
          <w:numId w:val="7"/>
        </w:numPr>
        <w:rPr>
          <w:ins w:id="419" w:author="Elba Valderrama" w:date="2020-10-22T07:11:00Z"/>
        </w:rPr>
      </w:pPr>
      <w:ins w:id="420" w:author="Elba Valderrama" w:date="2020-10-22T07:11:00Z">
        <w:r w:rsidRPr="00B63C19">
          <w:t>Me sentí muy seguro al utilizar este sistema</w:t>
        </w:r>
      </w:ins>
    </w:p>
    <w:p w14:paraId="342CF476" w14:textId="77777777" w:rsidR="00177933" w:rsidRDefault="00177933" w:rsidP="00177933">
      <w:pPr>
        <w:pStyle w:val="ListParagraph"/>
        <w:numPr>
          <w:ilvl w:val="0"/>
          <w:numId w:val="7"/>
        </w:numPr>
        <w:rPr>
          <w:ins w:id="421" w:author="Elba Valderrama" w:date="2020-10-22T07:11:00Z"/>
        </w:rPr>
      </w:pPr>
      <w:ins w:id="422" w:author="Elba Valderrama" w:date="2020-10-22T07:11:00Z">
        <w:r w:rsidRPr="00B63C19">
          <w:t>Necesito aprender muchas otras cosas antes de poder utilizar correctamente el sistema.</w:t>
        </w:r>
      </w:ins>
    </w:p>
    <w:p w14:paraId="5BC89745" w14:textId="77777777" w:rsidR="00177933" w:rsidRDefault="00177933" w:rsidP="005375F8">
      <w:pPr>
        <w:pStyle w:val="Heading2"/>
        <w:numPr>
          <w:ilvl w:val="2"/>
          <w:numId w:val="30"/>
        </w:numPr>
        <w:rPr>
          <w:ins w:id="423" w:author="Elba Valderrama" w:date="2020-10-22T07:11:00Z"/>
        </w:rPr>
      </w:pPr>
    </w:p>
    <w:p w14:paraId="0EFB737E" w14:textId="79736A79" w:rsidR="00365BE6" w:rsidRDefault="00365BE6" w:rsidP="005375F8">
      <w:pPr>
        <w:pStyle w:val="Heading2"/>
        <w:numPr>
          <w:ilvl w:val="2"/>
          <w:numId w:val="30"/>
        </w:numPr>
      </w:pPr>
      <w:r>
        <w:t>RESULTADO DE LAS PRUEBAS REMOTAS</w:t>
      </w:r>
      <w:bookmarkEnd w:id="399"/>
    </w:p>
    <w:p w14:paraId="114C39F5" w14:textId="3A9C9197" w:rsidR="007C0CEE" w:rsidRDefault="00453A30" w:rsidP="007C0CEE">
      <w:r>
        <w:t>Al recopilar las repuestas de los usuarios luego de</w:t>
      </w:r>
      <w:r w:rsidR="007C0CEE">
        <w:t xml:space="preserve"> que estos</w:t>
      </w:r>
      <w:r>
        <w:t xml:space="preserve"> realizar</w:t>
      </w:r>
      <w:r w:rsidR="007C0CEE">
        <w:t>an</w:t>
      </w:r>
      <w:r>
        <w:t xml:space="preserve"> las pruebas</w:t>
      </w:r>
      <w:r w:rsidR="004C4B6A">
        <w:t xml:space="preserve"> de manera remota</w:t>
      </w:r>
      <w:r>
        <w:t xml:space="preserve"> y completar</w:t>
      </w:r>
      <w:r w:rsidR="007C0CEE">
        <w:t>an</w:t>
      </w:r>
      <w:r>
        <w:t xml:space="preserve"> el cuestionario </w:t>
      </w:r>
      <w:r w:rsidR="004C4B6A">
        <w:t xml:space="preserve">de evaluación, </w:t>
      </w:r>
      <w:r>
        <w:t>se pudieron observar los siguientes resultados.</w:t>
      </w:r>
    </w:p>
    <w:tbl>
      <w:tblPr>
        <w:tblStyle w:val="Tablanormal31"/>
        <w:tblW w:w="4256" w:type="pct"/>
        <w:tblLook w:val="04A0" w:firstRow="1" w:lastRow="0" w:firstColumn="1" w:lastColumn="0" w:noHBand="0" w:noVBand="1"/>
      </w:tblPr>
      <w:tblGrid>
        <w:gridCol w:w="1619"/>
        <w:gridCol w:w="472"/>
        <w:gridCol w:w="472"/>
        <w:gridCol w:w="472"/>
        <w:gridCol w:w="472"/>
        <w:gridCol w:w="472"/>
        <w:gridCol w:w="472"/>
        <w:gridCol w:w="472"/>
        <w:gridCol w:w="472"/>
        <w:gridCol w:w="472"/>
        <w:gridCol w:w="583"/>
        <w:gridCol w:w="583"/>
        <w:gridCol w:w="583"/>
        <w:gridCol w:w="1305"/>
      </w:tblGrid>
      <w:tr w:rsidR="00453A30" w:rsidRPr="003D0C9C" w14:paraId="7A44805F" w14:textId="77777777" w:rsidTr="003D0C9C">
        <w:trPr>
          <w:cnfStyle w:val="100000000000" w:firstRow="1" w:lastRow="0" w:firstColumn="0" w:lastColumn="0" w:oddVBand="0" w:evenVBand="0" w:oddHBand="0" w:evenHBand="0" w:firstRowFirstColumn="0" w:firstRowLastColumn="0" w:lastRowFirstColumn="0" w:lastRowLastColumn="0"/>
          <w:trHeight w:val="588"/>
        </w:trPr>
        <w:tc>
          <w:tcPr>
            <w:cnfStyle w:val="001000000100" w:firstRow="0" w:lastRow="0" w:firstColumn="1" w:lastColumn="0" w:oddVBand="0" w:evenVBand="0" w:oddHBand="0" w:evenHBand="0" w:firstRowFirstColumn="1" w:firstRowLastColumn="0" w:lastRowFirstColumn="0" w:lastRowLastColumn="0"/>
            <w:tcW w:w="743" w:type="pct"/>
            <w:noWrap/>
            <w:vAlign w:val="center"/>
            <w:hideMark/>
          </w:tcPr>
          <w:p w14:paraId="34581EBB" w14:textId="77777777" w:rsidR="00453A30" w:rsidRPr="00453A30" w:rsidRDefault="00453A30" w:rsidP="007C0CEE">
            <w:pPr>
              <w:jc w:val="center"/>
              <w:rPr>
                <w:rFonts w:eastAsia="Times New Roman" w:cs="Arial"/>
                <w:sz w:val="20"/>
                <w:szCs w:val="20"/>
                <w:lang w:eastAsia="es-PA"/>
              </w:rPr>
            </w:pPr>
            <w:r w:rsidRPr="003D0C9C">
              <w:rPr>
                <w:rFonts w:eastAsia="Times New Roman" w:cs="Arial"/>
                <w:sz w:val="20"/>
                <w:szCs w:val="20"/>
                <w:lang w:eastAsia="es-PA"/>
              </w:rPr>
              <w:t xml:space="preserve">PREGUNTA </w:t>
            </w:r>
            <w:proofErr w:type="spellStart"/>
            <w:r w:rsidRPr="003D0C9C">
              <w:rPr>
                <w:rFonts w:eastAsia="Times New Roman" w:cs="Arial"/>
                <w:sz w:val="20"/>
                <w:szCs w:val="20"/>
                <w:lang w:eastAsia="es-PA"/>
              </w:rPr>
              <w:t>N°</w:t>
            </w:r>
            <w:proofErr w:type="spellEnd"/>
          </w:p>
        </w:tc>
        <w:tc>
          <w:tcPr>
            <w:tcW w:w="260" w:type="pct"/>
            <w:noWrap/>
            <w:vAlign w:val="center"/>
            <w:hideMark/>
          </w:tcPr>
          <w:p w14:paraId="339FC4A6"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w:t>
            </w:r>
          </w:p>
        </w:tc>
        <w:tc>
          <w:tcPr>
            <w:tcW w:w="260" w:type="pct"/>
            <w:noWrap/>
            <w:vAlign w:val="center"/>
            <w:hideMark/>
          </w:tcPr>
          <w:p w14:paraId="1347F08B"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R2</w:t>
            </w:r>
          </w:p>
        </w:tc>
        <w:tc>
          <w:tcPr>
            <w:tcW w:w="260" w:type="pct"/>
            <w:noWrap/>
            <w:vAlign w:val="center"/>
            <w:hideMark/>
          </w:tcPr>
          <w:p w14:paraId="49E3CEF9"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R3</w:t>
            </w:r>
          </w:p>
        </w:tc>
        <w:tc>
          <w:tcPr>
            <w:tcW w:w="260" w:type="pct"/>
            <w:noWrap/>
            <w:vAlign w:val="center"/>
            <w:hideMark/>
          </w:tcPr>
          <w:p w14:paraId="4388156D"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R4</w:t>
            </w:r>
          </w:p>
        </w:tc>
        <w:tc>
          <w:tcPr>
            <w:tcW w:w="260" w:type="pct"/>
            <w:noWrap/>
            <w:vAlign w:val="center"/>
            <w:hideMark/>
          </w:tcPr>
          <w:p w14:paraId="56AAD0CF"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R5</w:t>
            </w:r>
          </w:p>
        </w:tc>
        <w:tc>
          <w:tcPr>
            <w:tcW w:w="260" w:type="pct"/>
            <w:noWrap/>
            <w:vAlign w:val="center"/>
            <w:hideMark/>
          </w:tcPr>
          <w:p w14:paraId="721989B6"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R6</w:t>
            </w:r>
          </w:p>
        </w:tc>
        <w:tc>
          <w:tcPr>
            <w:tcW w:w="260" w:type="pct"/>
            <w:noWrap/>
            <w:vAlign w:val="center"/>
            <w:hideMark/>
          </w:tcPr>
          <w:p w14:paraId="58C4F643"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R7</w:t>
            </w:r>
          </w:p>
        </w:tc>
        <w:tc>
          <w:tcPr>
            <w:tcW w:w="260" w:type="pct"/>
            <w:noWrap/>
            <w:vAlign w:val="center"/>
            <w:hideMark/>
          </w:tcPr>
          <w:p w14:paraId="17285EF4"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R8</w:t>
            </w:r>
          </w:p>
        </w:tc>
        <w:tc>
          <w:tcPr>
            <w:tcW w:w="260" w:type="pct"/>
            <w:noWrap/>
            <w:vAlign w:val="center"/>
            <w:hideMark/>
          </w:tcPr>
          <w:p w14:paraId="02CF7EBA"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R9</w:t>
            </w:r>
          </w:p>
        </w:tc>
        <w:tc>
          <w:tcPr>
            <w:tcW w:w="312" w:type="pct"/>
            <w:noWrap/>
            <w:vAlign w:val="center"/>
            <w:hideMark/>
          </w:tcPr>
          <w:p w14:paraId="6D3D4F01"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R10</w:t>
            </w:r>
          </w:p>
        </w:tc>
        <w:tc>
          <w:tcPr>
            <w:tcW w:w="312" w:type="pct"/>
            <w:noWrap/>
            <w:vAlign w:val="center"/>
            <w:hideMark/>
          </w:tcPr>
          <w:p w14:paraId="640CC45D"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R11</w:t>
            </w:r>
          </w:p>
        </w:tc>
        <w:tc>
          <w:tcPr>
            <w:tcW w:w="312" w:type="pct"/>
            <w:noWrap/>
            <w:vAlign w:val="center"/>
            <w:hideMark/>
          </w:tcPr>
          <w:p w14:paraId="58D5FD06"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R12</w:t>
            </w:r>
          </w:p>
        </w:tc>
        <w:tc>
          <w:tcPr>
            <w:tcW w:w="979" w:type="pct"/>
            <w:noWrap/>
            <w:vAlign w:val="center"/>
            <w:hideMark/>
          </w:tcPr>
          <w:p w14:paraId="2458B5D5"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 xml:space="preserve">PROMEDIO </w:t>
            </w:r>
          </w:p>
        </w:tc>
      </w:tr>
      <w:tr w:rsidR="00453A30" w:rsidRPr="003D0C9C" w14:paraId="362C5D5B"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30FDAE1B"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w:t>
            </w:r>
          </w:p>
        </w:tc>
        <w:tc>
          <w:tcPr>
            <w:tcW w:w="260" w:type="pct"/>
            <w:noWrap/>
            <w:vAlign w:val="center"/>
            <w:hideMark/>
          </w:tcPr>
          <w:p w14:paraId="0F0D0360"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1472AE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244CBA3"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444F426"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2457232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DED042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8C65790"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7C1A1D0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0D7AC9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3D04249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62FCC6F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312" w:type="pct"/>
            <w:noWrap/>
            <w:vAlign w:val="center"/>
            <w:hideMark/>
          </w:tcPr>
          <w:p w14:paraId="1669D33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14:paraId="74D8A48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14:paraId="2514B334"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5F063A35"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2</w:t>
            </w:r>
          </w:p>
        </w:tc>
        <w:tc>
          <w:tcPr>
            <w:tcW w:w="260" w:type="pct"/>
            <w:noWrap/>
            <w:vAlign w:val="center"/>
            <w:hideMark/>
          </w:tcPr>
          <w:p w14:paraId="0CF3EE68"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50DB58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9F9697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04FABE8"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3B82CD9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416838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EC1CD09"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3BE37BB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210D936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20DC257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38971529"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17139D3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14:paraId="6682055D"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r>
      <w:tr w:rsidR="00453A30" w:rsidRPr="003D0C9C" w14:paraId="298D3E4F"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262B9361"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3</w:t>
            </w:r>
          </w:p>
        </w:tc>
        <w:tc>
          <w:tcPr>
            <w:tcW w:w="260" w:type="pct"/>
            <w:noWrap/>
            <w:vAlign w:val="center"/>
            <w:hideMark/>
          </w:tcPr>
          <w:p w14:paraId="70C1C0A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5408033B"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5270DC5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EC2547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02E548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5C6DCB4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7B1D70B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37AD0BD"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09A6A0A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586CFC4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68172E0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5C4E5EAB"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14:paraId="4592BDEE"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14:paraId="54439E0B"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2A9C374A"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4</w:t>
            </w:r>
          </w:p>
        </w:tc>
        <w:tc>
          <w:tcPr>
            <w:tcW w:w="260" w:type="pct"/>
            <w:noWrap/>
            <w:vAlign w:val="center"/>
            <w:hideMark/>
          </w:tcPr>
          <w:p w14:paraId="4601DC8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5075642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28F3E5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C56C50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7D267D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5DE5FD4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5B31FE08"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7EB5B1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B114CB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31B871B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0BEED7D7"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64DB1797"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14:paraId="4424D67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14:paraId="1DC29A96"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4112E28A"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5</w:t>
            </w:r>
          </w:p>
        </w:tc>
        <w:tc>
          <w:tcPr>
            <w:tcW w:w="260" w:type="pct"/>
            <w:noWrap/>
            <w:vAlign w:val="center"/>
            <w:hideMark/>
          </w:tcPr>
          <w:p w14:paraId="0C899A1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5E9CCB6"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55F1FD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14:paraId="6D56082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14:paraId="1884643E"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2A065380"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FBE1916"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AD534B0"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705319A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3F0C141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4D6B193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20B2ED3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14:paraId="0B42D3C3"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14:paraId="616FE425"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4DB12F8D"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6</w:t>
            </w:r>
          </w:p>
        </w:tc>
        <w:tc>
          <w:tcPr>
            <w:tcW w:w="260" w:type="pct"/>
            <w:noWrap/>
            <w:vAlign w:val="center"/>
            <w:hideMark/>
          </w:tcPr>
          <w:p w14:paraId="217A23D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5BEC7D9"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305C59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F7B2CEA"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14:paraId="63770A2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8CCC7BD"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317948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AA8A92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036CF411"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05DBCF9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5CB6F1F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716EBB4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14:paraId="40142F8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14:paraId="62771CDF"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1C904FB0"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7</w:t>
            </w:r>
          </w:p>
        </w:tc>
        <w:tc>
          <w:tcPr>
            <w:tcW w:w="260" w:type="pct"/>
            <w:noWrap/>
            <w:vAlign w:val="center"/>
            <w:hideMark/>
          </w:tcPr>
          <w:p w14:paraId="674DCA2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2E515BB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23846A3"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3FA95C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7F5201A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817A57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E3388B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6A0FCC8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7B27771E"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3411ACB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251AC04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0E4ED2DD"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14:paraId="00FC19D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14:paraId="6A5F0E02"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0E9B8ED4"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8</w:t>
            </w:r>
          </w:p>
        </w:tc>
        <w:tc>
          <w:tcPr>
            <w:tcW w:w="260" w:type="pct"/>
            <w:noWrap/>
            <w:vAlign w:val="center"/>
            <w:hideMark/>
          </w:tcPr>
          <w:p w14:paraId="00C3049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54945A8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5A615A3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3CFA4C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FF0951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3B93B146"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C04AD3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A74CD59"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14:paraId="7DF6B109"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7BF2A11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261A4B0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59BCAEB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14:paraId="3686BF2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1</w:t>
            </w:r>
          </w:p>
        </w:tc>
      </w:tr>
      <w:tr w:rsidR="00453A30" w:rsidRPr="003D0C9C" w14:paraId="712B1976"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5BA94555"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9</w:t>
            </w:r>
          </w:p>
        </w:tc>
        <w:tc>
          <w:tcPr>
            <w:tcW w:w="260" w:type="pct"/>
            <w:noWrap/>
            <w:vAlign w:val="center"/>
            <w:hideMark/>
          </w:tcPr>
          <w:p w14:paraId="07D5A93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2AC98CEE"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1305A2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6FF864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3CE174D"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6460947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682CEC4D"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E7239F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1F26731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211A730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0EBBB16E"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5192934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14:paraId="7F295EE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14:paraId="075277E5"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1D7CB7C9"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10</w:t>
            </w:r>
          </w:p>
        </w:tc>
        <w:tc>
          <w:tcPr>
            <w:tcW w:w="260" w:type="pct"/>
            <w:noWrap/>
            <w:vAlign w:val="center"/>
            <w:hideMark/>
          </w:tcPr>
          <w:p w14:paraId="54A34D7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7E0D2D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7042897"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595F71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534AC6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0C5F79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5B7C9A7"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6BFB9D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448A94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329393B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6295A0ED"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214B83B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14:paraId="690887E6" w14:textId="77777777" w:rsidR="00453A30" w:rsidRPr="00453A30" w:rsidRDefault="00453A30" w:rsidP="00B659EB">
            <w:pPr>
              <w:keepNext/>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2</w:t>
            </w:r>
          </w:p>
        </w:tc>
      </w:tr>
    </w:tbl>
    <w:p w14:paraId="01CE50E8" w14:textId="77777777" w:rsidR="00F65714" w:rsidRDefault="00B659EB" w:rsidP="0067401E">
      <w:pPr>
        <w:pStyle w:val="Caption"/>
        <w:jc w:val="center"/>
      </w:pPr>
      <w:bookmarkStart w:id="424" w:name="_Toc52322234"/>
      <w:r>
        <w:t xml:space="preserve">Tabla </w:t>
      </w:r>
      <w:r w:rsidR="00262711">
        <w:fldChar w:fldCharType="begin"/>
      </w:r>
      <w:r w:rsidR="00262711">
        <w:instrText xml:space="preserve"> SEQ Tabla \* ARABIC </w:instrText>
      </w:r>
      <w:r w:rsidR="00262711">
        <w:fldChar w:fldCharType="separate"/>
      </w:r>
      <w:r>
        <w:rPr>
          <w:noProof/>
        </w:rPr>
        <w:t>5</w:t>
      </w:r>
      <w:r w:rsidR="00262711">
        <w:rPr>
          <w:noProof/>
        </w:rPr>
        <w:fldChar w:fldCharType="end"/>
      </w:r>
      <w:r>
        <w:t>: Resultados de las pruebas Remotas</w:t>
      </w:r>
      <w:bookmarkEnd w:id="424"/>
    </w:p>
    <w:p w14:paraId="6302770C" w14:textId="77777777" w:rsidR="00453A30" w:rsidRDefault="00940AB7" w:rsidP="007C0CEE">
      <w:r>
        <w:t>Para obtener el resultado final</w:t>
      </w:r>
      <w:r w:rsidR="00B37773">
        <w:t xml:space="preserve"> en base a 100</w:t>
      </w:r>
      <w:r>
        <w:t xml:space="preserve"> del Sistema de Escala de usabilidad seguimos el siguiente procedimiento:</w:t>
      </w:r>
    </w:p>
    <w:p w14:paraId="709DEBFD" w14:textId="77777777" w:rsidR="00940AB7" w:rsidRDefault="00940AB7" w:rsidP="007C0CEE">
      <w:r>
        <w:t xml:space="preserve">Se suma el promedio de las preguntas </w:t>
      </w:r>
      <w:r w:rsidR="00E303F6">
        <w:t>im</w:t>
      </w:r>
      <w:r>
        <w:t>pares y al total se le resta 5:</w:t>
      </w:r>
    </w:p>
    <w:p w14:paraId="75733794" w14:textId="77777777" w:rsidR="00940AB7" w:rsidRDefault="00D97FE7" w:rsidP="007C0CEE">
      <w:pPr>
        <w:rPr>
          <w:b/>
        </w:rPr>
      </w:pPr>
      <w:r>
        <w:t xml:space="preserve">(4 + 5 + 4 + 5 + 5) - 5 = 23 - 5 = </w:t>
      </w:r>
      <w:r w:rsidRPr="00D97FE7">
        <w:rPr>
          <w:b/>
        </w:rPr>
        <w:t>18</w:t>
      </w:r>
    </w:p>
    <w:p w14:paraId="60280D8B" w14:textId="77777777" w:rsidR="00D97FE7" w:rsidRDefault="00D97FE7" w:rsidP="007C0CEE">
      <w:r>
        <w:t>Se suma el promedio de las preguntas pares y el total se resta de 25:</w:t>
      </w:r>
    </w:p>
    <w:p w14:paraId="7B9C732C" w14:textId="77777777" w:rsidR="00D97FE7" w:rsidRDefault="00D97FE7" w:rsidP="007C0CEE">
      <w:pPr>
        <w:rPr>
          <w:b/>
        </w:rPr>
      </w:pPr>
      <w:r>
        <w:t xml:space="preserve">25 - (2 + 2 + 2 + 1 + 2) = 25 - 9 = </w:t>
      </w:r>
      <w:r w:rsidRPr="00D97FE7">
        <w:rPr>
          <w:b/>
        </w:rPr>
        <w:t>16</w:t>
      </w:r>
    </w:p>
    <w:p w14:paraId="3BFB4B7B" w14:textId="77777777" w:rsidR="00D97FE7" w:rsidRDefault="00D97FE7" w:rsidP="007C0CEE">
      <w:r w:rsidRPr="00D97FE7">
        <w:lastRenderedPageBreak/>
        <w:t>Se suman</w:t>
      </w:r>
      <w:r>
        <w:t xml:space="preserve"> ambos resultados y se multiplica por 2.5:</w:t>
      </w:r>
    </w:p>
    <w:p w14:paraId="328B8820" w14:textId="77777777" w:rsidR="00D97FE7" w:rsidRDefault="00D97FE7" w:rsidP="007C0CEE">
      <w:pPr>
        <w:rPr>
          <w:b/>
        </w:rPr>
      </w:pPr>
      <w:r>
        <w:t xml:space="preserve">(18 + 16) * 2.5 = 35 * 2.5 = </w:t>
      </w:r>
      <w:r w:rsidRPr="00B37773">
        <w:rPr>
          <w:b/>
        </w:rPr>
        <w:t>85</w:t>
      </w:r>
    </w:p>
    <w:p w14:paraId="2DF1F051" w14:textId="77777777" w:rsidR="00B37773" w:rsidRPr="00F65714" w:rsidRDefault="00F65714" w:rsidP="00F65714">
      <w:pPr>
        <w:rPr>
          <w:lang w:eastAsia="es-PA"/>
        </w:rPr>
      </w:pPr>
      <w:r>
        <w:rPr>
          <w:lang w:eastAsia="es-PA"/>
        </w:rPr>
        <w:t>Al tratarse de un sistema de puntuación en donde 100 es el puntaje máximo que se puede obtener, el rendimiento de usabilidad queda establecido según el siguiente cuadro de resultados.</w:t>
      </w:r>
    </w:p>
    <w:tbl>
      <w:tblPr>
        <w:tblStyle w:val="Tablanormal31"/>
        <w:tblW w:w="0" w:type="auto"/>
        <w:tblLook w:val="04A0" w:firstRow="1" w:lastRow="0" w:firstColumn="1" w:lastColumn="0" w:noHBand="0" w:noVBand="1"/>
      </w:tblPr>
      <w:tblGrid>
        <w:gridCol w:w="1150"/>
        <w:gridCol w:w="961"/>
        <w:gridCol w:w="3239"/>
      </w:tblGrid>
      <w:tr w:rsidR="00B37773" w:rsidRPr="00F65714" w14:paraId="0654EB51" w14:textId="77777777" w:rsidTr="00F65714">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0" w:type="auto"/>
            <w:hideMark/>
          </w:tcPr>
          <w:p w14:paraId="359D3236" w14:textId="77777777" w:rsidR="00B37773" w:rsidRPr="00F65714" w:rsidRDefault="00F65714" w:rsidP="00B37773">
            <w:pPr>
              <w:jc w:val="center"/>
              <w:rPr>
                <w:rFonts w:eastAsia="Times New Roman" w:cs="Arial"/>
                <w:sz w:val="20"/>
                <w:szCs w:val="20"/>
                <w:lang w:eastAsia="es-PA"/>
              </w:rPr>
            </w:pPr>
            <w:r w:rsidRPr="00F65714">
              <w:rPr>
                <w:rFonts w:eastAsia="Times New Roman" w:cs="Arial"/>
                <w:sz w:val="20"/>
                <w:szCs w:val="20"/>
                <w:lang w:eastAsia="es-PA"/>
              </w:rPr>
              <w:t>Puntaje</w:t>
            </w:r>
          </w:p>
        </w:tc>
        <w:tc>
          <w:tcPr>
            <w:tcW w:w="0" w:type="auto"/>
            <w:hideMark/>
          </w:tcPr>
          <w:p w14:paraId="6A9C12D6" w14:textId="77777777" w:rsidR="00B37773" w:rsidRPr="00F65714" w:rsidRDefault="00B37773" w:rsidP="00B37773">
            <w:pPr>
              <w:jc w:val="center"/>
              <w:cnfStyle w:val="100000000000" w:firstRow="1"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F65714">
              <w:rPr>
                <w:rFonts w:eastAsia="Times New Roman" w:cs="Arial"/>
                <w:sz w:val="20"/>
                <w:szCs w:val="20"/>
                <w:lang w:eastAsia="es-PA"/>
              </w:rPr>
              <w:t>Grado</w:t>
            </w:r>
          </w:p>
        </w:tc>
        <w:tc>
          <w:tcPr>
            <w:tcW w:w="0" w:type="auto"/>
            <w:hideMark/>
          </w:tcPr>
          <w:p w14:paraId="008B980D" w14:textId="77777777" w:rsidR="00B37773" w:rsidRPr="00F65714" w:rsidRDefault="00F65714" w:rsidP="00B37773">
            <w:pPr>
              <w:jc w:val="center"/>
              <w:cnfStyle w:val="100000000000" w:firstRow="1"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F65714">
              <w:rPr>
                <w:rFonts w:eastAsia="Times New Roman" w:cs="Arial"/>
                <w:sz w:val="20"/>
                <w:szCs w:val="20"/>
                <w:lang w:eastAsia="es-PA"/>
              </w:rPr>
              <w:t>Rendimiento de usabilidad</w:t>
            </w:r>
          </w:p>
        </w:tc>
      </w:tr>
      <w:tr w:rsidR="00B37773" w:rsidRPr="00B37773" w14:paraId="392BA384" w14:textId="77777777" w:rsidTr="00F6571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02D42593"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&gt; 80,3</w:t>
            </w:r>
          </w:p>
        </w:tc>
        <w:tc>
          <w:tcPr>
            <w:tcW w:w="0" w:type="auto"/>
            <w:hideMark/>
          </w:tcPr>
          <w:p w14:paraId="1FB21848"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Pr>
                <w:rFonts w:eastAsia="Times New Roman" w:cs="Arial"/>
                <w:sz w:val="20"/>
                <w:szCs w:val="20"/>
                <w:lang w:eastAsia="es-PA"/>
              </w:rPr>
              <w:t>A</w:t>
            </w:r>
          </w:p>
        </w:tc>
        <w:tc>
          <w:tcPr>
            <w:tcW w:w="0" w:type="auto"/>
            <w:hideMark/>
          </w:tcPr>
          <w:p w14:paraId="0E5A4C3E"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Excelente</w:t>
            </w:r>
          </w:p>
        </w:tc>
      </w:tr>
      <w:tr w:rsidR="00B37773" w:rsidRPr="00B37773" w14:paraId="61ADE08F" w14:textId="77777777" w:rsidTr="00F65714">
        <w:trPr>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5A2CD33F"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68 - 80,3</w:t>
            </w:r>
          </w:p>
        </w:tc>
        <w:tc>
          <w:tcPr>
            <w:tcW w:w="0" w:type="auto"/>
            <w:hideMark/>
          </w:tcPr>
          <w:p w14:paraId="04B0FEFE"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Pr>
                <w:rFonts w:eastAsia="Times New Roman" w:cs="Arial"/>
                <w:sz w:val="20"/>
                <w:szCs w:val="20"/>
                <w:lang w:eastAsia="es-PA"/>
              </w:rPr>
              <w:t>B</w:t>
            </w:r>
          </w:p>
        </w:tc>
        <w:tc>
          <w:tcPr>
            <w:tcW w:w="0" w:type="auto"/>
            <w:hideMark/>
          </w:tcPr>
          <w:p w14:paraId="1533075B"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14:paraId="4C7C9EC0" w14:textId="77777777" w:rsidTr="00F6571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668CB81F"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w:t>
            </w:r>
          </w:p>
        </w:tc>
        <w:tc>
          <w:tcPr>
            <w:tcW w:w="0" w:type="auto"/>
            <w:hideMark/>
          </w:tcPr>
          <w:p w14:paraId="3F8065DD"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C</w:t>
            </w:r>
          </w:p>
        </w:tc>
        <w:tc>
          <w:tcPr>
            <w:tcW w:w="0" w:type="auto"/>
            <w:hideMark/>
          </w:tcPr>
          <w:p w14:paraId="3BD098A4"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14:paraId="559A8836" w14:textId="77777777" w:rsidTr="00F65714">
        <w:trPr>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63E2F70D"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51 - 68</w:t>
            </w:r>
          </w:p>
        </w:tc>
        <w:tc>
          <w:tcPr>
            <w:tcW w:w="0" w:type="auto"/>
            <w:hideMark/>
          </w:tcPr>
          <w:p w14:paraId="152C9C9F"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Pr>
                <w:rFonts w:eastAsia="Times New Roman" w:cs="Arial"/>
                <w:sz w:val="20"/>
                <w:szCs w:val="20"/>
                <w:lang w:eastAsia="es-PA"/>
              </w:rPr>
              <w:t>D</w:t>
            </w:r>
          </w:p>
        </w:tc>
        <w:tc>
          <w:tcPr>
            <w:tcW w:w="0" w:type="auto"/>
            <w:hideMark/>
          </w:tcPr>
          <w:p w14:paraId="6B812CA4"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Pobre</w:t>
            </w:r>
          </w:p>
        </w:tc>
      </w:tr>
      <w:tr w:rsidR="00B37773" w:rsidRPr="00B37773" w14:paraId="3980D11E" w14:textId="77777777" w:rsidTr="00F6571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24686A8B"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&lt;</w:t>
            </w:r>
            <w:r w:rsidR="0047072C">
              <w:rPr>
                <w:rFonts w:eastAsia="Times New Roman" w:cs="Arial"/>
                <w:sz w:val="20"/>
                <w:szCs w:val="20"/>
                <w:lang w:eastAsia="es-PA"/>
              </w:rPr>
              <w:t xml:space="preserve"> </w:t>
            </w:r>
            <w:r w:rsidRPr="00B37773">
              <w:rPr>
                <w:rFonts w:eastAsia="Times New Roman" w:cs="Arial"/>
                <w:sz w:val="20"/>
                <w:szCs w:val="20"/>
                <w:lang w:eastAsia="es-PA"/>
              </w:rPr>
              <w:t>51</w:t>
            </w:r>
          </w:p>
        </w:tc>
        <w:tc>
          <w:tcPr>
            <w:tcW w:w="0" w:type="auto"/>
            <w:hideMark/>
          </w:tcPr>
          <w:p w14:paraId="54CC11B0"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F</w:t>
            </w:r>
          </w:p>
        </w:tc>
        <w:tc>
          <w:tcPr>
            <w:tcW w:w="0" w:type="auto"/>
            <w:hideMark/>
          </w:tcPr>
          <w:p w14:paraId="33CF79CF" w14:textId="77777777" w:rsidR="00B37773" w:rsidRPr="00B37773" w:rsidRDefault="00B37773" w:rsidP="00B659EB">
            <w:pPr>
              <w:keepNext/>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Horrible</w:t>
            </w:r>
          </w:p>
        </w:tc>
      </w:tr>
    </w:tbl>
    <w:p w14:paraId="1DE33A5A" w14:textId="77777777" w:rsidR="00B37773" w:rsidRDefault="00B659EB" w:rsidP="0067401E">
      <w:pPr>
        <w:pStyle w:val="Caption"/>
        <w:jc w:val="center"/>
      </w:pPr>
      <w:bookmarkStart w:id="425" w:name="_Toc52322235"/>
      <w:r>
        <w:t xml:space="preserve">Tabla </w:t>
      </w:r>
      <w:r w:rsidR="00262711">
        <w:fldChar w:fldCharType="begin"/>
      </w:r>
      <w:r w:rsidR="00262711">
        <w:instrText xml:space="preserve"> SEQ Tabla \* ARABIC </w:instrText>
      </w:r>
      <w:r w:rsidR="00262711">
        <w:fldChar w:fldCharType="separate"/>
      </w:r>
      <w:r>
        <w:rPr>
          <w:noProof/>
        </w:rPr>
        <w:t>6</w:t>
      </w:r>
      <w:r w:rsidR="00262711">
        <w:rPr>
          <w:noProof/>
        </w:rPr>
        <w:fldChar w:fldCharType="end"/>
      </w:r>
      <w:r>
        <w:t>: Puntaje de rendimiento de usabilidad</w:t>
      </w:r>
      <w:bookmarkEnd w:id="425"/>
    </w:p>
    <w:p w14:paraId="314248FE" w14:textId="77777777" w:rsidR="000E05C2" w:rsidRDefault="0047072C" w:rsidP="00C27915">
      <w:pPr>
        <w:rPr>
          <w:highlight w:val="yellow"/>
        </w:rPr>
      </w:pPr>
      <w:r>
        <w:t xml:space="preserve">Al obtener un resultado de 85 se determina el rendimiento de usabilidad como </w:t>
      </w:r>
      <w:r w:rsidR="00297EB7">
        <w:t xml:space="preserve">de grado A, </w:t>
      </w:r>
      <w:r>
        <w:t>excelente.</w:t>
      </w:r>
    </w:p>
    <w:p w14:paraId="56F6F7E3" w14:textId="77777777" w:rsidR="00FB75A4" w:rsidRDefault="00FB75A4" w:rsidP="00FB75A4">
      <w:pPr>
        <w:rPr>
          <w:highlight w:val="yellow"/>
        </w:rPr>
      </w:pPr>
    </w:p>
    <w:p w14:paraId="5B90A178" w14:textId="77777777" w:rsidR="00FB75A4" w:rsidRDefault="00FB75A4" w:rsidP="00FB75A4">
      <w:pPr>
        <w:rPr>
          <w:highlight w:val="yellow"/>
        </w:rPr>
      </w:pPr>
    </w:p>
    <w:p w14:paraId="568F68E9" w14:textId="77777777" w:rsidR="00FB75A4" w:rsidRDefault="00FB75A4" w:rsidP="00FB75A4">
      <w:pPr>
        <w:rPr>
          <w:highlight w:val="yellow"/>
        </w:rPr>
      </w:pPr>
    </w:p>
    <w:p w14:paraId="56B89732" w14:textId="77777777" w:rsidR="00FB75A4" w:rsidRDefault="00FB75A4" w:rsidP="00FB75A4">
      <w:pPr>
        <w:rPr>
          <w:highlight w:val="yellow"/>
        </w:rPr>
      </w:pPr>
    </w:p>
    <w:p w14:paraId="028D503B" w14:textId="77777777" w:rsidR="00BC585F" w:rsidRDefault="00BC585F" w:rsidP="00FB75A4">
      <w:pPr>
        <w:rPr>
          <w:highlight w:val="yellow"/>
        </w:rPr>
      </w:pPr>
    </w:p>
    <w:p w14:paraId="024B8C9A" w14:textId="77777777" w:rsidR="00BC585F" w:rsidRDefault="00BC585F" w:rsidP="00FB75A4">
      <w:pPr>
        <w:rPr>
          <w:highlight w:val="yellow"/>
        </w:rPr>
      </w:pPr>
    </w:p>
    <w:p w14:paraId="275DA706" w14:textId="77777777" w:rsidR="00BC585F" w:rsidRDefault="00BC585F" w:rsidP="00FB75A4">
      <w:pPr>
        <w:rPr>
          <w:highlight w:val="yellow"/>
        </w:rPr>
      </w:pPr>
    </w:p>
    <w:p w14:paraId="4EDD48B2" w14:textId="77777777" w:rsidR="00BC585F" w:rsidRDefault="00BC585F" w:rsidP="00FB75A4">
      <w:pPr>
        <w:rPr>
          <w:highlight w:val="yellow"/>
        </w:rPr>
      </w:pPr>
    </w:p>
    <w:p w14:paraId="1A3ABDB7" w14:textId="77777777" w:rsidR="00BC585F" w:rsidRDefault="00BC585F" w:rsidP="00FB75A4">
      <w:pPr>
        <w:rPr>
          <w:highlight w:val="yellow"/>
        </w:rPr>
      </w:pPr>
    </w:p>
    <w:p w14:paraId="5A8CE248" w14:textId="77777777" w:rsidR="00BC585F" w:rsidRDefault="00BC585F" w:rsidP="00FB75A4">
      <w:pPr>
        <w:rPr>
          <w:highlight w:val="yellow"/>
        </w:rPr>
      </w:pPr>
    </w:p>
    <w:p w14:paraId="69D1C4F6" w14:textId="77777777" w:rsidR="00BC585F" w:rsidRDefault="00BC585F" w:rsidP="00FB75A4">
      <w:pPr>
        <w:rPr>
          <w:highlight w:val="yellow"/>
        </w:rPr>
      </w:pPr>
    </w:p>
    <w:p w14:paraId="2F7E0548" w14:textId="77777777" w:rsidR="00BC585F" w:rsidRDefault="00BC585F" w:rsidP="00FB75A4">
      <w:pPr>
        <w:rPr>
          <w:highlight w:val="yellow"/>
        </w:rPr>
      </w:pPr>
    </w:p>
    <w:p w14:paraId="45375276" w14:textId="77777777" w:rsidR="00493FCF" w:rsidRDefault="00493FCF" w:rsidP="00493FCF">
      <w:pPr>
        <w:pStyle w:val="Heading1"/>
        <w:jc w:val="both"/>
      </w:pPr>
    </w:p>
    <w:p w14:paraId="5DB878C6" w14:textId="76634212" w:rsidR="00BC585F" w:rsidRPr="00BC585F" w:rsidRDefault="00BC585F" w:rsidP="00493FCF">
      <w:pPr>
        <w:pStyle w:val="Heading1"/>
      </w:pPr>
      <w:bookmarkStart w:id="426" w:name="_Toc52322191"/>
      <w:r w:rsidRPr="00BC585F">
        <w:t>VII CONCLUSIONES</w:t>
      </w:r>
      <w:bookmarkEnd w:id="426"/>
    </w:p>
    <w:p w14:paraId="08FE2963" w14:textId="77777777" w:rsidR="00FB75A4" w:rsidRDefault="00FB75A4" w:rsidP="00FB75A4">
      <w:pPr>
        <w:rPr>
          <w:highlight w:val="yellow"/>
        </w:rPr>
      </w:pPr>
    </w:p>
    <w:p w14:paraId="19866C32" w14:textId="77777777" w:rsidR="00FB75A4" w:rsidRDefault="00FB75A4" w:rsidP="00FB75A4">
      <w:pPr>
        <w:rPr>
          <w:highlight w:val="yellow"/>
        </w:rPr>
      </w:pPr>
    </w:p>
    <w:p w14:paraId="54F17A9A" w14:textId="77777777" w:rsidR="00FB75A4" w:rsidRDefault="00FB75A4" w:rsidP="00FB75A4">
      <w:pPr>
        <w:rPr>
          <w:highlight w:val="yellow"/>
        </w:rPr>
      </w:pPr>
    </w:p>
    <w:p w14:paraId="4EF947E0" w14:textId="77777777" w:rsidR="00FB75A4" w:rsidRDefault="00FB75A4" w:rsidP="00FB75A4">
      <w:pPr>
        <w:rPr>
          <w:highlight w:val="yellow"/>
        </w:rPr>
      </w:pPr>
    </w:p>
    <w:p w14:paraId="4C4745B9" w14:textId="77777777" w:rsidR="00FB75A4" w:rsidRDefault="00FB75A4" w:rsidP="00FB75A4">
      <w:pPr>
        <w:rPr>
          <w:highlight w:val="yellow"/>
        </w:rPr>
      </w:pPr>
    </w:p>
    <w:p w14:paraId="654AB2E1" w14:textId="77777777" w:rsidR="00FB75A4" w:rsidRDefault="00FB75A4" w:rsidP="00FB75A4">
      <w:pPr>
        <w:rPr>
          <w:highlight w:val="yellow"/>
        </w:rPr>
      </w:pPr>
    </w:p>
    <w:p w14:paraId="7DBD586C" w14:textId="77777777" w:rsidR="00FB75A4" w:rsidRDefault="00FB75A4" w:rsidP="00FB75A4">
      <w:pPr>
        <w:rPr>
          <w:highlight w:val="yellow"/>
        </w:rPr>
      </w:pPr>
    </w:p>
    <w:p w14:paraId="63F61CA5" w14:textId="77777777" w:rsidR="00FB75A4" w:rsidRDefault="00FB75A4" w:rsidP="00FB75A4">
      <w:pPr>
        <w:rPr>
          <w:highlight w:val="yellow"/>
        </w:rPr>
      </w:pPr>
    </w:p>
    <w:p w14:paraId="73B5D80E" w14:textId="77777777" w:rsidR="00BC585F" w:rsidRDefault="00BC585F" w:rsidP="00FB75A4">
      <w:pPr>
        <w:rPr>
          <w:highlight w:val="yellow"/>
        </w:rPr>
      </w:pPr>
    </w:p>
    <w:p w14:paraId="222E836E" w14:textId="77777777" w:rsidR="00BC585F" w:rsidRDefault="00BC585F" w:rsidP="00FB75A4">
      <w:pPr>
        <w:rPr>
          <w:highlight w:val="yellow"/>
        </w:rPr>
      </w:pPr>
    </w:p>
    <w:p w14:paraId="6D74CDA1" w14:textId="77777777" w:rsidR="00BC585F" w:rsidRDefault="00BC585F" w:rsidP="00FB75A4">
      <w:pPr>
        <w:rPr>
          <w:highlight w:val="yellow"/>
        </w:rPr>
      </w:pPr>
    </w:p>
    <w:p w14:paraId="35017BF2" w14:textId="77777777" w:rsidR="00BC585F" w:rsidRDefault="00BC585F" w:rsidP="007A01D0">
      <w:pPr>
        <w:pStyle w:val="Heading1"/>
      </w:pPr>
      <w:bookmarkStart w:id="427" w:name="_Toc52322192"/>
      <w:r w:rsidRPr="0016217D">
        <w:t>CONCLUSIONES</w:t>
      </w:r>
      <w:bookmarkEnd w:id="427"/>
    </w:p>
    <w:p w14:paraId="14FCC078" w14:textId="48BD6B7B" w:rsidR="00F21546" w:rsidRDefault="00C34F47" w:rsidP="00F21546">
      <w:r>
        <w:t>L</w:t>
      </w:r>
      <w:r w:rsidR="00C53F55">
        <w:t xml:space="preserve">a información </w:t>
      </w:r>
      <w:r>
        <w:t xml:space="preserve">desarrollada a lo largo de este trabajo nos permite </w:t>
      </w:r>
      <w:del w:id="428" w:author="Elba Valderrama" w:date="2020-10-22T05:51:00Z">
        <w:r w:rsidDel="00A7033E">
          <w:delText xml:space="preserve">llegas </w:delText>
        </w:r>
      </w:del>
      <w:ins w:id="429" w:author="Elba Valderrama" w:date="2020-10-22T05:51:00Z">
        <w:r w:rsidR="00A7033E">
          <w:t xml:space="preserve">llegar </w:t>
        </w:r>
      </w:ins>
      <w:r>
        <w:t xml:space="preserve">a las siguientes </w:t>
      </w:r>
      <w:commentRangeStart w:id="430"/>
      <w:r>
        <w:t>conclusiones</w:t>
      </w:r>
      <w:commentRangeEnd w:id="430"/>
      <w:r w:rsidR="00A7033E">
        <w:rPr>
          <w:rStyle w:val="CommentReference"/>
        </w:rPr>
        <w:commentReference w:id="430"/>
      </w:r>
      <w:r>
        <w:t>:</w:t>
      </w:r>
    </w:p>
    <w:p w14:paraId="3F706EFF" w14:textId="67187DA7" w:rsidR="003908A1" w:rsidRDefault="00F21546" w:rsidP="00F21546">
      <w:pPr>
        <w:pStyle w:val="ListParagraph"/>
        <w:numPr>
          <w:ilvl w:val="0"/>
          <w:numId w:val="53"/>
        </w:numPr>
      </w:pPr>
      <w:del w:id="431" w:author="Elba Valderrama" w:date="2020-10-22T05:52:00Z">
        <w:r w:rsidDel="00A7033E">
          <w:delText>La implementación</w:delText>
        </w:r>
      </w:del>
      <w:ins w:id="432" w:author="Elba Valderrama" w:date="2020-10-22T05:52:00Z">
        <w:r w:rsidR="00A7033E">
          <w:t xml:space="preserve">El </w:t>
        </w:r>
        <w:proofErr w:type="gramStart"/>
        <w:r w:rsidR="00A7033E">
          <w:t xml:space="preserve">concepto </w:t>
        </w:r>
      </w:ins>
      <w:r>
        <w:t xml:space="preserve"> de</w:t>
      </w:r>
      <w:proofErr w:type="gramEnd"/>
      <w:r>
        <w:t xml:space="preserve"> un sistema</w:t>
      </w:r>
      <w:r w:rsidR="003908A1">
        <w:t xml:space="preserve"> </w:t>
      </w:r>
      <w:r w:rsidR="00801536">
        <w:t xml:space="preserve">en donde los docentes e investigadores puedan exponer temas de investigación y los estudiantes puedan tomarlos para el desarrollo de </w:t>
      </w:r>
      <w:r w:rsidR="003908A1">
        <w:t xml:space="preserve">sus </w:t>
      </w:r>
      <w:r w:rsidR="00801536">
        <w:t xml:space="preserve">trabajos de graduación, </w:t>
      </w:r>
      <w:r>
        <w:t xml:space="preserve">ha demostrado tener un alto nivel de aceptación dentro de la muestra de posibles </w:t>
      </w:r>
      <w:r>
        <w:lastRenderedPageBreak/>
        <w:t>usuarios, tal como lo indican las encuestas realizadas. Esto debido</w:t>
      </w:r>
      <w:r w:rsidR="00801536">
        <w:t xml:space="preserve"> a lo que</w:t>
      </w:r>
      <w:r>
        <w:t xml:space="preserve"> </w:t>
      </w:r>
      <w:r w:rsidR="00801536">
        <w:t xml:space="preserve">señalan los encuestados, </w:t>
      </w:r>
      <w:r>
        <w:t>la falta de un canal de comunicación apropiado</w:t>
      </w:r>
      <w:r w:rsidR="00801536">
        <w:t xml:space="preserve"> entre</w:t>
      </w:r>
      <w:r>
        <w:t xml:space="preserve"> </w:t>
      </w:r>
      <w:r w:rsidR="00801536">
        <w:t xml:space="preserve">ambas partes, lo que ocasiona que muchos </w:t>
      </w:r>
      <w:r w:rsidR="00493FCF">
        <w:t>temas de</w:t>
      </w:r>
      <w:r w:rsidR="00801536">
        <w:t xml:space="preserve"> investigación no sean </w:t>
      </w:r>
      <w:commentRangeStart w:id="433"/>
      <w:r w:rsidR="00801536">
        <w:t>desarrollados</w:t>
      </w:r>
      <w:commentRangeEnd w:id="433"/>
      <w:r w:rsidR="00A7033E">
        <w:rPr>
          <w:rStyle w:val="CommentReference"/>
        </w:rPr>
        <w:commentReference w:id="433"/>
      </w:r>
      <w:r>
        <w:t>.</w:t>
      </w:r>
    </w:p>
    <w:p w14:paraId="575EF757" w14:textId="77777777" w:rsidR="0058363D" w:rsidRDefault="00ED366B" w:rsidP="00F21546">
      <w:pPr>
        <w:pStyle w:val="ListParagraph"/>
        <w:numPr>
          <w:ilvl w:val="0"/>
          <w:numId w:val="53"/>
        </w:numPr>
      </w:pPr>
      <w:r>
        <w:t>Las encuestas realizadas demostraron</w:t>
      </w:r>
      <w:r w:rsidR="001046FF">
        <w:t>,</w:t>
      </w:r>
      <w:r>
        <w:t xml:space="preserve"> que </w:t>
      </w:r>
      <w:r w:rsidR="001046FF">
        <w:t>el 48.9%</w:t>
      </w:r>
      <w:r>
        <w:t xml:space="preserve"> de los encuestados desconoce la variedad de opciones a las que pueden optar al momento de realizar su trabajo de graduación.</w:t>
      </w:r>
      <w:r w:rsidR="0058363D">
        <w:t xml:space="preserve"> Esto, sumado a que muchos </w:t>
      </w:r>
      <w:r w:rsidR="001046FF">
        <w:t xml:space="preserve">de ellos </w:t>
      </w:r>
      <w:r w:rsidR="0058363D">
        <w:t>indicaron no saber en dónde buscar temas para dichos trabajos, causa que decidan escoger opciones no investigativas.</w:t>
      </w:r>
      <w:r>
        <w:t xml:space="preserve"> </w:t>
      </w:r>
    </w:p>
    <w:p w14:paraId="030CCF4E" w14:textId="4157C7BA" w:rsidR="003B2B9E" w:rsidRDefault="0058363D" w:rsidP="003B2B9E">
      <w:pPr>
        <w:pStyle w:val="ListParagraph"/>
        <w:ind w:left="360"/>
      </w:pPr>
      <w:r>
        <w:t>Debido a esto, e</w:t>
      </w:r>
      <w:r w:rsidR="00C34F47">
        <w:t>l sistema propuesto</w:t>
      </w:r>
      <w:r>
        <w:t xml:space="preserve"> resulta ser una herramienta que </w:t>
      </w:r>
      <w:r w:rsidR="00C34F47">
        <w:t xml:space="preserve">les facilita a los estudiantes el proceso de búsqueda </w:t>
      </w:r>
      <w:r w:rsidR="00F21546">
        <w:t xml:space="preserve">y </w:t>
      </w:r>
      <w:r w:rsidR="00C34F47">
        <w:t xml:space="preserve">selección de temas para el desarrollo de sus trabajos de graduación. </w:t>
      </w:r>
      <w:r w:rsidR="001046FF">
        <w:t>Gracias a esto,</w:t>
      </w:r>
      <w:r w:rsidR="00C34F47">
        <w:t xml:space="preserve"> </w:t>
      </w:r>
      <w:r w:rsidR="00B86AAE">
        <w:t xml:space="preserve">se </w:t>
      </w:r>
      <w:r w:rsidR="00C34F47">
        <w:t>aumenta su participación en el desarrollo de actividades investigativas e impulsa a su vez la realización de estas actividades dentro de la Universidad Tecnológica de Panamá</w:t>
      </w:r>
      <w:r w:rsidR="003B2B9E">
        <w:t>.</w:t>
      </w:r>
    </w:p>
    <w:p w14:paraId="5F95F0DA" w14:textId="189C6686" w:rsidR="003B2B9E" w:rsidRDefault="003B2B9E" w:rsidP="003B2B9E">
      <w:pPr>
        <w:pStyle w:val="ListParagraph"/>
        <w:numPr>
          <w:ilvl w:val="0"/>
          <w:numId w:val="53"/>
        </w:numPr>
      </w:pPr>
      <w:r>
        <w:t xml:space="preserve">El sistema desarrollado demostró su correcto funcionamiento a través de la implementación de pruebas automatizadas. Adicional a esto, las pruebas de usabilidad realizadas por los </w:t>
      </w:r>
      <w:proofErr w:type="gramStart"/>
      <w:r>
        <w:t>usuarios,</w:t>
      </w:r>
      <w:proofErr w:type="gramEnd"/>
      <w:r>
        <w:t xml:space="preserve"> demostraron que el 100% de estos pudo realizar con éxito el flujo de tareas incluidas en las funcionalidades del sistema, obteniendo este una evaluación de 85 sobre 100 óptimos (excelente) en la encuesta SUS </w:t>
      </w:r>
      <w:r w:rsidR="00154677">
        <w:t>(</w:t>
      </w:r>
      <w:proofErr w:type="spellStart"/>
      <w:r w:rsidR="00154677">
        <w:rPr>
          <w:rFonts w:cs="Arial"/>
          <w:color w:val="222222"/>
          <w:shd w:val="clear" w:color="auto" w:fill="FFFFFF"/>
        </w:rPr>
        <w:t>System</w:t>
      </w:r>
      <w:proofErr w:type="spellEnd"/>
      <w:r w:rsidR="00154677">
        <w:rPr>
          <w:rFonts w:cs="Arial"/>
          <w:color w:val="222222"/>
          <w:shd w:val="clear" w:color="auto" w:fill="FFFFFF"/>
        </w:rPr>
        <w:t xml:space="preserve"> </w:t>
      </w:r>
      <w:proofErr w:type="spellStart"/>
      <w:r w:rsidR="00154677">
        <w:rPr>
          <w:rFonts w:cs="Arial"/>
          <w:color w:val="222222"/>
          <w:shd w:val="clear" w:color="auto" w:fill="FFFFFF"/>
        </w:rPr>
        <w:t>Usability</w:t>
      </w:r>
      <w:proofErr w:type="spellEnd"/>
      <w:r w:rsidR="00154677">
        <w:rPr>
          <w:rFonts w:cs="Arial"/>
          <w:color w:val="222222"/>
          <w:shd w:val="clear" w:color="auto" w:fill="FFFFFF"/>
        </w:rPr>
        <w:t xml:space="preserve"> </w:t>
      </w:r>
      <w:proofErr w:type="spellStart"/>
      <w:r w:rsidR="00154677">
        <w:rPr>
          <w:rFonts w:cs="Arial"/>
          <w:color w:val="222222"/>
          <w:shd w:val="clear" w:color="auto" w:fill="FFFFFF"/>
        </w:rPr>
        <w:t>Scale</w:t>
      </w:r>
      <w:proofErr w:type="spellEnd"/>
      <w:r w:rsidR="00154677">
        <w:t xml:space="preserve">) </w:t>
      </w:r>
      <w:r>
        <w:t>de usabilidad.</w:t>
      </w:r>
    </w:p>
    <w:p w14:paraId="4AAF26C0" w14:textId="77777777" w:rsidR="00BC585F" w:rsidRDefault="00BC585F" w:rsidP="00BC585F"/>
    <w:p w14:paraId="08BB1A68" w14:textId="77777777" w:rsidR="00FB75A4" w:rsidRDefault="006B6003" w:rsidP="003511D5">
      <w:pPr>
        <w:pStyle w:val="Heading1"/>
      </w:pPr>
      <w:bookmarkStart w:id="434" w:name="_Toc52322193"/>
      <w:r>
        <w:t>BIBLIOGRAFÍA</w:t>
      </w:r>
      <w:bookmarkEnd w:id="434"/>
    </w:p>
    <w:p w14:paraId="0CF0C8E6" w14:textId="77777777" w:rsidR="006B6003" w:rsidRDefault="006B6003" w:rsidP="00820552">
      <w:pPr>
        <w:pStyle w:val="Heading2"/>
      </w:pPr>
      <w:bookmarkStart w:id="435" w:name="_Toc52322194"/>
      <w:commentRangeStart w:id="436"/>
      <w:r>
        <w:t>LIBROS</w:t>
      </w:r>
      <w:bookmarkEnd w:id="435"/>
      <w:commentRangeEnd w:id="436"/>
      <w:r w:rsidR="00A7033E">
        <w:rPr>
          <w:rStyle w:val="CommentReference"/>
          <w:rFonts w:eastAsiaTheme="minorHAnsi" w:cstheme="minorBidi"/>
          <w:b w:val="0"/>
          <w:bCs w:val="0"/>
        </w:rPr>
        <w:commentReference w:id="436"/>
      </w:r>
      <w:r>
        <w:t xml:space="preserve"> </w:t>
      </w:r>
    </w:p>
    <w:p w14:paraId="0C57CD1D" w14:textId="77777777" w:rsidR="00820552" w:rsidRDefault="00820552" w:rsidP="003E0520">
      <w:pPr>
        <w:pStyle w:val="ListParagraph"/>
        <w:numPr>
          <w:ilvl w:val="0"/>
          <w:numId w:val="41"/>
        </w:numPr>
        <w:spacing w:after="160"/>
      </w:pPr>
      <w:r>
        <w:t xml:space="preserve">López, Luis.     “Trabajos de graduación e informes: procedimientos y técnicas </w:t>
      </w:r>
      <w:commentRangeStart w:id="437"/>
      <w:r>
        <w:t>para</w:t>
      </w:r>
      <w:commentRangeEnd w:id="437"/>
      <w:r w:rsidR="00A7033E">
        <w:rPr>
          <w:rStyle w:val="CommentReference"/>
        </w:rPr>
        <w:commentReference w:id="437"/>
      </w:r>
      <w:r>
        <w:t xml:space="preserve"> su </w:t>
      </w:r>
      <w:commentRangeStart w:id="438"/>
      <w:r>
        <w:t xml:space="preserve">colaboración”. Panamá: Imprenta </w:t>
      </w:r>
      <w:proofErr w:type="spellStart"/>
      <w:r>
        <w:t>Sibuaste</w:t>
      </w:r>
      <w:proofErr w:type="spellEnd"/>
      <w:r>
        <w:t>, 2007.</w:t>
      </w:r>
    </w:p>
    <w:p w14:paraId="1F6495CC" w14:textId="77777777" w:rsidR="00820552" w:rsidRDefault="00820552" w:rsidP="003E0520">
      <w:pPr>
        <w:pStyle w:val="ListParagraph"/>
        <w:numPr>
          <w:ilvl w:val="0"/>
          <w:numId w:val="41"/>
        </w:numPr>
        <w:spacing w:after="160"/>
      </w:pPr>
      <w:r>
        <w:t>Baptista, Pilar, &amp; Fernández, Carlos, &amp; Hernández Roberto.     “Metodología de la Investigación”. Sexta Edición. Editorial McGraw-Hill/Interamericana, México D. F., Iztapalapa. 2014.</w:t>
      </w:r>
    </w:p>
    <w:p w14:paraId="70D378CA" w14:textId="77777777" w:rsidR="00820552" w:rsidRDefault="00820552" w:rsidP="003E0520">
      <w:pPr>
        <w:pStyle w:val="ListParagraph"/>
        <w:numPr>
          <w:ilvl w:val="0"/>
          <w:numId w:val="41"/>
        </w:numPr>
        <w:spacing w:after="160"/>
      </w:pPr>
      <w:r w:rsidRPr="00375B85">
        <w:lastRenderedPageBreak/>
        <w:t xml:space="preserve">Arias, M. Á. (2017). Aprende Programación Web con PHP y MySQL: 2ª Edición. IT Campus </w:t>
      </w:r>
      <w:proofErr w:type="spellStart"/>
      <w:r w:rsidRPr="00375B85">
        <w:t>Academy</w:t>
      </w:r>
      <w:proofErr w:type="spellEnd"/>
      <w:r w:rsidRPr="00375B85">
        <w:t>.</w:t>
      </w:r>
    </w:p>
    <w:p w14:paraId="7BCDDABC" w14:textId="77777777" w:rsidR="00820552" w:rsidRDefault="00820552" w:rsidP="003E0520">
      <w:pPr>
        <w:pStyle w:val="ListParagraph"/>
        <w:numPr>
          <w:ilvl w:val="0"/>
          <w:numId w:val="41"/>
        </w:numPr>
        <w:spacing w:after="160"/>
      </w:pPr>
      <w:r w:rsidRPr="00375B85">
        <w:t xml:space="preserve">Arias, Á. (2014). Bases de Datos con MySQL: 2ª Edición. IT Campus </w:t>
      </w:r>
      <w:proofErr w:type="spellStart"/>
      <w:r w:rsidRPr="00375B85">
        <w:t>Academy</w:t>
      </w:r>
      <w:proofErr w:type="spellEnd"/>
      <w:r w:rsidRPr="00375B85">
        <w:t>.</w:t>
      </w:r>
    </w:p>
    <w:p w14:paraId="234D5A28" w14:textId="77777777" w:rsidR="00820552" w:rsidRDefault="00820552" w:rsidP="003E0520">
      <w:pPr>
        <w:pStyle w:val="ListParagraph"/>
        <w:numPr>
          <w:ilvl w:val="0"/>
          <w:numId w:val="41"/>
        </w:numPr>
        <w:spacing w:after="160"/>
      </w:pPr>
      <w:proofErr w:type="spellStart"/>
      <w:r w:rsidRPr="00375B85">
        <w:t>Ollivier</w:t>
      </w:r>
      <w:proofErr w:type="spellEnd"/>
      <w:r w:rsidRPr="00375B85">
        <w:t xml:space="preserve">, S., &amp; Pierre-Alexandre, G. U. R. Y. (2016). </w:t>
      </w:r>
      <w:proofErr w:type="spellStart"/>
      <w:r w:rsidRPr="00375B85">
        <w:t>AngularJS</w:t>
      </w:r>
      <w:proofErr w:type="spellEnd"/>
      <w:r w:rsidRPr="00375B85">
        <w:t>: Desarrolle hoy las aplicaciones web de mañana. Ediciones ENI.</w:t>
      </w:r>
    </w:p>
    <w:p w14:paraId="69886DBF" w14:textId="77777777" w:rsidR="00820552" w:rsidRPr="00820552" w:rsidRDefault="00820552" w:rsidP="003E0520">
      <w:pPr>
        <w:pStyle w:val="ListParagraph"/>
        <w:numPr>
          <w:ilvl w:val="0"/>
          <w:numId w:val="41"/>
        </w:numPr>
        <w:spacing w:after="160"/>
      </w:pPr>
      <w:proofErr w:type="spellStart"/>
      <w:r w:rsidRPr="00820552">
        <w:rPr>
          <w:rFonts w:cs="Arial"/>
          <w:shd w:val="clear" w:color="auto" w:fill="FFFFFF"/>
        </w:rPr>
        <w:t>Solis</w:t>
      </w:r>
      <w:proofErr w:type="spellEnd"/>
      <w:r w:rsidRPr="00820552">
        <w:rPr>
          <w:rFonts w:cs="Arial"/>
          <w:shd w:val="clear" w:color="auto" w:fill="FFFFFF"/>
        </w:rPr>
        <w:t xml:space="preserve">, C. (2015). Manual del Guerrero: </w:t>
      </w:r>
      <w:proofErr w:type="spellStart"/>
      <w:r w:rsidRPr="00820552">
        <w:rPr>
          <w:rFonts w:cs="Arial"/>
          <w:shd w:val="clear" w:color="auto" w:fill="FFFFFF"/>
        </w:rPr>
        <w:t>AngularJS</w:t>
      </w:r>
      <w:proofErr w:type="spellEnd"/>
      <w:r w:rsidRPr="00820552">
        <w:rPr>
          <w:rFonts w:cs="Arial"/>
          <w:shd w:val="clear" w:color="auto" w:fill="FFFFFF"/>
        </w:rPr>
        <w:t>.</w:t>
      </w:r>
    </w:p>
    <w:p w14:paraId="31E72196" w14:textId="77777777" w:rsidR="00820552" w:rsidRDefault="00820552" w:rsidP="003E0520">
      <w:pPr>
        <w:pStyle w:val="ListParagraph"/>
        <w:numPr>
          <w:ilvl w:val="0"/>
          <w:numId w:val="41"/>
        </w:numPr>
        <w:spacing w:after="160"/>
        <w:rPr>
          <w:lang w:val="en-US"/>
        </w:rPr>
      </w:pPr>
      <w:r w:rsidRPr="00854DD8">
        <w:t>Roger S. Pressman. (2014</w:t>
      </w:r>
      <w:commentRangeEnd w:id="438"/>
      <w:r w:rsidR="00A7033E">
        <w:rPr>
          <w:rStyle w:val="CommentReference"/>
        </w:rPr>
        <w:commentReference w:id="438"/>
      </w:r>
      <w:r w:rsidRPr="00854DD8">
        <w:t xml:space="preserve">). Ingeniería del Software un enfoque práctico. </w:t>
      </w:r>
      <w:r w:rsidRPr="00854DD8">
        <w:rPr>
          <w:lang w:val="en-US"/>
        </w:rPr>
        <w:t>University of Connecticut: Mc Graw Hill.</w:t>
      </w:r>
    </w:p>
    <w:p w14:paraId="0B00523C" w14:textId="77777777" w:rsidR="00820552" w:rsidRDefault="00820552" w:rsidP="003E0520">
      <w:pPr>
        <w:pStyle w:val="ListParagraph"/>
        <w:numPr>
          <w:ilvl w:val="0"/>
          <w:numId w:val="41"/>
        </w:numPr>
        <w:spacing w:after="160"/>
      </w:pPr>
      <w:r w:rsidRPr="00D81A85">
        <w:t xml:space="preserve">Carlos </w:t>
      </w:r>
      <w:proofErr w:type="spellStart"/>
      <w:r w:rsidRPr="00D81A85">
        <w:t>Azaustre</w:t>
      </w:r>
      <w:proofErr w:type="spellEnd"/>
      <w:r w:rsidRPr="00D81A85">
        <w:t xml:space="preserve">. (2014). </w:t>
      </w:r>
      <w:r>
        <w:t>Desarrollo web ágil con Angular.js.</w:t>
      </w:r>
    </w:p>
    <w:p w14:paraId="265F7A00" w14:textId="77777777" w:rsidR="00820552" w:rsidRDefault="00820552" w:rsidP="003E0520">
      <w:pPr>
        <w:pStyle w:val="ListParagraph"/>
        <w:numPr>
          <w:ilvl w:val="0"/>
          <w:numId w:val="41"/>
        </w:numPr>
        <w:spacing w:after="160"/>
        <w:rPr>
          <w:lang w:val="en-US"/>
        </w:rPr>
      </w:pPr>
      <w:r w:rsidRPr="00914D14">
        <w:rPr>
          <w:lang w:val="en-US"/>
        </w:rPr>
        <w:t xml:space="preserve">Hampton Catlin, Michael </w:t>
      </w:r>
      <w:proofErr w:type="spellStart"/>
      <w:r w:rsidRPr="00914D14">
        <w:rPr>
          <w:lang w:val="en-US"/>
        </w:rPr>
        <w:t>Lintorn</w:t>
      </w:r>
      <w:proofErr w:type="spellEnd"/>
      <w:r w:rsidRPr="00914D14">
        <w:rPr>
          <w:lang w:val="en-US"/>
        </w:rPr>
        <w:t xml:space="preserve"> Catlin. (2011). Pragmatic Guide to Sass. Pragmatic Bookshelf.</w:t>
      </w:r>
    </w:p>
    <w:p w14:paraId="37D8204D" w14:textId="77777777" w:rsidR="00820552" w:rsidRDefault="00820552" w:rsidP="003E0520">
      <w:pPr>
        <w:pStyle w:val="ListParagraph"/>
        <w:numPr>
          <w:ilvl w:val="0"/>
          <w:numId w:val="41"/>
        </w:numPr>
        <w:spacing w:after="160"/>
      </w:pPr>
      <w:r w:rsidRPr="00914D14">
        <w:t xml:space="preserve">Ian </w:t>
      </w:r>
      <w:proofErr w:type="spellStart"/>
      <w:r w:rsidRPr="00914D14">
        <w:t>Gilfillan</w:t>
      </w:r>
      <w:proofErr w:type="spellEnd"/>
      <w:r w:rsidRPr="00914D14">
        <w:t xml:space="preserve">. (2018). La biblia de </w:t>
      </w:r>
      <w:proofErr w:type="spellStart"/>
      <w:r w:rsidRPr="00914D14">
        <w:t>MySql</w:t>
      </w:r>
      <w:proofErr w:type="spellEnd"/>
      <w:r>
        <w:t>. Anaya Multimedia.</w:t>
      </w:r>
    </w:p>
    <w:p w14:paraId="795BFCB1" w14:textId="77777777" w:rsidR="00820552" w:rsidRDefault="00820552" w:rsidP="003E0520">
      <w:pPr>
        <w:pStyle w:val="ListParagraph"/>
        <w:numPr>
          <w:ilvl w:val="0"/>
          <w:numId w:val="41"/>
        </w:numPr>
        <w:spacing w:after="160"/>
      </w:pPr>
      <w:r w:rsidRPr="009419BF">
        <w:t>Ian Sommerville</w:t>
      </w:r>
      <w:r>
        <w:t xml:space="preserve">. (2011). Ingeniería de software 9ed. Pearson </w:t>
      </w:r>
      <w:proofErr w:type="spellStart"/>
      <w:r>
        <w:t>education</w:t>
      </w:r>
      <w:proofErr w:type="spellEnd"/>
      <w:r>
        <w:t>.</w:t>
      </w:r>
    </w:p>
    <w:p w14:paraId="58FA0085" w14:textId="77777777" w:rsidR="00820552" w:rsidRPr="00820552" w:rsidRDefault="00820552" w:rsidP="003E0520">
      <w:pPr>
        <w:pStyle w:val="ListParagraph"/>
        <w:numPr>
          <w:ilvl w:val="0"/>
          <w:numId w:val="41"/>
        </w:numPr>
        <w:spacing w:after="160"/>
        <w:rPr>
          <w:color w:val="000000"/>
          <w:szCs w:val="24"/>
        </w:rPr>
      </w:pPr>
      <w:r w:rsidRPr="00383138">
        <w:rPr>
          <w:lang w:val="en-US"/>
        </w:rPr>
        <w:t xml:space="preserve">Felipe </w:t>
      </w:r>
      <w:proofErr w:type="spellStart"/>
      <w:r w:rsidRPr="00383138">
        <w:rPr>
          <w:lang w:val="en-US"/>
        </w:rPr>
        <w:t>Coury</w:t>
      </w:r>
      <w:proofErr w:type="spellEnd"/>
      <w:r w:rsidRPr="00383138">
        <w:rPr>
          <w:lang w:val="en-US"/>
        </w:rPr>
        <w:t>, (2017). Ng-Book</w:t>
      </w:r>
      <w:r>
        <w:rPr>
          <w:lang w:val="en-US"/>
        </w:rPr>
        <w:t xml:space="preserve"> - </w:t>
      </w:r>
      <w:r w:rsidRPr="00383138">
        <w:rPr>
          <w:lang w:val="en-US"/>
        </w:rPr>
        <w:t xml:space="preserve">The </w:t>
      </w:r>
      <w:r>
        <w:rPr>
          <w:lang w:val="en-US"/>
        </w:rPr>
        <w:t xml:space="preserve">Complete Book on Angular 4. </w:t>
      </w:r>
      <w:proofErr w:type="spellStart"/>
      <w:r>
        <w:rPr>
          <w:lang w:val="en-US"/>
        </w:rPr>
        <w:t>Fullstack</w:t>
      </w:r>
      <w:proofErr w:type="spellEnd"/>
      <w:r>
        <w:rPr>
          <w:lang w:val="en-US"/>
        </w:rPr>
        <w:t>.</w:t>
      </w:r>
    </w:p>
    <w:p w14:paraId="09F2CFA7" w14:textId="77777777" w:rsidR="006B6003" w:rsidRPr="006B6003" w:rsidRDefault="006B6003" w:rsidP="006B6003"/>
    <w:p w14:paraId="4314EB45" w14:textId="77777777" w:rsidR="006B6003" w:rsidRPr="006B6003" w:rsidRDefault="006B6003" w:rsidP="00820552">
      <w:pPr>
        <w:pStyle w:val="Heading2"/>
      </w:pPr>
      <w:bookmarkStart w:id="439" w:name="_Toc52322195"/>
      <w:r>
        <w:t>INTERNET</w:t>
      </w:r>
      <w:bookmarkEnd w:id="439"/>
    </w:p>
    <w:p w14:paraId="14929959" w14:textId="77777777" w:rsidR="00197CF0" w:rsidRDefault="00197CF0" w:rsidP="003E0520">
      <w:pPr>
        <w:pStyle w:val="ListParagraph"/>
        <w:numPr>
          <w:ilvl w:val="0"/>
          <w:numId w:val="42"/>
        </w:numPr>
        <w:spacing w:after="160"/>
      </w:pPr>
      <w:proofErr w:type="spellStart"/>
      <w:r w:rsidRPr="00820552">
        <w:rPr>
          <w:lang w:val="en-US"/>
        </w:rPr>
        <w:t>Refsnes</w:t>
      </w:r>
      <w:proofErr w:type="spellEnd"/>
      <w:r w:rsidRPr="00820552">
        <w:rPr>
          <w:lang w:val="en-US"/>
        </w:rPr>
        <w:t xml:space="preserve"> Data. (2017). THE WORLD'S LARGEST WEB DEVELOPER SITE TUTORIALS REFERENCES EXAMPLES. </w:t>
      </w:r>
      <w:r w:rsidRPr="00A834E5">
        <w:t xml:space="preserve">2017-2018, de </w:t>
      </w:r>
      <w:proofErr w:type="spellStart"/>
      <w:r w:rsidRPr="00A834E5">
        <w:t>Refsnes</w:t>
      </w:r>
      <w:proofErr w:type="spellEnd"/>
      <w:r w:rsidRPr="00A834E5">
        <w:t xml:space="preserve"> Data Sitio web: </w:t>
      </w:r>
      <w:hyperlink r:id="rId62" w:history="1">
        <w:r w:rsidR="00820552" w:rsidRPr="00391B98">
          <w:rPr>
            <w:rStyle w:val="Hyperlink"/>
          </w:rPr>
          <w:t>https://www.w3schools.com/default.asp</w:t>
        </w:r>
      </w:hyperlink>
      <w:r w:rsidR="00820552">
        <w:t xml:space="preserve"> </w:t>
      </w:r>
    </w:p>
    <w:p w14:paraId="5711B8A8" w14:textId="77777777" w:rsidR="00197CF0" w:rsidRDefault="00197CF0" w:rsidP="003E0520">
      <w:pPr>
        <w:pStyle w:val="ListParagraph"/>
        <w:numPr>
          <w:ilvl w:val="0"/>
          <w:numId w:val="42"/>
        </w:numPr>
        <w:spacing w:after="160"/>
      </w:pPr>
      <w:r>
        <w:t xml:space="preserve">Apache </w:t>
      </w:r>
      <w:proofErr w:type="spellStart"/>
      <w:r>
        <w:t>friends</w:t>
      </w:r>
      <w:proofErr w:type="spellEnd"/>
      <w:r>
        <w:t xml:space="preserve">. (2017) ¿Qué es XAMPP? </w:t>
      </w:r>
      <w:r w:rsidRPr="00FE5F95">
        <w:t xml:space="preserve"> 2017, de Apache </w:t>
      </w:r>
      <w:proofErr w:type="spellStart"/>
      <w:r w:rsidRPr="00FE5F95">
        <w:t>friends</w:t>
      </w:r>
      <w:proofErr w:type="spellEnd"/>
      <w:r w:rsidRPr="00FE5F95">
        <w:t xml:space="preserve"> Sitio web: </w:t>
      </w:r>
      <w:hyperlink r:id="rId63" w:history="1">
        <w:r w:rsidR="00820552" w:rsidRPr="00391B98">
          <w:rPr>
            <w:rStyle w:val="Hyperlink"/>
          </w:rPr>
          <w:t>https://www.apachefriends.org/es/index.html</w:t>
        </w:r>
      </w:hyperlink>
      <w:r w:rsidR="00820552">
        <w:t xml:space="preserve"> </w:t>
      </w:r>
    </w:p>
    <w:p w14:paraId="5DE5F041" w14:textId="77777777" w:rsidR="00197CF0" w:rsidRDefault="00197CF0" w:rsidP="003E0520">
      <w:pPr>
        <w:pStyle w:val="ListParagraph"/>
        <w:numPr>
          <w:ilvl w:val="0"/>
          <w:numId w:val="42"/>
        </w:numPr>
        <w:spacing w:after="160"/>
      </w:pPr>
      <w:r w:rsidRPr="001212F4">
        <w:t>Álvarez, M. Á. (2008). XAMPP: Apache, PHP y MySQL. Re</w:t>
      </w:r>
      <w:r w:rsidR="00820552">
        <w:t xml:space="preserve">cuperado de </w:t>
      </w:r>
      <w:hyperlink r:id="rId64" w:history="1">
        <w:r w:rsidR="00820552" w:rsidRPr="00391B98">
          <w:rPr>
            <w:rStyle w:val="Hyperlink"/>
          </w:rPr>
          <w:t>http://www.desarrolloweb.com/articulos/xampp.html</w:t>
        </w:r>
      </w:hyperlink>
      <w:r w:rsidR="00820552">
        <w:t xml:space="preserve">  </w:t>
      </w:r>
    </w:p>
    <w:p w14:paraId="593EC4AE" w14:textId="77777777" w:rsidR="00820552" w:rsidRPr="00820552" w:rsidRDefault="00197CF0" w:rsidP="003E0520">
      <w:pPr>
        <w:pStyle w:val="ListParagraph"/>
        <w:numPr>
          <w:ilvl w:val="0"/>
          <w:numId w:val="42"/>
        </w:numPr>
        <w:spacing w:after="160"/>
        <w:rPr>
          <w:lang w:val="en-US"/>
        </w:rPr>
      </w:pPr>
      <w:r w:rsidRPr="005D2FF6">
        <w:rPr>
          <w:lang w:val="en-US"/>
        </w:rPr>
        <w:t xml:space="preserve">Srikanth </w:t>
      </w:r>
      <w:proofErr w:type="spellStart"/>
      <w:r w:rsidRPr="005D2FF6">
        <w:rPr>
          <w:lang w:val="en-US"/>
        </w:rPr>
        <w:t>Lavudia</w:t>
      </w:r>
      <w:proofErr w:type="spellEnd"/>
      <w:r w:rsidRPr="005D2FF6">
        <w:rPr>
          <w:lang w:val="en-US"/>
        </w:rPr>
        <w:t xml:space="preserve">. (2016). </w:t>
      </w:r>
      <w:r>
        <w:rPr>
          <w:lang w:val="en-US"/>
        </w:rPr>
        <w:t>¿</w:t>
      </w:r>
      <w:r w:rsidRPr="005D2FF6">
        <w:rPr>
          <w:lang w:val="en-US"/>
        </w:rPr>
        <w:t xml:space="preserve">How can I send mail through localhost, using XAMPP in PHP? </w:t>
      </w:r>
      <w:r w:rsidRPr="00D81A85">
        <w:rPr>
          <w:lang w:val="en-US"/>
        </w:rPr>
        <w:t xml:space="preserve">2018, de Quora Inc. </w:t>
      </w:r>
      <w:r w:rsidRPr="005D2FF6">
        <w:rPr>
          <w:lang w:val="en-US"/>
        </w:rPr>
        <w:t xml:space="preserve">Sitio web: </w:t>
      </w:r>
      <w:hyperlink r:id="rId65" w:history="1">
        <w:r w:rsidR="00820552" w:rsidRPr="00391B98">
          <w:rPr>
            <w:rStyle w:val="Hyperlink"/>
            <w:lang w:val="en-US"/>
          </w:rPr>
          <w:t>https://www.quora.com/How-can-I-send-mail-through-localhost-using-XAMPP-in-PHP</w:t>
        </w:r>
      </w:hyperlink>
      <w:r w:rsidR="00820552">
        <w:rPr>
          <w:lang w:val="en-US"/>
        </w:rPr>
        <w:t xml:space="preserve"> </w:t>
      </w:r>
    </w:p>
    <w:p w14:paraId="580C2399" w14:textId="77777777" w:rsidR="00197CF0" w:rsidRPr="00D81A85" w:rsidRDefault="00197CF0" w:rsidP="003E0520">
      <w:pPr>
        <w:pStyle w:val="ListParagraph"/>
        <w:numPr>
          <w:ilvl w:val="0"/>
          <w:numId w:val="42"/>
        </w:numPr>
        <w:spacing w:after="160"/>
      </w:pPr>
      <w:proofErr w:type="spellStart"/>
      <w:r w:rsidRPr="00D81A85">
        <w:lastRenderedPageBreak/>
        <w:t>campusMVP</w:t>
      </w:r>
      <w:proofErr w:type="spellEnd"/>
      <w:r w:rsidRPr="00D81A85">
        <w:t xml:space="preserve">. (2017). Las 5 principales ventajas de usar Angular para crear aplicaciones web. 2018, de </w:t>
      </w:r>
      <w:proofErr w:type="spellStart"/>
      <w:r w:rsidRPr="00D81A85">
        <w:t>CampusMVP</w:t>
      </w:r>
      <w:proofErr w:type="spellEnd"/>
      <w:r w:rsidRPr="00D81A85">
        <w:t xml:space="preserve"> Sitio web: </w:t>
      </w:r>
      <w:hyperlink r:id="rId66" w:history="1">
        <w:r w:rsidR="00820552" w:rsidRPr="00391B98">
          <w:rPr>
            <w:rStyle w:val="Hyperlink"/>
          </w:rPr>
          <w:t>https://www.campusmvp.es/recursos/post/las-5-principales-ventajas-de-usar-angular-para-crear-aplicaciones-web.aspx</w:t>
        </w:r>
      </w:hyperlink>
      <w:r w:rsidR="00820552">
        <w:t xml:space="preserve"> </w:t>
      </w:r>
    </w:p>
    <w:p w14:paraId="64BE7CFF" w14:textId="77777777" w:rsidR="00197CF0" w:rsidRPr="00D81A85" w:rsidRDefault="00197CF0" w:rsidP="003E0520">
      <w:pPr>
        <w:pStyle w:val="ListParagraph"/>
        <w:numPr>
          <w:ilvl w:val="0"/>
          <w:numId w:val="42"/>
        </w:numPr>
        <w:spacing w:after="160"/>
      </w:pPr>
      <w:r w:rsidRPr="00854DD8">
        <w:rPr>
          <w:lang w:val="en-US"/>
        </w:rPr>
        <w:t xml:space="preserve">John Papa. (2017). Angular Style Guide. </w:t>
      </w:r>
      <w:r w:rsidRPr="00D81A85">
        <w:t xml:space="preserve">2018, de </w:t>
      </w:r>
      <w:proofErr w:type="spellStart"/>
      <w:r w:rsidRPr="00D81A85">
        <w:t>github</w:t>
      </w:r>
      <w:proofErr w:type="spellEnd"/>
      <w:r w:rsidRPr="00D81A85">
        <w:t xml:space="preserve"> Sitio web: </w:t>
      </w:r>
      <w:hyperlink r:id="rId67" w:history="1">
        <w:r w:rsidR="00820552" w:rsidRPr="00391B98">
          <w:rPr>
            <w:rStyle w:val="Hyperlink"/>
          </w:rPr>
          <w:t>https://github.com/johnpapa/angular-styleguide</w:t>
        </w:r>
      </w:hyperlink>
      <w:r w:rsidR="00820552">
        <w:t xml:space="preserve"> </w:t>
      </w:r>
    </w:p>
    <w:p w14:paraId="7ACE295C" w14:textId="77777777" w:rsidR="00197CF0" w:rsidRPr="00197CF0" w:rsidRDefault="00FB75A4" w:rsidP="003E0520">
      <w:pPr>
        <w:pStyle w:val="ListParagraph"/>
        <w:numPr>
          <w:ilvl w:val="0"/>
          <w:numId w:val="42"/>
        </w:numPr>
        <w:spacing w:after="160"/>
        <w:rPr>
          <w:color w:val="000000"/>
          <w:szCs w:val="24"/>
        </w:rPr>
      </w:pPr>
      <w:proofErr w:type="spellStart"/>
      <w:r w:rsidRPr="00FB75A4">
        <w:rPr>
          <w:color w:val="000000"/>
          <w:szCs w:val="24"/>
        </w:rPr>
        <w:t>OpenWebinars</w:t>
      </w:r>
      <w:proofErr w:type="spellEnd"/>
      <w:r w:rsidRPr="00FB75A4">
        <w:rPr>
          <w:color w:val="000000"/>
          <w:szCs w:val="24"/>
        </w:rPr>
        <w:t xml:space="preserve"> S.L. (2008). Qué es PHP: Características y usos. 25-01-2020, de </w:t>
      </w:r>
      <w:proofErr w:type="spellStart"/>
      <w:r w:rsidRPr="00FB75A4">
        <w:rPr>
          <w:color w:val="000000"/>
          <w:szCs w:val="24"/>
        </w:rPr>
        <w:t>OpenWebinars</w:t>
      </w:r>
      <w:proofErr w:type="spellEnd"/>
      <w:r w:rsidRPr="00FB75A4">
        <w:rPr>
          <w:color w:val="000000"/>
          <w:szCs w:val="24"/>
        </w:rPr>
        <w:t xml:space="preserve"> S.L. Sitio web: </w:t>
      </w:r>
      <w:hyperlink r:id="rId68" w:history="1">
        <w:r w:rsidRPr="00FB75A4">
          <w:rPr>
            <w:rStyle w:val="Hyperlink"/>
            <w:szCs w:val="24"/>
          </w:rPr>
          <w:t>https://openwebinars.net/blog/que-es-php/</w:t>
        </w:r>
      </w:hyperlink>
    </w:p>
    <w:p w14:paraId="5215AFBF" w14:textId="77777777" w:rsidR="00197CF0" w:rsidRDefault="00FB75A4" w:rsidP="003E0520">
      <w:pPr>
        <w:pStyle w:val="ListParagraph"/>
        <w:numPr>
          <w:ilvl w:val="0"/>
          <w:numId w:val="42"/>
        </w:numPr>
        <w:spacing w:after="160"/>
        <w:rPr>
          <w:color w:val="000000"/>
          <w:szCs w:val="24"/>
        </w:rPr>
      </w:pPr>
      <w:r w:rsidRPr="00197CF0">
        <w:rPr>
          <w:color w:val="000000"/>
          <w:szCs w:val="24"/>
        </w:rPr>
        <w:t>ICTEA. (</w:t>
      </w:r>
      <w:proofErr w:type="spellStart"/>
      <w:r w:rsidR="004E580B">
        <w:rPr>
          <w:color w:val="000000"/>
          <w:szCs w:val="24"/>
        </w:rPr>
        <w:t>Update</w:t>
      </w:r>
      <w:proofErr w:type="spellEnd"/>
      <w:r w:rsidR="004E580B" w:rsidRPr="00197CF0">
        <w:rPr>
          <w:color w:val="000000"/>
          <w:szCs w:val="24"/>
        </w:rPr>
        <w:t xml:space="preserve"> </w:t>
      </w:r>
      <w:r w:rsidRPr="00197CF0">
        <w:rPr>
          <w:color w:val="000000"/>
          <w:szCs w:val="24"/>
        </w:rPr>
        <w:t xml:space="preserve">2020) ¿Qué es el lenguaje de programación PHP? 25-01-2020, de ICTEA Sitio web: </w:t>
      </w:r>
      <w:hyperlink r:id="rId69" w:history="1">
        <w:r w:rsidR="00197CF0" w:rsidRPr="00C263E3">
          <w:rPr>
            <w:rStyle w:val="Hyperlink"/>
            <w:szCs w:val="24"/>
          </w:rPr>
          <w:t>https://www.ictea.com/cs/index.php?rp=%2Fknowledgebase%2F8663%2FiQue-es-el-lenguaje-de-programacion-PHP.html</w:t>
        </w:r>
      </w:hyperlink>
    </w:p>
    <w:p w14:paraId="25042002" w14:textId="77777777" w:rsidR="00197CF0" w:rsidRPr="00197CF0" w:rsidRDefault="00FB75A4" w:rsidP="003E0520">
      <w:pPr>
        <w:pStyle w:val="ListParagraph"/>
        <w:numPr>
          <w:ilvl w:val="0"/>
          <w:numId w:val="42"/>
        </w:numPr>
        <w:spacing w:after="160"/>
        <w:rPr>
          <w:color w:val="000000"/>
          <w:szCs w:val="24"/>
        </w:rPr>
      </w:pPr>
      <w:proofErr w:type="spellStart"/>
      <w:r w:rsidRPr="00197CF0">
        <w:rPr>
          <w:color w:val="000000"/>
          <w:szCs w:val="24"/>
        </w:rPr>
        <w:t>DesarrolloWeb</w:t>
      </w:r>
      <w:proofErr w:type="spellEnd"/>
      <w:r w:rsidRPr="00197CF0">
        <w:rPr>
          <w:color w:val="000000"/>
          <w:szCs w:val="24"/>
        </w:rPr>
        <w:t>. (</w:t>
      </w:r>
      <w:proofErr w:type="spellStart"/>
      <w:r w:rsidR="004E580B">
        <w:rPr>
          <w:color w:val="000000"/>
          <w:szCs w:val="24"/>
        </w:rPr>
        <w:t>Update</w:t>
      </w:r>
      <w:proofErr w:type="spellEnd"/>
      <w:r w:rsidR="004E580B" w:rsidRPr="00197CF0">
        <w:rPr>
          <w:color w:val="000000"/>
          <w:szCs w:val="24"/>
        </w:rPr>
        <w:t xml:space="preserve"> </w:t>
      </w:r>
      <w:r w:rsidRPr="00197CF0">
        <w:rPr>
          <w:color w:val="000000"/>
          <w:szCs w:val="24"/>
        </w:rPr>
        <w:t xml:space="preserve">2019). Manual de PHP. 25-03-2020, de </w:t>
      </w:r>
      <w:proofErr w:type="spellStart"/>
      <w:r w:rsidRPr="00197CF0">
        <w:rPr>
          <w:color w:val="000000"/>
          <w:szCs w:val="24"/>
        </w:rPr>
        <w:t>DesarrolloWeb</w:t>
      </w:r>
      <w:proofErr w:type="spellEnd"/>
      <w:r w:rsidRPr="00197CF0">
        <w:rPr>
          <w:color w:val="000000"/>
          <w:szCs w:val="24"/>
        </w:rPr>
        <w:t xml:space="preserve"> Sitio web: </w:t>
      </w:r>
      <w:hyperlink r:id="rId70" w:history="1">
        <w:r w:rsidRPr="00197CF0">
          <w:rPr>
            <w:rStyle w:val="Hyperlink"/>
            <w:szCs w:val="24"/>
          </w:rPr>
          <w:t>https://desarrolloweb.com/manuales/manual-php.html</w:t>
        </w:r>
      </w:hyperlink>
    </w:p>
    <w:p w14:paraId="2A4CBC9A" w14:textId="77777777" w:rsidR="00197CF0" w:rsidRPr="00197CF0" w:rsidRDefault="00FB75A4" w:rsidP="003E0520">
      <w:pPr>
        <w:pStyle w:val="ListParagraph"/>
        <w:numPr>
          <w:ilvl w:val="0"/>
          <w:numId w:val="42"/>
        </w:numPr>
        <w:spacing w:after="160"/>
        <w:rPr>
          <w:color w:val="000000"/>
          <w:szCs w:val="24"/>
        </w:rPr>
      </w:pPr>
      <w:r w:rsidRPr="00197CF0">
        <w:rPr>
          <w:color w:val="000000"/>
          <w:szCs w:val="24"/>
        </w:rPr>
        <w:t xml:space="preserve">IBM. (2020-07-14). </w:t>
      </w:r>
      <w:proofErr w:type="spellStart"/>
      <w:r w:rsidRPr="00197CF0">
        <w:rPr>
          <w:color w:val="000000"/>
          <w:szCs w:val="24"/>
        </w:rPr>
        <w:t>Database</w:t>
      </w:r>
      <w:proofErr w:type="spellEnd"/>
      <w:r w:rsidRPr="00197CF0">
        <w:rPr>
          <w:color w:val="000000"/>
          <w:szCs w:val="24"/>
        </w:rPr>
        <w:t xml:space="preserve"> </w:t>
      </w:r>
      <w:proofErr w:type="spellStart"/>
      <w:r w:rsidRPr="00197CF0">
        <w:rPr>
          <w:color w:val="000000"/>
          <w:szCs w:val="24"/>
        </w:rPr>
        <w:t>connections</w:t>
      </w:r>
      <w:proofErr w:type="spellEnd"/>
      <w:r w:rsidRPr="00197CF0">
        <w:rPr>
          <w:color w:val="000000"/>
          <w:szCs w:val="24"/>
        </w:rPr>
        <w:t xml:space="preserve">. 20-05-2020, de IBM Sitio web: </w:t>
      </w:r>
      <w:hyperlink r:id="rId71" w:history="1">
        <w:r w:rsidRPr="00197CF0">
          <w:rPr>
            <w:rStyle w:val="Hyperlink"/>
            <w:szCs w:val="24"/>
          </w:rPr>
          <w:t>https://www.ibm.com/support/knowledgecenter/SSMKHH_10.0.0/com.ibm.etools.mft.doc/ac00406_.htm</w:t>
        </w:r>
      </w:hyperlink>
    </w:p>
    <w:p w14:paraId="5CEC2B8C" w14:textId="77777777" w:rsidR="00197CF0" w:rsidRPr="00197CF0" w:rsidRDefault="00FB75A4" w:rsidP="003E0520">
      <w:pPr>
        <w:pStyle w:val="ListParagraph"/>
        <w:numPr>
          <w:ilvl w:val="0"/>
          <w:numId w:val="42"/>
        </w:numPr>
        <w:spacing w:after="160"/>
        <w:rPr>
          <w:color w:val="000000"/>
          <w:szCs w:val="24"/>
        </w:rPr>
      </w:pPr>
      <w:proofErr w:type="spellStart"/>
      <w:r w:rsidRPr="00197CF0">
        <w:rPr>
          <w:color w:val="000000"/>
          <w:szCs w:val="24"/>
        </w:rPr>
        <w:t>OpenWebinars</w:t>
      </w:r>
      <w:proofErr w:type="spellEnd"/>
      <w:r w:rsidRPr="00197CF0">
        <w:rPr>
          <w:color w:val="000000"/>
          <w:szCs w:val="24"/>
        </w:rPr>
        <w:t xml:space="preserve">. (2018-2020). Qué es MySQL: Características y ventajas. 20-05-2020, de </w:t>
      </w:r>
      <w:proofErr w:type="spellStart"/>
      <w:r w:rsidRPr="00197CF0">
        <w:rPr>
          <w:color w:val="000000"/>
          <w:szCs w:val="24"/>
        </w:rPr>
        <w:t>OpenWebinars</w:t>
      </w:r>
      <w:proofErr w:type="spellEnd"/>
      <w:r w:rsidRPr="00197CF0">
        <w:rPr>
          <w:color w:val="000000"/>
          <w:szCs w:val="24"/>
        </w:rPr>
        <w:t xml:space="preserve"> Sitio web: IBM. (2020-07-14). </w:t>
      </w:r>
      <w:proofErr w:type="spellStart"/>
      <w:r w:rsidRPr="00197CF0">
        <w:rPr>
          <w:color w:val="000000"/>
          <w:szCs w:val="24"/>
        </w:rPr>
        <w:t>Database</w:t>
      </w:r>
      <w:proofErr w:type="spellEnd"/>
      <w:r w:rsidRPr="00197CF0">
        <w:rPr>
          <w:color w:val="000000"/>
          <w:szCs w:val="24"/>
        </w:rPr>
        <w:t xml:space="preserve"> </w:t>
      </w:r>
      <w:proofErr w:type="spellStart"/>
      <w:r w:rsidRPr="00197CF0">
        <w:rPr>
          <w:color w:val="000000"/>
          <w:szCs w:val="24"/>
        </w:rPr>
        <w:t>connections</w:t>
      </w:r>
      <w:proofErr w:type="spellEnd"/>
      <w:r w:rsidRPr="00197CF0">
        <w:rPr>
          <w:color w:val="000000"/>
          <w:szCs w:val="24"/>
        </w:rPr>
        <w:t xml:space="preserve">. 20-05-2020, de IBM Sitio web: </w:t>
      </w:r>
      <w:hyperlink r:id="rId72" w:history="1">
        <w:r w:rsidRPr="00197CF0">
          <w:rPr>
            <w:rStyle w:val="Hyperlink"/>
            <w:szCs w:val="24"/>
          </w:rPr>
          <w:t>https://www.ibm.com/support/knowledgecenter/SSMKHH_10.0.0/com.ibm.etools.mft.doc/ac00406_.htm</w:t>
        </w:r>
      </w:hyperlink>
    </w:p>
    <w:p w14:paraId="6B4F7E43" w14:textId="77777777" w:rsidR="00BE4F15" w:rsidRPr="004E580B" w:rsidRDefault="00FB75A4" w:rsidP="003E0520">
      <w:pPr>
        <w:pStyle w:val="ListParagraph"/>
        <w:numPr>
          <w:ilvl w:val="0"/>
          <w:numId w:val="42"/>
        </w:numPr>
        <w:spacing w:after="160"/>
        <w:rPr>
          <w:color w:val="000000"/>
          <w:szCs w:val="24"/>
        </w:rPr>
      </w:pPr>
      <w:r w:rsidRPr="00197CF0">
        <w:rPr>
          <w:color w:val="000000"/>
          <w:szCs w:val="24"/>
        </w:rPr>
        <w:t>J. L. ROJO. (</w:t>
      </w:r>
      <w:proofErr w:type="spellStart"/>
      <w:r w:rsidR="004E580B">
        <w:rPr>
          <w:color w:val="000000"/>
          <w:szCs w:val="24"/>
        </w:rPr>
        <w:t>Update</w:t>
      </w:r>
      <w:proofErr w:type="spellEnd"/>
      <w:r w:rsidR="004E580B" w:rsidRPr="00197CF0">
        <w:rPr>
          <w:color w:val="000000"/>
          <w:szCs w:val="24"/>
        </w:rPr>
        <w:t xml:space="preserve"> </w:t>
      </w:r>
      <w:r w:rsidRPr="00197CF0">
        <w:rPr>
          <w:color w:val="000000"/>
          <w:szCs w:val="24"/>
        </w:rPr>
        <w:t xml:space="preserve">2019). Métodos de conexión a </w:t>
      </w:r>
      <w:proofErr w:type="spellStart"/>
      <w:r w:rsidRPr="00197CF0">
        <w:rPr>
          <w:color w:val="000000"/>
          <w:szCs w:val="24"/>
        </w:rPr>
        <w:t>mysql</w:t>
      </w:r>
      <w:proofErr w:type="spellEnd"/>
      <w:r w:rsidRPr="00197CF0">
        <w:rPr>
          <w:color w:val="000000"/>
          <w:szCs w:val="24"/>
        </w:rPr>
        <w:t xml:space="preserve"> con </w:t>
      </w:r>
      <w:proofErr w:type="spellStart"/>
      <w:r w:rsidRPr="00197CF0">
        <w:rPr>
          <w:color w:val="000000"/>
          <w:szCs w:val="24"/>
        </w:rPr>
        <w:t>php</w:t>
      </w:r>
      <w:proofErr w:type="spellEnd"/>
      <w:r w:rsidRPr="00197CF0">
        <w:rPr>
          <w:color w:val="000000"/>
          <w:szCs w:val="24"/>
        </w:rPr>
        <w:t xml:space="preserve"> y cuando deben ser utilizados. 20-05-2020, de Artefrafico.net Sitio web: </w:t>
      </w:r>
      <w:hyperlink r:id="rId73" w:history="1">
        <w:r w:rsidRPr="00197CF0">
          <w:rPr>
            <w:rStyle w:val="Hyperlink"/>
            <w:szCs w:val="24"/>
          </w:rPr>
          <w:t>https://blog.artegrafico.net/metodos-de-conexion-a-mysql-con-php-como-y-cuando-deben-ser-utilizados</w:t>
        </w:r>
      </w:hyperlink>
    </w:p>
    <w:p w14:paraId="63ABB976" w14:textId="77777777" w:rsidR="004E580B" w:rsidRPr="004E580B" w:rsidRDefault="004E580B" w:rsidP="003E0520">
      <w:pPr>
        <w:pStyle w:val="ListParagraph"/>
        <w:numPr>
          <w:ilvl w:val="0"/>
          <w:numId w:val="42"/>
        </w:numPr>
        <w:spacing w:after="160"/>
        <w:rPr>
          <w:color w:val="000000"/>
          <w:szCs w:val="24"/>
        </w:rPr>
      </w:pPr>
      <w:proofErr w:type="spellStart"/>
      <w:r w:rsidRPr="004E580B">
        <w:rPr>
          <w:color w:val="000000"/>
          <w:szCs w:val="24"/>
        </w:rPr>
        <w:t>Jose</w:t>
      </w:r>
      <w:proofErr w:type="spellEnd"/>
      <w:r w:rsidRPr="004E580B">
        <w:rPr>
          <w:color w:val="000000"/>
          <w:szCs w:val="24"/>
        </w:rPr>
        <w:t xml:space="preserve"> </w:t>
      </w:r>
      <w:proofErr w:type="spellStart"/>
      <w:r w:rsidRPr="004E580B">
        <w:rPr>
          <w:color w:val="000000"/>
          <w:szCs w:val="24"/>
        </w:rPr>
        <w:t>Mª</w:t>
      </w:r>
      <w:proofErr w:type="spellEnd"/>
      <w:r w:rsidRPr="004E580B">
        <w:rPr>
          <w:color w:val="000000"/>
          <w:szCs w:val="24"/>
        </w:rPr>
        <w:t xml:space="preserve"> Baquero García. (09/10/2015). ¿Por qué </w:t>
      </w:r>
      <w:proofErr w:type="spellStart"/>
      <w:r w:rsidRPr="004E580B">
        <w:rPr>
          <w:color w:val="000000"/>
          <w:szCs w:val="24"/>
        </w:rPr>
        <w:t>AngularJS</w:t>
      </w:r>
      <w:proofErr w:type="spellEnd"/>
      <w:r w:rsidR="00473C94" w:rsidRPr="004E580B">
        <w:rPr>
          <w:color w:val="000000"/>
          <w:szCs w:val="24"/>
        </w:rPr>
        <w:t>?</w:t>
      </w:r>
      <w:r w:rsidRPr="004E580B">
        <w:rPr>
          <w:color w:val="000000"/>
          <w:szCs w:val="24"/>
        </w:rPr>
        <w:t xml:space="preserve"> 2019, de ARSYS Sitio web: </w:t>
      </w:r>
      <w:hyperlink r:id="rId74" w:history="1">
        <w:r w:rsidRPr="004E580B">
          <w:rPr>
            <w:rStyle w:val="Hyperlink"/>
            <w:szCs w:val="24"/>
          </w:rPr>
          <w:t>https://www.arsys.es/blog/programacion/por-que-angularjs/</w:t>
        </w:r>
      </w:hyperlink>
    </w:p>
    <w:p w14:paraId="4DF6DE13" w14:textId="77777777" w:rsidR="004E580B" w:rsidRPr="004E580B" w:rsidRDefault="004E580B" w:rsidP="003E0520">
      <w:pPr>
        <w:pStyle w:val="ListParagraph"/>
        <w:numPr>
          <w:ilvl w:val="0"/>
          <w:numId w:val="42"/>
        </w:numPr>
        <w:spacing w:after="160"/>
        <w:rPr>
          <w:color w:val="000000"/>
          <w:szCs w:val="24"/>
        </w:rPr>
      </w:pPr>
      <w:proofErr w:type="spellStart"/>
      <w:r w:rsidRPr="004E580B">
        <w:rPr>
          <w:color w:val="000000"/>
          <w:szCs w:val="24"/>
        </w:rPr>
        <w:lastRenderedPageBreak/>
        <w:t>DesarrolloWeb</w:t>
      </w:r>
      <w:proofErr w:type="spellEnd"/>
      <w:r w:rsidRPr="004E580B">
        <w:rPr>
          <w:color w:val="000000"/>
          <w:szCs w:val="24"/>
        </w:rPr>
        <w:t>. (</w:t>
      </w:r>
      <w:proofErr w:type="spellStart"/>
      <w:r>
        <w:rPr>
          <w:color w:val="000000"/>
          <w:szCs w:val="24"/>
        </w:rPr>
        <w:t>Update</w:t>
      </w:r>
      <w:proofErr w:type="spellEnd"/>
      <w:r>
        <w:rPr>
          <w:color w:val="000000"/>
          <w:szCs w:val="24"/>
        </w:rPr>
        <w:t xml:space="preserve"> </w:t>
      </w:r>
      <w:r w:rsidRPr="004E580B">
        <w:rPr>
          <w:color w:val="000000"/>
          <w:szCs w:val="24"/>
        </w:rPr>
        <w:t xml:space="preserve">2020). Manual de </w:t>
      </w:r>
      <w:proofErr w:type="spellStart"/>
      <w:r w:rsidRPr="004E580B">
        <w:rPr>
          <w:color w:val="000000"/>
          <w:szCs w:val="24"/>
        </w:rPr>
        <w:t>AngularJS</w:t>
      </w:r>
      <w:proofErr w:type="spellEnd"/>
      <w:r w:rsidRPr="004E580B">
        <w:rPr>
          <w:color w:val="000000"/>
          <w:szCs w:val="24"/>
        </w:rPr>
        <w:t xml:space="preserve">. 2019, de </w:t>
      </w:r>
      <w:proofErr w:type="spellStart"/>
      <w:r w:rsidRPr="004E580B">
        <w:rPr>
          <w:color w:val="000000"/>
          <w:szCs w:val="24"/>
        </w:rPr>
        <w:t>DesarrolloWeb</w:t>
      </w:r>
      <w:proofErr w:type="spellEnd"/>
      <w:r w:rsidRPr="004E580B">
        <w:rPr>
          <w:color w:val="000000"/>
          <w:szCs w:val="24"/>
        </w:rPr>
        <w:t xml:space="preserve"> Sitio web: </w:t>
      </w:r>
      <w:hyperlink r:id="rId75" w:history="1">
        <w:r w:rsidRPr="004E580B">
          <w:rPr>
            <w:rStyle w:val="Hyperlink"/>
            <w:szCs w:val="24"/>
          </w:rPr>
          <w:t>https://desarrolloweb.com/manuales/manual-angularjs.html</w:t>
        </w:r>
      </w:hyperlink>
    </w:p>
    <w:p w14:paraId="12B2628F" w14:textId="77777777" w:rsidR="004E580B" w:rsidRPr="004E580B" w:rsidRDefault="004E580B" w:rsidP="003E0520">
      <w:pPr>
        <w:pStyle w:val="ListParagraph"/>
        <w:numPr>
          <w:ilvl w:val="0"/>
          <w:numId w:val="42"/>
        </w:numPr>
        <w:spacing w:after="160"/>
        <w:rPr>
          <w:color w:val="000000"/>
          <w:szCs w:val="24"/>
        </w:rPr>
      </w:pPr>
      <w:r w:rsidRPr="00187D19">
        <w:rPr>
          <w:color w:val="000000"/>
          <w:szCs w:val="24"/>
          <w:lang w:val="en-US"/>
        </w:rPr>
        <w:t xml:space="preserve">Simran Kaur Arora. (Update 2020). 10 Best JavaScript Frameworks to Use in 2020. </w:t>
      </w:r>
      <w:r w:rsidRPr="004E580B">
        <w:rPr>
          <w:color w:val="000000"/>
          <w:szCs w:val="24"/>
        </w:rPr>
        <w:t xml:space="preserve">2019, de hackr.io Sitio web: </w:t>
      </w:r>
      <w:hyperlink r:id="rId76" w:history="1">
        <w:r w:rsidRPr="004E580B">
          <w:rPr>
            <w:rStyle w:val="Hyperlink"/>
            <w:szCs w:val="24"/>
          </w:rPr>
          <w:t>https://hackr.io/blog/best-javascript-frameworks</w:t>
        </w:r>
      </w:hyperlink>
    </w:p>
    <w:p w14:paraId="607BD1C0" w14:textId="77777777" w:rsidR="004E580B" w:rsidRPr="004E580B" w:rsidRDefault="004E580B" w:rsidP="003E0520">
      <w:pPr>
        <w:pStyle w:val="ListParagraph"/>
        <w:numPr>
          <w:ilvl w:val="0"/>
          <w:numId w:val="42"/>
        </w:numPr>
        <w:spacing w:after="160"/>
        <w:rPr>
          <w:color w:val="000000"/>
          <w:szCs w:val="24"/>
        </w:rPr>
      </w:pPr>
      <w:r w:rsidRPr="00187D19">
        <w:rPr>
          <w:color w:val="000000"/>
          <w:szCs w:val="24"/>
          <w:lang w:val="en-US"/>
        </w:rPr>
        <w:t xml:space="preserve">Jeff Smith. (20-07-2018). 9 Popular JavaScript Frameworks for 2020. </w:t>
      </w:r>
      <w:r w:rsidRPr="004E580B">
        <w:rPr>
          <w:color w:val="000000"/>
          <w:szCs w:val="24"/>
        </w:rPr>
        <w:t xml:space="preserve">2019, de RAYGUN Sitio web: </w:t>
      </w:r>
      <w:hyperlink r:id="rId77" w:history="1">
        <w:r w:rsidRPr="004E580B">
          <w:rPr>
            <w:rStyle w:val="Hyperlink"/>
            <w:szCs w:val="24"/>
          </w:rPr>
          <w:t>https://raygun.com/blog/popular-javascript-frameworks/</w:t>
        </w:r>
      </w:hyperlink>
    </w:p>
    <w:p w14:paraId="092AAFBC" w14:textId="77777777" w:rsidR="004E580B" w:rsidRPr="00187D19" w:rsidRDefault="000654E2" w:rsidP="003E0520">
      <w:pPr>
        <w:pStyle w:val="ListParagraph"/>
        <w:numPr>
          <w:ilvl w:val="0"/>
          <w:numId w:val="42"/>
        </w:numPr>
        <w:spacing w:after="160"/>
        <w:rPr>
          <w:color w:val="000000"/>
          <w:szCs w:val="24"/>
          <w:lang w:val="en-US"/>
        </w:rPr>
      </w:pPr>
      <w:proofErr w:type="spellStart"/>
      <w:r w:rsidRPr="000654E2">
        <w:rPr>
          <w:color w:val="000000"/>
          <w:szCs w:val="24"/>
        </w:rPr>
        <w:t>JavaTpoint</w:t>
      </w:r>
      <w:proofErr w:type="spellEnd"/>
      <w:r w:rsidR="00473C94" w:rsidRPr="000654E2">
        <w:rPr>
          <w:color w:val="000000"/>
          <w:szCs w:val="24"/>
        </w:rPr>
        <w:t>.</w:t>
      </w:r>
      <w:r w:rsidRPr="000654E2">
        <w:rPr>
          <w:color w:val="000000"/>
          <w:szCs w:val="24"/>
        </w:rPr>
        <w:t xml:space="preserve"> </w:t>
      </w:r>
      <w:r w:rsidR="00473C94" w:rsidRPr="000654E2">
        <w:rPr>
          <w:color w:val="000000"/>
          <w:szCs w:val="24"/>
        </w:rPr>
        <w:t>(2011</w:t>
      </w:r>
      <w:r w:rsidRPr="000654E2">
        <w:rPr>
          <w:color w:val="000000"/>
          <w:szCs w:val="24"/>
        </w:rPr>
        <w:t xml:space="preserve">-2018). </w:t>
      </w:r>
      <w:proofErr w:type="spellStart"/>
      <w:r w:rsidRPr="000654E2">
        <w:rPr>
          <w:color w:val="000000"/>
          <w:szCs w:val="24"/>
        </w:rPr>
        <w:t>What</w:t>
      </w:r>
      <w:proofErr w:type="spellEnd"/>
      <w:r w:rsidRPr="000654E2">
        <w:rPr>
          <w:color w:val="000000"/>
          <w:szCs w:val="24"/>
        </w:rPr>
        <w:t xml:space="preserve"> </w:t>
      </w:r>
      <w:proofErr w:type="spellStart"/>
      <w:r w:rsidRPr="000654E2">
        <w:rPr>
          <w:color w:val="000000"/>
          <w:szCs w:val="24"/>
        </w:rPr>
        <w:t>is</w:t>
      </w:r>
      <w:proofErr w:type="spellEnd"/>
      <w:r w:rsidRPr="000654E2">
        <w:rPr>
          <w:color w:val="000000"/>
          <w:szCs w:val="24"/>
        </w:rPr>
        <w:t xml:space="preserve"> </w:t>
      </w:r>
      <w:proofErr w:type="spellStart"/>
      <w:r w:rsidRPr="000654E2">
        <w:rPr>
          <w:color w:val="000000"/>
          <w:szCs w:val="24"/>
        </w:rPr>
        <w:t>AngularJS</w:t>
      </w:r>
      <w:proofErr w:type="spellEnd"/>
      <w:r w:rsidRPr="000654E2">
        <w:rPr>
          <w:color w:val="000000"/>
          <w:szCs w:val="24"/>
        </w:rPr>
        <w:t xml:space="preserve">. </w:t>
      </w:r>
      <w:r w:rsidRPr="00187D19">
        <w:rPr>
          <w:color w:val="000000"/>
          <w:szCs w:val="24"/>
          <w:lang w:val="en-US"/>
        </w:rPr>
        <w:t xml:space="preserve">2019, de </w:t>
      </w:r>
      <w:proofErr w:type="spellStart"/>
      <w:r w:rsidRPr="00187D19">
        <w:rPr>
          <w:color w:val="000000"/>
          <w:szCs w:val="24"/>
          <w:lang w:val="en-US"/>
        </w:rPr>
        <w:t>JavaTpoint</w:t>
      </w:r>
      <w:proofErr w:type="spellEnd"/>
      <w:r w:rsidRPr="00187D19">
        <w:rPr>
          <w:color w:val="000000"/>
          <w:szCs w:val="24"/>
          <w:lang w:val="en-US"/>
        </w:rPr>
        <w:t xml:space="preserve">. Sitio web: </w:t>
      </w:r>
      <w:hyperlink r:id="rId78" w:history="1">
        <w:r w:rsidRPr="00187D19">
          <w:rPr>
            <w:rStyle w:val="Hyperlink"/>
            <w:szCs w:val="24"/>
            <w:lang w:val="en-US"/>
          </w:rPr>
          <w:t>https://www.javatpoint.com/what-is-angularjs</w:t>
        </w:r>
      </w:hyperlink>
    </w:p>
    <w:p w14:paraId="45A471E0" w14:textId="77777777" w:rsidR="000654E2" w:rsidRPr="000654E2" w:rsidRDefault="000654E2" w:rsidP="003E0520">
      <w:pPr>
        <w:pStyle w:val="ListParagraph"/>
        <w:numPr>
          <w:ilvl w:val="0"/>
          <w:numId w:val="42"/>
        </w:numPr>
        <w:spacing w:after="160"/>
        <w:rPr>
          <w:color w:val="000000"/>
          <w:szCs w:val="24"/>
        </w:rPr>
      </w:pPr>
      <w:r w:rsidRPr="000654E2">
        <w:rPr>
          <w:color w:val="000000"/>
          <w:szCs w:val="24"/>
        </w:rPr>
        <w:t>John Pa</w:t>
      </w:r>
      <w:r>
        <w:rPr>
          <w:color w:val="000000"/>
          <w:szCs w:val="24"/>
        </w:rPr>
        <w:t>pa</w:t>
      </w:r>
      <w:r w:rsidRPr="000654E2">
        <w:rPr>
          <w:color w:val="000000"/>
          <w:szCs w:val="24"/>
        </w:rPr>
        <w:t>. (02-12-2017). angular-</w:t>
      </w:r>
      <w:proofErr w:type="spellStart"/>
      <w:r w:rsidRPr="000654E2">
        <w:rPr>
          <w:color w:val="000000"/>
          <w:szCs w:val="24"/>
        </w:rPr>
        <w:t>styleguide</w:t>
      </w:r>
      <w:proofErr w:type="spellEnd"/>
      <w:r w:rsidRPr="000654E2">
        <w:rPr>
          <w:color w:val="000000"/>
          <w:szCs w:val="24"/>
        </w:rPr>
        <w:t xml:space="preserve">. 2019, de GitHub Sitio web: Angular 1 Style </w:t>
      </w:r>
      <w:proofErr w:type="spellStart"/>
      <w:r w:rsidRPr="000654E2">
        <w:rPr>
          <w:color w:val="000000"/>
          <w:szCs w:val="24"/>
        </w:rPr>
        <w:t>Guide</w:t>
      </w:r>
      <w:proofErr w:type="spellEnd"/>
    </w:p>
    <w:p w14:paraId="50B16927" w14:textId="77777777" w:rsidR="000654E2" w:rsidRPr="00187D19" w:rsidRDefault="000654E2" w:rsidP="003E0520">
      <w:pPr>
        <w:pStyle w:val="ListParagraph"/>
        <w:numPr>
          <w:ilvl w:val="0"/>
          <w:numId w:val="42"/>
        </w:numPr>
        <w:spacing w:after="160"/>
        <w:rPr>
          <w:color w:val="000000"/>
          <w:szCs w:val="24"/>
          <w:lang w:val="en-US"/>
        </w:rPr>
      </w:pPr>
      <w:proofErr w:type="spellStart"/>
      <w:r w:rsidRPr="00187D19">
        <w:rPr>
          <w:color w:val="000000"/>
          <w:szCs w:val="24"/>
          <w:lang w:val="en-US"/>
        </w:rPr>
        <w:t>TutorialsPoint</w:t>
      </w:r>
      <w:proofErr w:type="spellEnd"/>
      <w:r w:rsidRPr="00187D19">
        <w:rPr>
          <w:color w:val="000000"/>
          <w:szCs w:val="24"/>
          <w:lang w:val="en-US"/>
        </w:rPr>
        <w:t xml:space="preserve"> SIMPLYEASLERANIG. (Update 2019). AngularJS - MVC Architecture. 2019, de </w:t>
      </w:r>
      <w:proofErr w:type="spellStart"/>
      <w:r w:rsidRPr="00187D19">
        <w:rPr>
          <w:color w:val="000000"/>
          <w:szCs w:val="24"/>
          <w:lang w:val="en-US"/>
        </w:rPr>
        <w:t>TutorialsPoint</w:t>
      </w:r>
      <w:proofErr w:type="spellEnd"/>
      <w:r w:rsidRPr="00187D19">
        <w:rPr>
          <w:color w:val="000000"/>
          <w:szCs w:val="24"/>
          <w:lang w:val="en-US"/>
        </w:rPr>
        <w:t xml:space="preserve"> SIMPLYEASLERANIG Sitio web: </w:t>
      </w:r>
      <w:hyperlink r:id="rId79" w:history="1">
        <w:r w:rsidRPr="00187D19">
          <w:rPr>
            <w:rStyle w:val="Hyperlink"/>
            <w:szCs w:val="24"/>
            <w:lang w:val="en-US"/>
          </w:rPr>
          <w:t>https://www.tutorialspoint.com/angularjs/angularjs_mvc_architecture.htm</w:t>
        </w:r>
      </w:hyperlink>
    </w:p>
    <w:p w14:paraId="411BE1A6" w14:textId="77777777" w:rsidR="00775FFD" w:rsidRPr="00775FFD" w:rsidRDefault="00775FFD" w:rsidP="003E0520">
      <w:pPr>
        <w:pStyle w:val="ListParagraph"/>
        <w:numPr>
          <w:ilvl w:val="0"/>
          <w:numId w:val="42"/>
        </w:numPr>
        <w:spacing w:after="160"/>
        <w:rPr>
          <w:color w:val="000000"/>
          <w:sz w:val="22"/>
          <w:szCs w:val="24"/>
        </w:rPr>
      </w:pPr>
      <w:r w:rsidRPr="00775FFD">
        <w:rPr>
          <w:color w:val="000000"/>
          <w:szCs w:val="27"/>
        </w:rPr>
        <w:t xml:space="preserve">Pmoinformatica.com. (2017). Requerimientos funcionales: Ejemplos. 19-08-2020, de Pmoinformatica.com Sitio web: </w:t>
      </w:r>
      <w:hyperlink r:id="rId80" w:history="1">
        <w:r w:rsidRPr="00775FFD">
          <w:rPr>
            <w:rStyle w:val="Hyperlink"/>
            <w:szCs w:val="27"/>
          </w:rPr>
          <w:t>http://www.pmoinformatica.com/2017/02/requerimientos-funcionales-ejemplos.html</w:t>
        </w:r>
      </w:hyperlink>
    </w:p>
    <w:p w14:paraId="7EAC7B6E" w14:textId="36D64E01" w:rsidR="003511D5" w:rsidRPr="0000697A" w:rsidRDefault="00775FFD" w:rsidP="0000697A">
      <w:pPr>
        <w:pStyle w:val="ListParagraph"/>
        <w:numPr>
          <w:ilvl w:val="0"/>
          <w:numId w:val="42"/>
        </w:numPr>
        <w:spacing w:after="160"/>
        <w:rPr>
          <w:color w:val="000000"/>
          <w:sz w:val="22"/>
          <w:szCs w:val="24"/>
        </w:rPr>
      </w:pPr>
      <w:r w:rsidRPr="0000697A">
        <w:rPr>
          <w:color w:val="000000"/>
          <w:szCs w:val="27"/>
        </w:rPr>
        <w:t xml:space="preserve">Pmoinformatica.com. (2015). Requerimientos no funcionales: Ejemplos. 19-08-2020, de Pmoinformatica.com Sitio web: </w:t>
      </w:r>
      <w:hyperlink r:id="rId81" w:history="1">
        <w:r w:rsidRPr="0000697A">
          <w:rPr>
            <w:rStyle w:val="Hyperlink"/>
            <w:szCs w:val="27"/>
          </w:rPr>
          <w:t>http://www.pmoinformatica.com/2015/05/requerimientos-no-funcionales-ejemplos.html</w:t>
        </w:r>
      </w:hyperlink>
    </w:p>
    <w:sectPr w:rsidR="003511D5" w:rsidRPr="0000697A" w:rsidSect="00B349C9">
      <w:type w:val="continuous"/>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Elba Valderrama" w:date="2020-10-22T05:33:00Z" w:initials="EV">
    <w:p w14:paraId="17722DAF" w14:textId="3A752D40" w:rsidR="00C471ED" w:rsidRDefault="00C471ED">
      <w:pPr>
        <w:pStyle w:val="CommentText"/>
      </w:pPr>
      <w:r>
        <w:rPr>
          <w:rStyle w:val="CommentReference"/>
        </w:rPr>
        <w:annotationRef/>
      </w:r>
      <w:r>
        <w:t>Aquí colocar por ejemplo que hicieron entrevistas con la DI, revisión de la literatura y trabajos previos, encuestas, evaluación con usuarios, etc.</w:t>
      </w:r>
    </w:p>
  </w:comment>
  <w:comment w:id="28" w:author="Elba Valderrama" w:date="2020-10-22T05:29:00Z" w:initials="EV">
    <w:p w14:paraId="7EEC4634" w14:textId="77777777" w:rsidR="005518A6" w:rsidRDefault="005518A6">
      <w:pPr>
        <w:pStyle w:val="CommentText"/>
      </w:pPr>
      <w:r>
        <w:rPr>
          <w:rStyle w:val="CommentReference"/>
        </w:rPr>
        <w:annotationRef/>
      </w:r>
      <w:r>
        <w:t xml:space="preserve">Aquí agregar como una pequeña </w:t>
      </w:r>
      <w:proofErr w:type="spellStart"/>
      <w:r>
        <w:t>intro</w:t>
      </w:r>
      <w:proofErr w:type="spellEnd"/>
      <w:r>
        <w:t xml:space="preserve"> para cada capítulo, por ejemplo en e</w:t>
      </w:r>
      <w:r w:rsidR="00C471ED">
        <w:t xml:space="preserve">ste capítulo de introducción se definió el problema, su alcance y </w:t>
      </w:r>
      <w:proofErr w:type="gramStart"/>
      <w:r w:rsidR="00C471ED">
        <w:t>objetivos  En</w:t>
      </w:r>
      <w:proofErr w:type="gramEnd"/>
      <w:r w:rsidR="00C471ED">
        <w:t xml:space="preserve"> el </w:t>
      </w:r>
      <w:r>
        <w:t xml:space="preserve"> capitulo 2 presentaremos los antecedes de la UTP así como</w:t>
      </w:r>
      <w:r w:rsidR="00C471ED">
        <w:t xml:space="preserve"> también</w:t>
      </w:r>
      <w:r>
        <w:t xml:space="preserve"> se explicará </w:t>
      </w:r>
      <w:r w:rsidR="00C471ED">
        <w:t xml:space="preserve">los tipos de trabajo de graduación, y se presentará los resultados sobre una encuesta sobre el conocimiento del proceso de búsqueda de tema de trabajos de graduación y sus preferencias.  </w:t>
      </w:r>
    </w:p>
    <w:p w14:paraId="6980B88A" w14:textId="419FD339" w:rsidR="00C471ED" w:rsidRDefault="00C471ED">
      <w:pPr>
        <w:pStyle w:val="CommentText"/>
      </w:pPr>
      <w:r>
        <w:t>Y así te vas.</w:t>
      </w:r>
    </w:p>
  </w:comment>
  <w:comment w:id="29" w:author="Elba Valderrama" w:date="2020-10-22T05:30:00Z" w:initials="EV">
    <w:p w14:paraId="3A646456" w14:textId="3869FC8D" w:rsidR="00C471ED" w:rsidRDefault="00C471ED">
      <w:pPr>
        <w:pStyle w:val="CommentText"/>
      </w:pPr>
      <w:r>
        <w:rPr>
          <w:rStyle w:val="CommentReference"/>
        </w:rPr>
        <w:annotationRef/>
      </w:r>
    </w:p>
  </w:comment>
  <w:comment w:id="34" w:author="Elba Valderrama" w:date="2020-10-22T04:43:00Z" w:initials="EV">
    <w:p w14:paraId="4E54D9B3" w14:textId="2DB0D3ED" w:rsidR="00273D44" w:rsidRDefault="00273D44">
      <w:pPr>
        <w:pStyle w:val="CommentText"/>
      </w:pPr>
      <w:r>
        <w:rPr>
          <w:rStyle w:val="CommentReference"/>
        </w:rPr>
        <w:annotationRef/>
      </w:r>
      <w:r>
        <w:t xml:space="preserve">Esto va en referencias </w:t>
      </w:r>
    </w:p>
  </w:comment>
  <w:comment w:id="48" w:author="Elba Valderrama" w:date="2020-10-22T04:57:00Z" w:initials="EV">
    <w:p w14:paraId="7004CA3B" w14:textId="7F01FA0A" w:rsidR="00FE01DB" w:rsidRDefault="00FE01DB">
      <w:pPr>
        <w:pStyle w:val="CommentText"/>
      </w:pPr>
      <w:r>
        <w:rPr>
          <w:rStyle w:val="CommentReference"/>
        </w:rPr>
        <w:annotationRef/>
      </w:r>
      <w:r>
        <w:t>Verificar si no hay uno del 2018 o 2019</w:t>
      </w:r>
    </w:p>
  </w:comment>
  <w:comment w:id="59" w:author="Elba Valderrama" w:date="2020-10-22T04:44:00Z" w:initials="EV">
    <w:p w14:paraId="73BEFCC4" w14:textId="4A79B96C" w:rsidR="00273D44" w:rsidRDefault="00273D44">
      <w:pPr>
        <w:pStyle w:val="CommentText"/>
      </w:pPr>
      <w:r>
        <w:rPr>
          <w:rStyle w:val="CommentReference"/>
        </w:rPr>
        <w:annotationRef/>
      </w:r>
      <w:proofErr w:type="gramStart"/>
      <w:r>
        <w:t>DE estos departamentos no hubo descripción?</w:t>
      </w:r>
      <w:proofErr w:type="gramEnd"/>
      <w:r>
        <w:t xml:space="preserve">  </w:t>
      </w:r>
    </w:p>
  </w:comment>
  <w:comment w:id="64" w:author="Elba Valderrama" w:date="2020-10-22T05:37:00Z" w:initials="EV">
    <w:p w14:paraId="3C55C8E4" w14:textId="62083D35" w:rsidR="00C471ED" w:rsidRDefault="00C471ED">
      <w:pPr>
        <w:pStyle w:val="CommentText"/>
      </w:pPr>
      <w:r>
        <w:rPr>
          <w:rStyle w:val="CommentReference"/>
        </w:rPr>
        <w:annotationRef/>
      </w:r>
      <w:r>
        <w:t xml:space="preserve">En un email mandé a preguntar datos sobre cantidad de estudiantes por centro regional y sobre distribución de tipos de trabajo de graduación.  Cuando esa </w:t>
      </w:r>
      <w:proofErr w:type="spellStart"/>
      <w:r>
        <w:t>ifnromación</w:t>
      </w:r>
      <w:proofErr w:type="spellEnd"/>
      <w:r>
        <w:t xml:space="preserve"> nos llegue </w:t>
      </w:r>
      <w:proofErr w:type="gramStart"/>
      <w:r>
        <w:t>la demos</w:t>
      </w:r>
      <w:proofErr w:type="gramEnd"/>
      <w:r>
        <w:t xml:space="preserve"> incorporar en el capítulo 2</w:t>
      </w:r>
    </w:p>
  </w:comment>
  <w:comment w:id="77" w:author="Elba Valderrama" w:date="2020-10-22T04:38:00Z" w:initials="EV">
    <w:p w14:paraId="7A639C60" w14:textId="4A272F6B" w:rsidR="00273D44" w:rsidRDefault="00273D44">
      <w:pPr>
        <w:pStyle w:val="CommentText"/>
      </w:pPr>
      <w:r>
        <w:rPr>
          <w:rStyle w:val="CommentReference"/>
        </w:rPr>
        <w:annotationRef/>
      </w:r>
      <w:r>
        <w:t xml:space="preserve">Como es la primera vez que lo </w:t>
      </w:r>
      <w:proofErr w:type="spellStart"/>
      <w:r>
        <w:t>mecionan</w:t>
      </w:r>
      <w:proofErr w:type="spellEnd"/>
      <w:r>
        <w:t>, deben poner el nombre completo de la universidad y en paréntesis su abreviatura</w:t>
      </w:r>
    </w:p>
  </w:comment>
  <w:comment w:id="78" w:author="Elba Valderrama" w:date="2020-10-22T04:39:00Z" w:initials="EV">
    <w:p w14:paraId="5C530332" w14:textId="6C377E42" w:rsidR="00273D44" w:rsidRDefault="00273D44">
      <w:pPr>
        <w:pStyle w:val="CommentText"/>
      </w:pPr>
      <w:r>
        <w:rPr>
          <w:rStyle w:val="CommentReference"/>
        </w:rPr>
        <w:annotationRef/>
      </w:r>
      <w:r>
        <w:t>Acá si lo desean pueden usar UMSA</w:t>
      </w:r>
    </w:p>
  </w:comment>
  <w:comment w:id="83" w:author="Elba Valderrama" w:date="2020-10-22T05:38:00Z" w:initials="EV">
    <w:p w14:paraId="712106E6" w14:textId="4E2F104F" w:rsidR="00C471ED" w:rsidRDefault="00C471ED">
      <w:pPr>
        <w:pStyle w:val="CommentText"/>
      </w:pPr>
      <w:r>
        <w:rPr>
          <w:rStyle w:val="CommentReference"/>
        </w:rPr>
        <w:annotationRef/>
      </w:r>
      <w:r>
        <w:t xml:space="preserve">Cambiar al capítulo 2, como punto </w:t>
      </w:r>
      <w:proofErr w:type="gramStart"/>
      <w:r>
        <w:t>2.3  y</w:t>
      </w:r>
      <w:proofErr w:type="gramEnd"/>
      <w:r>
        <w:t xml:space="preserve"> poner el titulo Encuesta sobre </w:t>
      </w:r>
      <w:r w:rsidR="00F8726A">
        <w:t xml:space="preserve">búsqueda y oferta de temas para trabajo de graduación (es mi primera idea, quizás cambie nuevamente) </w:t>
      </w:r>
    </w:p>
  </w:comment>
  <w:comment w:id="90" w:author="Elba Valderrama" w:date="2020-10-22T05:41:00Z" w:initials="EV">
    <w:p w14:paraId="7E917D50" w14:textId="1D78B720" w:rsidR="00F8726A" w:rsidRDefault="00F8726A">
      <w:pPr>
        <w:pStyle w:val="CommentText"/>
      </w:pPr>
      <w:r>
        <w:rPr>
          <w:rStyle w:val="CommentReference"/>
        </w:rPr>
        <w:annotationRef/>
      </w:r>
      <w:r>
        <w:t>Corregir:  la palabra correcta es Extranjera</w:t>
      </w:r>
    </w:p>
  </w:comment>
  <w:comment w:id="105" w:author="Elba Valderrama" w:date="2020-10-22T04:40:00Z" w:initials="EV">
    <w:p w14:paraId="27F3AB02" w14:textId="5A029082" w:rsidR="00273D44" w:rsidRDefault="00273D44">
      <w:pPr>
        <w:pStyle w:val="CommentText"/>
      </w:pPr>
      <w:r>
        <w:rPr>
          <w:rStyle w:val="CommentReference"/>
        </w:rPr>
        <w:annotationRef/>
      </w:r>
      <w:r>
        <w:t>La palabra correcta es Elicitación</w:t>
      </w:r>
    </w:p>
  </w:comment>
  <w:comment w:id="107" w:author="Elba Valderrama" w:date="2020-10-22T04:41:00Z" w:initials="EV">
    <w:p w14:paraId="2F6EBCBF" w14:textId="44DD4EC5" w:rsidR="00273D44" w:rsidRDefault="00273D44">
      <w:pPr>
        <w:pStyle w:val="CommentText"/>
      </w:pPr>
      <w:r>
        <w:rPr>
          <w:rStyle w:val="CommentReference"/>
        </w:rPr>
        <w:annotationRef/>
      </w:r>
      <w:r>
        <w:t>Cambiar por elicitación</w:t>
      </w:r>
    </w:p>
  </w:comment>
  <w:comment w:id="112" w:author="Elba Valderrama" w:date="2020-10-22T04:41:00Z" w:initials="EV">
    <w:p w14:paraId="7923A2F8" w14:textId="782F6C26" w:rsidR="00273D44" w:rsidRDefault="00273D44">
      <w:pPr>
        <w:pStyle w:val="CommentText"/>
      </w:pPr>
      <w:r>
        <w:rPr>
          <w:rStyle w:val="CommentReference"/>
        </w:rPr>
        <w:annotationRef/>
      </w:r>
      <w:r>
        <w:t>Elicitación</w:t>
      </w:r>
    </w:p>
  </w:comment>
  <w:comment w:id="140" w:author="Elba Valderrama" w:date="2020-10-22T04:46:00Z" w:initials="EV">
    <w:p w14:paraId="3C30DD03" w14:textId="7F0BD0E0" w:rsidR="00273D44" w:rsidRDefault="00273D44">
      <w:pPr>
        <w:pStyle w:val="CommentText"/>
      </w:pPr>
      <w:r>
        <w:rPr>
          <w:rStyle w:val="CommentReference"/>
        </w:rPr>
        <w:annotationRef/>
      </w:r>
      <w:r>
        <w:t>Todo lo de caso de uso pasarlo al capítulo 3 de análisis</w:t>
      </w:r>
    </w:p>
  </w:comment>
  <w:comment w:id="150" w:author="Elba Valderrama" w:date="2020-10-22T04:52:00Z" w:initials="EV">
    <w:p w14:paraId="4C32038B" w14:textId="569720F0" w:rsidR="00FE01DB" w:rsidRDefault="00FE01DB">
      <w:pPr>
        <w:pStyle w:val="CommentText"/>
      </w:pPr>
      <w:r>
        <w:rPr>
          <w:rStyle w:val="CommentReference"/>
        </w:rPr>
        <w:annotationRef/>
      </w:r>
      <w:r>
        <w:t xml:space="preserve">Por cada diagrama de clase, secuencia de actividad deben escribir al menos un párrafo debajo del diagrama describiéndolo con palabra, no es adecuado </w:t>
      </w:r>
      <w:proofErr w:type="gramStart"/>
      <w:r>
        <w:t>dejar  que</w:t>
      </w:r>
      <w:proofErr w:type="gramEnd"/>
      <w:r>
        <w:t xml:space="preserve"> los diagramas entre si estén  sin texto.</w:t>
      </w:r>
    </w:p>
  </w:comment>
  <w:comment w:id="238" w:author="Elba Valderrama" w:date="2020-10-22T05:50:00Z" w:initials="EV">
    <w:p w14:paraId="146A4DB0" w14:textId="4CC41B7A" w:rsidR="00A7033E" w:rsidRDefault="00A7033E">
      <w:pPr>
        <w:pStyle w:val="CommentText"/>
      </w:pPr>
      <w:r>
        <w:rPr>
          <w:rStyle w:val="CommentReference"/>
        </w:rPr>
        <w:annotationRef/>
      </w:r>
      <w:r>
        <w:t xml:space="preserve">¿Qué quiere decir modal? </w:t>
      </w:r>
    </w:p>
  </w:comment>
  <w:comment w:id="430" w:author="Elba Valderrama" w:date="2020-10-22T05:53:00Z" w:initials="EV">
    <w:p w14:paraId="7F9FDCBC" w14:textId="17B6437E" w:rsidR="00A7033E" w:rsidRDefault="00A7033E">
      <w:pPr>
        <w:pStyle w:val="CommentText"/>
      </w:pPr>
      <w:r>
        <w:rPr>
          <w:rStyle w:val="CommentReference"/>
        </w:rPr>
        <w:annotationRef/>
      </w:r>
      <w:r>
        <w:rPr>
          <w:rStyle w:val="CommentReference"/>
        </w:rPr>
        <w:t xml:space="preserve">Agregar conclusiones, por ejemplo </w:t>
      </w:r>
    </w:p>
  </w:comment>
  <w:comment w:id="433" w:author="Elba Valderrama" w:date="2020-10-22T05:53:00Z" w:initials="EV">
    <w:p w14:paraId="71A12E49" w14:textId="55B77D61" w:rsidR="00A7033E" w:rsidRDefault="00A7033E">
      <w:pPr>
        <w:pStyle w:val="CommentText"/>
      </w:pPr>
      <w:r>
        <w:rPr>
          <w:rStyle w:val="CommentReference"/>
        </w:rPr>
        <w:annotationRef/>
      </w:r>
      <w:r>
        <w:t xml:space="preserve">Agregar algo como por ejemplo Por lo que el sistema que hemos desarrollado facilitará a los estudiantes la búsqueda de temas y por otro lados a los </w:t>
      </w:r>
      <w:proofErr w:type="gramStart"/>
      <w:r>
        <w:t>docentes  e</w:t>
      </w:r>
      <w:proofErr w:type="gramEnd"/>
      <w:r>
        <w:t xml:space="preserve"> investigadores encontrar estudiantes para el desarrollo de temas.</w:t>
      </w:r>
    </w:p>
  </w:comment>
  <w:comment w:id="436" w:author="Elba Valderrama" w:date="2020-10-22T05:59:00Z" w:initials="EV">
    <w:p w14:paraId="67DC6CF1" w14:textId="77777777" w:rsidR="00A7033E" w:rsidRDefault="00A7033E">
      <w:pPr>
        <w:pStyle w:val="CommentText"/>
      </w:pPr>
      <w:r>
        <w:rPr>
          <w:rStyle w:val="CommentReference"/>
        </w:rPr>
        <w:annotationRef/>
      </w:r>
      <w:r>
        <w:t xml:space="preserve">En el sistema APA no se hacen diferencias o </w:t>
      </w:r>
      <w:proofErr w:type="spellStart"/>
      <w:r>
        <w:t>subitulos</w:t>
      </w:r>
      <w:proofErr w:type="spellEnd"/>
      <w:r>
        <w:t xml:space="preserve"> de tipos de fuente es decir no se pone la palabra libros, ni webgrafías.  </w:t>
      </w:r>
    </w:p>
    <w:p w14:paraId="732A44DE" w14:textId="77777777" w:rsidR="00A7033E" w:rsidRDefault="00A7033E">
      <w:pPr>
        <w:pStyle w:val="CommentText"/>
      </w:pPr>
      <w:r>
        <w:t xml:space="preserve">Esa diferencia se basa en el formato como se escribe referencia, </w:t>
      </w:r>
      <w:proofErr w:type="gramStart"/>
      <w:r>
        <w:t>ya que</w:t>
      </w:r>
      <w:proofErr w:type="gramEnd"/>
      <w:r>
        <w:t xml:space="preserve"> si es libro, articulo de revista, sitio web, blog, entrevista, tesis, etc. se escribe en un formato diferente.  </w:t>
      </w:r>
    </w:p>
    <w:p w14:paraId="190ADA99" w14:textId="77777777" w:rsidR="00A7033E" w:rsidRDefault="00A7033E">
      <w:pPr>
        <w:pStyle w:val="CommentText"/>
      </w:pPr>
      <w:r>
        <w:t>Deben agregar la tesis de Chen a la lista</w:t>
      </w:r>
    </w:p>
    <w:p w14:paraId="7A8E1806" w14:textId="475013FE" w:rsidR="00A7033E" w:rsidRDefault="00A7033E">
      <w:pPr>
        <w:pStyle w:val="CommentText"/>
      </w:pPr>
      <w:r>
        <w:t>Debe estar ordenada alfabéticamente y en el estilo APA No se enumera.</w:t>
      </w:r>
    </w:p>
  </w:comment>
  <w:comment w:id="437" w:author="Elba Valderrama" w:date="2020-10-22T05:58:00Z" w:initials="EV">
    <w:p w14:paraId="0C6DC42A" w14:textId="0B529796" w:rsidR="00A7033E" w:rsidRDefault="00A7033E">
      <w:pPr>
        <w:pStyle w:val="CommentText"/>
      </w:pPr>
      <w:r>
        <w:rPr>
          <w:rStyle w:val="CommentReference"/>
        </w:rPr>
        <w:annotationRef/>
      </w:r>
      <w:r>
        <w:t>La primera referencia no es consistente con el resto, el año está al final</w:t>
      </w:r>
    </w:p>
  </w:comment>
  <w:comment w:id="438" w:author="Elba Valderrama" w:date="2020-10-22T05:57:00Z" w:initials="EV">
    <w:p w14:paraId="15EA871E" w14:textId="77777777" w:rsidR="00A7033E" w:rsidRDefault="00A7033E">
      <w:pPr>
        <w:pStyle w:val="CommentText"/>
      </w:pPr>
      <w:r>
        <w:rPr>
          <w:rStyle w:val="CommentReference"/>
        </w:rPr>
        <w:annotationRef/>
      </w:r>
      <w:r>
        <w:t>Utilizar el sistema APA para la bibliografía ver</w:t>
      </w:r>
    </w:p>
    <w:p w14:paraId="4647F1F2" w14:textId="085A54A4" w:rsidR="00A7033E" w:rsidRDefault="00262711">
      <w:pPr>
        <w:pStyle w:val="CommentText"/>
      </w:pPr>
      <w:hyperlink r:id="rId1" w:history="1">
        <w:r w:rsidR="00A7033E" w:rsidRPr="009B7EB6">
          <w:rPr>
            <w:rStyle w:val="Hyperlink"/>
          </w:rPr>
          <w:t>https://biblioguias.uam.es/citar/estilo_apa</w:t>
        </w:r>
      </w:hyperlink>
      <w:r w:rsidR="00A7033E">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722DAF" w15:done="0"/>
  <w15:commentEx w15:paraId="6980B88A" w15:done="0"/>
  <w15:commentEx w15:paraId="3A646456" w15:paraIdParent="6980B88A" w15:done="0"/>
  <w15:commentEx w15:paraId="4E54D9B3" w15:done="0"/>
  <w15:commentEx w15:paraId="7004CA3B" w15:done="0"/>
  <w15:commentEx w15:paraId="73BEFCC4" w15:done="0"/>
  <w15:commentEx w15:paraId="3C55C8E4" w15:done="0"/>
  <w15:commentEx w15:paraId="7A639C60" w15:done="0"/>
  <w15:commentEx w15:paraId="5C530332" w15:done="0"/>
  <w15:commentEx w15:paraId="712106E6" w15:done="0"/>
  <w15:commentEx w15:paraId="7E917D50" w15:done="0"/>
  <w15:commentEx w15:paraId="27F3AB02" w15:done="0"/>
  <w15:commentEx w15:paraId="2F6EBCBF" w15:done="0"/>
  <w15:commentEx w15:paraId="7923A2F8" w15:done="0"/>
  <w15:commentEx w15:paraId="3C30DD03" w15:done="0"/>
  <w15:commentEx w15:paraId="4C32038B" w15:done="0"/>
  <w15:commentEx w15:paraId="146A4DB0" w15:done="0"/>
  <w15:commentEx w15:paraId="7F9FDCBC" w15:done="0"/>
  <w15:commentEx w15:paraId="71A12E49" w15:done="0"/>
  <w15:commentEx w15:paraId="7A8E1806" w15:done="0"/>
  <w15:commentEx w15:paraId="0C6DC42A" w15:done="0"/>
  <w15:commentEx w15:paraId="4647F1F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722DAF" w16cid:durableId="233B983A"/>
  <w16cid:commentId w16cid:paraId="6980B88A" w16cid:durableId="233B973A"/>
  <w16cid:commentId w16cid:paraId="3A646456" w16cid:durableId="233B976D"/>
  <w16cid:commentId w16cid:paraId="4E54D9B3" w16cid:durableId="233B8C67"/>
  <w16cid:commentId w16cid:paraId="7004CA3B" w16cid:durableId="233B8FD3"/>
  <w16cid:commentId w16cid:paraId="73BEFCC4" w16cid:durableId="233B8CA6"/>
  <w16cid:commentId w16cid:paraId="3C55C8E4" w16cid:durableId="233B992A"/>
  <w16cid:commentId w16cid:paraId="7A639C60" w16cid:durableId="233B8B56"/>
  <w16cid:commentId w16cid:paraId="5C530332" w16cid:durableId="233B8B7A"/>
  <w16cid:commentId w16cid:paraId="712106E6" w16cid:durableId="233B996D"/>
  <w16cid:commentId w16cid:paraId="7E917D50" w16cid:durableId="233B9A1C"/>
  <w16cid:commentId w16cid:paraId="27F3AB02" w16cid:durableId="233B8BB2"/>
  <w16cid:commentId w16cid:paraId="2F6EBCBF" w16cid:durableId="233B8BE9"/>
  <w16cid:commentId w16cid:paraId="7923A2F8" w16cid:durableId="233B8C01"/>
  <w16cid:commentId w16cid:paraId="3C30DD03" w16cid:durableId="233B8D41"/>
  <w16cid:commentId w16cid:paraId="4C32038B" w16cid:durableId="233B8E8F"/>
  <w16cid:commentId w16cid:paraId="146A4DB0" w16cid:durableId="233B9C32"/>
  <w16cid:commentId w16cid:paraId="7F9FDCBC" w16cid:durableId="233B9CC5"/>
  <w16cid:commentId w16cid:paraId="71A12E49" w16cid:durableId="233B9CD3"/>
  <w16cid:commentId w16cid:paraId="7A8E1806" w16cid:durableId="233B9E33"/>
  <w16cid:commentId w16cid:paraId="0C6DC42A" w16cid:durableId="233B9E1F"/>
  <w16cid:commentId w16cid:paraId="4647F1F2" w16cid:durableId="233B9D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838407" w14:textId="77777777" w:rsidR="00262711" w:rsidRDefault="00262711" w:rsidP="00193C4B">
      <w:pPr>
        <w:spacing w:after="0" w:line="240" w:lineRule="auto"/>
      </w:pPr>
      <w:r>
        <w:separator/>
      </w:r>
    </w:p>
  </w:endnote>
  <w:endnote w:type="continuationSeparator" w:id="0">
    <w:p w14:paraId="5F96263A" w14:textId="77777777" w:rsidR="00262711" w:rsidRDefault="00262711" w:rsidP="00193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9760F8" w14:textId="77777777" w:rsidR="00262711" w:rsidRDefault="00262711" w:rsidP="00193C4B">
      <w:pPr>
        <w:spacing w:after="0" w:line="240" w:lineRule="auto"/>
      </w:pPr>
      <w:r>
        <w:separator/>
      </w:r>
    </w:p>
  </w:footnote>
  <w:footnote w:type="continuationSeparator" w:id="0">
    <w:p w14:paraId="378FB40D" w14:textId="77777777" w:rsidR="00262711" w:rsidRDefault="00262711" w:rsidP="00193C4B">
      <w:pPr>
        <w:spacing w:after="0" w:line="240" w:lineRule="auto"/>
      </w:pPr>
      <w:r>
        <w:continuationSeparator/>
      </w:r>
    </w:p>
  </w:footnote>
  <w:footnote w:id="1">
    <w:p w14:paraId="1198D133" w14:textId="77777777" w:rsidR="00273D44" w:rsidRPr="00580E3D" w:rsidRDefault="00273D44">
      <w:pPr>
        <w:pStyle w:val="FootnoteText"/>
        <w:rPr>
          <w:rFonts w:cs="Arial"/>
        </w:rPr>
      </w:pPr>
      <w:r w:rsidRPr="00580E3D">
        <w:rPr>
          <w:rStyle w:val="FootnoteReference"/>
          <w:rFonts w:cs="Arial"/>
        </w:rPr>
        <w:footnoteRef/>
      </w:r>
      <w:r w:rsidRPr="00580E3D">
        <w:rPr>
          <w:rFonts w:cs="Arial"/>
        </w:rPr>
        <w:t xml:space="preserve"> https://www.topuniversities.com/universities/universidad-tecnologica-de-panama-utp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C57C9"/>
    <w:multiLevelType w:val="hybridMultilevel"/>
    <w:tmpl w:val="6930B852"/>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A844DE"/>
    <w:multiLevelType w:val="hybridMultilevel"/>
    <w:tmpl w:val="4BCC5F7E"/>
    <w:lvl w:ilvl="0" w:tplc="0C0A000F">
      <w:start w:val="1"/>
      <w:numFmt w:val="decimal"/>
      <w:lvlText w:val="%1."/>
      <w:lvlJc w:val="left"/>
      <w:pPr>
        <w:ind w:left="426" w:hanging="360"/>
      </w:pPr>
      <w:rPr>
        <w:rFonts w:hint="default"/>
      </w:rPr>
    </w:lvl>
    <w:lvl w:ilvl="1" w:tplc="0C0A0019" w:tentative="1">
      <w:start w:val="1"/>
      <w:numFmt w:val="lowerLetter"/>
      <w:lvlText w:val="%2."/>
      <w:lvlJc w:val="left"/>
      <w:pPr>
        <w:ind w:left="1146" w:hanging="360"/>
      </w:pPr>
    </w:lvl>
    <w:lvl w:ilvl="2" w:tplc="0C0A001B" w:tentative="1">
      <w:start w:val="1"/>
      <w:numFmt w:val="lowerRoman"/>
      <w:lvlText w:val="%3."/>
      <w:lvlJc w:val="right"/>
      <w:pPr>
        <w:ind w:left="1866" w:hanging="180"/>
      </w:pPr>
    </w:lvl>
    <w:lvl w:ilvl="3" w:tplc="0C0A000F" w:tentative="1">
      <w:start w:val="1"/>
      <w:numFmt w:val="decimal"/>
      <w:lvlText w:val="%4."/>
      <w:lvlJc w:val="left"/>
      <w:pPr>
        <w:ind w:left="2586" w:hanging="360"/>
      </w:pPr>
    </w:lvl>
    <w:lvl w:ilvl="4" w:tplc="0C0A0019" w:tentative="1">
      <w:start w:val="1"/>
      <w:numFmt w:val="lowerLetter"/>
      <w:lvlText w:val="%5."/>
      <w:lvlJc w:val="left"/>
      <w:pPr>
        <w:ind w:left="3306" w:hanging="360"/>
      </w:pPr>
    </w:lvl>
    <w:lvl w:ilvl="5" w:tplc="0C0A001B" w:tentative="1">
      <w:start w:val="1"/>
      <w:numFmt w:val="lowerRoman"/>
      <w:lvlText w:val="%6."/>
      <w:lvlJc w:val="right"/>
      <w:pPr>
        <w:ind w:left="4026" w:hanging="180"/>
      </w:pPr>
    </w:lvl>
    <w:lvl w:ilvl="6" w:tplc="0C0A000F" w:tentative="1">
      <w:start w:val="1"/>
      <w:numFmt w:val="decimal"/>
      <w:lvlText w:val="%7."/>
      <w:lvlJc w:val="left"/>
      <w:pPr>
        <w:ind w:left="4746" w:hanging="360"/>
      </w:pPr>
    </w:lvl>
    <w:lvl w:ilvl="7" w:tplc="0C0A0019" w:tentative="1">
      <w:start w:val="1"/>
      <w:numFmt w:val="lowerLetter"/>
      <w:lvlText w:val="%8."/>
      <w:lvlJc w:val="left"/>
      <w:pPr>
        <w:ind w:left="5466" w:hanging="360"/>
      </w:pPr>
    </w:lvl>
    <w:lvl w:ilvl="8" w:tplc="0C0A001B" w:tentative="1">
      <w:start w:val="1"/>
      <w:numFmt w:val="lowerRoman"/>
      <w:lvlText w:val="%9."/>
      <w:lvlJc w:val="right"/>
      <w:pPr>
        <w:ind w:left="6186" w:hanging="180"/>
      </w:pPr>
    </w:lvl>
  </w:abstractNum>
  <w:abstractNum w:abstractNumId="2" w15:restartNumberingAfterBreak="0">
    <w:nsid w:val="06EC3FFB"/>
    <w:multiLevelType w:val="hybridMultilevel"/>
    <w:tmpl w:val="71EA9F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6077B8"/>
    <w:multiLevelType w:val="hybridMultilevel"/>
    <w:tmpl w:val="3BEAC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3E0015"/>
    <w:multiLevelType w:val="multilevel"/>
    <w:tmpl w:val="C75CBC3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9EF293A"/>
    <w:multiLevelType w:val="hybridMultilevel"/>
    <w:tmpl w:val="810C2D30"/>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6" w15:restartNumberingAfterBreak="0">
    <w:nsid w:val="1B525021"/>
    <w:multiLevelType w:val="hybridMultilevel"/>
    <w:tmpl w:val="943662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F27468D"/>
    <w:multiLevelType w:val="hybridMultilevel"/>
    <w:tmpl w:val="62525B1A"/>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0CF545E"/>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1AB461E"/>
    <w:multiLevelType w:val="hybridMultilevel"/>
    <w:tmpl w:val="67824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F07410"/>
    <w:multiLevelType w:val="hybridMultilevel"/>
    <w:tmpl w:val="9D0EC3B6"/>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5E87C7E"/>
    <w:multiLevelType w:val="hybridMultilevel"/>
    <w:tmpl w:val="01CA022C"/>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15:restartNumberingAfterBreak="0">
    <w:nsid w:val="2D345E4B"/>
    <w:multiLevelType w:val="hybridMultilevel"/>
    <w:tmpl w:val="FDC4D062"/>
    <w:lvl w:ilvl="0" w:tplc="B9C2DA16">
      <w:start w:val="1"/>
      <w:numFmt w:val="bullet"/>
      <w:lvlText w:val="-"/>
      <w:lvlJc w:val="left"/>
      <w:pPr>
        <w:ind w:left="360" w:hanging="360"/>
      </w:pPr>
      <w:rPr>
        <w:rFonts w:ascii="Calibri" w:eastAsiaTheme="minorHAnsi" w:hAnsi="Calibri" w:cstheme="minorBidi" w:hint="default"/>
      </w:rPr>
    </w:lvl>
    <w:lvl w:ilvl="1" w:tplc="180A0003">
      <w:start w:val="1"/>
      <w:numFmt w:val="bullet"/>
      <w:lvlText w:val="o"/>
      <w:lvlJc w:val="left"/>
      <w:pPr>
        <w:ind w:left="1080" w:hanging="360"/>
      </w:pPr>
      <w:rPr>
        <w:rFonts w:ascii="Courier New" w:hAnsi="Courier New" w:cs="Courier New" w:hint="default"/>
      </w:rPr>
    </w:lvl>
    <w:lvl w:ilvl="2" w:tplc="180A0005">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3" w15:restartNumberingAfterBreak="0">
    <w:nsid w:val="2E023CC9"/>
    <w:multiLevelType w:val="hybridMultilevel"/>
    <w:tmpl w:val="CCBE41C0"/>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14" w15:restartNumberingAfterBreak="0">
    <w:nsid w:val="2E650D7B"/>
    <w:multiLevelType w:val="hybridMultilevel"/>
    <w:tmpl w:val="9D7296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EB76FB7"/>
    <w:multiLevelType w:val="hybridMultilevel"/>
    <w:tmpl w:val="86781A94"/>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F11E8D"/>
    <w:multiLevelType w:val="hybridMultilevel"/>
    <w:tmpl w:val="9A2C3A60"/>
    <w:lvl w:ilvl="0" w:tplc="BA6E7E2C">
      <w:start w:val="1"/>
      <w:numFmt w:val="decimal"/>
      <w:lvlText w:val="%1."/>
      <w:lvlJc w:val="left"/>
      <w:pPr>
        <w:ind w:left="1065" w:hanging="705"/>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7" w15:restartNumberingAfterBreak="0">
    <w:nsid w:val="2FA474B8"/>
    <w:multiLevelType w:val="multilevel"/>
    <w:tmpl w:val="3F2629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2214E5F"/>
    <w:multiLevelType w:val="hybridMultilevel"/>
    <w:tmpl w:val="C986907C"/>
    <w:lvl w:ilvl="0" w:tplc="035E652C">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9" w15:restartNumberingAfterBreak="0">
    <w:nsid w:val="351A6073"/>
    <w:multiLevelType w:val="hybridMultilevel"/>
    <w:tmpl w:val="6D36363A"/>
    <w:lvl w:ilvl="0" w:tplc="FC7A58CE">
      <w:numFmt w:val="bullet"/>
      <w:lvlText w:val=""/>
      <w:lvlJc w:val="left"/>
      <w:pPr>
        <w:ind w:left="720" w:hanging="360"/>
      </w:pPr>
      <w:rPr>
        <w:rFonts w:ascii="Symbol" w:eastAsia="Times New Roman" w:hAnsi="Symbol" w:cs="Arial" w:hint="default"/>
        <w:b w:val="0"/>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0" w15:restartNumberingAfterBreak="0">
    <w:nsid w:val="37A27DAB"/>
    <w:multiLevelType w:val="multilevel"/>
    <w:tmpl w:val="B2B68B94"/>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8956043"/>
    <w:multiLevelType w:val="hybridMultilevel"/>
    <w:tmpl w:val="A33CD4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A121364"/>
    <w:multiLevelType w:val="multilevel"/>
    <w:tmpl w:val="119AB7D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BEB75CB"/>
    <w:multiLevelType w:val="multilevel"/>
    <w:tmpl w:val="5E28BE7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E4820DF"/>
    <w:multiLevelType w:val="hybridMultilevel"/>
    <w:tmpl w:val="3510069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0750ED4"/>
    <w:multiLevelType w:val="hybridMultilevel"/>
    <w:tmpl w:val="348E7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3455E4D"/>
    <w:multiLevelType w:val="hybridMultilevel"/>
    <w:tmpl w:val="FE2A5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3E86DB5"/>
    <w:multiLevelType w:val="hybridMultilevel"/>
    <w:tmpl w:val="F72AB5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A9B6433"/>
    <w:multiLevelType w:val="multilevel"/>
    <w:tmpl w:val="B8F874B2"/>
    <w:styleLink w:val="Estilo1"/>
    <w:lvl w:ilvl="0">
      <w:start w:val="1"/>
      <w:numFmt w:val="upperRoman"/>
      <w:lvlText w:val="I%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4AEE550B"/>
    <w:multiLevelType w:val="hybridMultilevel"/>
    <w:tmpl w:val="EF22B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C67090"/>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E4B4B34"/>
    <w:multiLevelType w:val="hybridMultilevel"/>
    <w:tmpl w:val="8D962AC2"/>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FF5242D"/>
    <w:multiLevelType w:val="multilevel"/>
    <w:tmpl w:val="9594EAB0"/>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19D4760"/>
    <w:multiLevelType w:val="multilevel"/>
    <w:tmpl w:val="F7287538"/>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20B4189"/>
    <w:multiLevelType w:val="multilevel"/>
    <w:tmpl w:val="4B66D876"/>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1"/>
      <w:numFmt w:val="decimal"/>
      <w:isLgl/>
      <w:lvlText w:val="%1.%2.%3."/>
      <w:lvlJc w:val="left"/>
      <w:pPr>
        <w:ind w:left="780" w:hanging="780"/>
      </w:pPr>
      <w:rPr>
        <w:rFonts w:hint="default"/>
      </w:rPr>
    </w:lvl>
    <w:lvl w:ilvl="3">
      <w:start w:val="2"/>
      <w:numFmt w:val="decimal"/>
      <w:isLgl/>
      <w:lvlText w:val="%1.%2.%3.%4."/>
      <w:lvlJc w:val="left"/>
      <w:pPr>
        <w:ind w:left="1146"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5" w15:restartNumberingAfterBreak="0">
    <w:nsid w:val="549F2D7A"/>
    <w:multiLevelType w:val="multilevel"/>
    <w:tmpl w:val="3610793E"/>
    <w:lvl w:ilvl="0">
      <w:start w:val="1"/>
      <w:numFmt w:val="decimal"/>
      <w:lvlText w:val="%1."/>
      <w:lvlJc w:val="left"/>
      <w:pPr>
        <w:ind w:left="720" w:hanging="360"/>
      </w:pPr>
      <w:rPr>
        <w:rFonts w:hint="default"/>
      </w:rPr>
    </w:lvl>
    <w:lvl w:ilvl="1">
      <w:start w:val="1"/>
      <w:numFmt w:val="decimal"/>
      <w:isLgl/>
      <w:lvlText w:val="%1.%2."/>
      <w:lvlJc w:val="left"/>
      <w:pPr>
        <w:ind w:left="1140" w:hanging="780"/>
      </w:pPr>
      <w:rPr>
        <w:rFonts w:hint="default"/>
      </w:rPr>
    </w:lvl>
    <w:lvl w:ilvl="2">
      <w:start w:val="3"/>
      <w:numFmt w:val="decimal"/>
      <w:isLgl/>
      <w:lvlText w:val="%1.%2.%3."/>
      <w:lvlJc w:val="left"/>
      <w:pPr>
        <w:ind w:left="1140" w:hanging="78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570E7DBF"/>
    <w:multiLevelType w:val="hybridMultilevel"/>
    <w:tmpl w:val="5BFE7D2E"/>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37" w15:restartNumberingAfterBreak="0">
    <w:nsid w:val="59583FD6"/>
    <w:multiLevelType w:val="multilevel"/>
    <w:tmpl w:val="2BC239C0"/>
    <w:lvl w:ilvl="0">
      <w:start w:val="1"/>
      <w:numFmt w:val="decimal"/>
      <w:lvlText w:val="%1."/>
      <w:lvlJc w:val="left"/>
      <w:pPr>
        <w:ind w:left="426" w:hanging="360"/>
      </w:pPr>
      <w:rPr>
        <w:rFonts w:hint="default"/>
      </w:rPr>
    </w:lvl>
    <w:lvl w:ilvl="1">
      <w:start w:val="2"/>
      <w:numFmt w:val="decimal"/>
      <w:isLgl/>
      <w:lvlText w:val="%1.%2."/>
      <w:lvlJc w:val="left"/>
      <w:pPr>
        <w:ind w:left="846" w:hanging="780"/>
      </w:pPr>
      <w:rPr>
        <w:rFonts w:hint="default"/>
      </w:rPr>
    </w:lvl>
    <w:lvl w:ilvl="2">
      <w:start w:val="1"/>
      <w:numFmt w:val="decimal"/>
      <w:isLgl/>
      <w:lvlText w:val="%1.%2.%3."/>
      <w:lvlJc w:val="left"/>
      <w:pPr>
        <w:ind w:left="846" w:hanging="780"/>
      </w:pPr>
      <w:rPr>
        <w:rFonts w:hint="default"/>
      </w:rPr>
    </w:lvl>
    <w:lvl w:ilvl="3">
      <w:start w:val="4"/>
      <w:numFmt w:val="decimal"/>
      <w:isLgl/>
      <w:lvlText w:val="%1.%2.%3.%4."/>
      <w:lvlJc w:val="left"/>
      <w:pPr>
        <w:ind w:left="1146" w:hanging="108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506" w:hanging="1440"/>
      </w:pPr>
      <w:rPr>
        <w:rFonts w:hint="default"/>
      </w:rPr>
    </w:lvl>
    <w:lvl w:ilvl="6">
      <w:start w:val="1"/>
      <w:numFmt w:val="decimal"/>
      <w:isLgl/>
      <w:lvlText w:val="%1.%2.%3.%4.%5.%6.%7."/>
      <w:lvlJc w:val="left"/>
      <w:pPr>
        <w:ind w:left="1506" w:hanging="1440"/>
      </w:pPr>
      <w:rPr>
        <w:rFonts w:hint="default"/>
      </w:rPr>
    </w:lvl>
    <w:lvl w:ilvl="7">
      <w:start w:val="1"/>
      <w:numFmt w:val="decimal"/>
      <w:isLgl/>
      <w:lvlText w:val="%1.%2.%3.%4.%5.%6.%7.%8."/>
      <w:lvlJc w:val="left"/>
      <w:pPr>
        <w:ind w:left="1866" w:hanging="1800"/>
      </w:pPr>
      <w:rPr>
        <w:rFonts w:hint="default"/>
      </w:rPr>
    </w:lvl>
    <w:lvl w:ilvl="8">
      <w:start w:val="1"/>
      <w:numFmt w:val="decimal"/>
      <w:isLgl/>
      <w:lvlText w:val="%1.%2.%3.%4.%5.%6.%7.%8.%9."/>
      <w:lvlJc w:val="left"/>
      <w:pPr>
        <w:ind w:left="2226" w:hanging="2160"/>
      </w:pPr>
      <w:rPr>
        <w:rFonts w:hint="default"/>
      </w:rPr>
    </w:lvl>
  </w:abstractNum>
  <w:abstractNum w:abstractNumId="38" w15:restartNumberingAfterBreak="0">
    <w:nsid w:val="5CD64D66"/>
    <w:multiLevelType w:val="multilevel"/>
    <w:tmpl w:val="0FBABF78"/>
    <w:lvl w:ilvl="0">
      <w:start w:val="1"/>
      <w:numFmt w:val="decimal"/>
      <w:lvlText w:val="%1."/>
      <w:lvlJc w:val="left"/>
      <w:pPr>
        <w:ind w:left="360" w:hanging="360"/>
      </w:pPr>
      <w:rPr>
        <w:rFonts w:hint="default"/>
        <w:sz w:val="24"/>
        <w:szCs w:val="20"/>
      </w:rPr>
    </w:lvl>
    <w:lvl w:ilvl="1">
      <w:start w:val="2"/>
      <w:numFmt w:val="decimal"/>
      <w:isLgl/>
      <w:lvlText w:val="%1.%2."/>
      <w:lvlJc w:val="left"/>
      <w:pPr>
        <w:ind w:left="780" w:hanging="780"/>
      </w:pPr>
      <w:rPr>
        <w:rFonts w:hint="default"/>
      </w:rPr>
    </w:lvl>
    <w:lvl w:ilvl="2">
      <w:start w:val="3"/>
      <w:numFmt w:val="decimal"/>
      <w:isLgl/>
      <w:lvlText w:val="%1.%2.%3."/>
      <w:lvlJc w:val="left"/>
      <w:pPr>
        <w:ind w:left="780" w:hanging="780"/>
      </w:pPr>
      <w:rPr>
        <w:rFonts w:hint="default"/>
      </w:rPr>
    </w:lvl>
    <w:lvl w:ilvl="3">
      <w:start w:val="4"/>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9" w15:restartNumberingAfterBreak="0">
    <w:nsid w:val="5DE60208"/>
    <w:multiLevelType w:val="hybridMultilevel"/>
    <w:tmpl w:val="17020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0555DD7"/>
    <w:multiLevelType w:val="hybridMultilevel"/>
    <w:tmpl w:val="9B6C1E92"/>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41" w15:restartNumberingAfterBreak="0">
    <w:nsid w:val="60864573"/>
    <w:multiLevelType w:val="hybridMultilevel"/>
    <w:tmpl w:val="5390561E"/>
    <w:lvl w:ilvl="0" w:tplc="76947336">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2" w15:restartNumberingAfterBreak="0">
    <w:nsid w:val="60FA1D77"/>
    <w:multiLevelType w:val="hybridMultilevel"/>
    <w:tmpl w:val="4CB8879A"/>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17F1581"/>
    <w:multiLevelType w:val="multilevel"/>
    <w:tmpl w:val="BE32126E"/>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2"/>
      <w:numFmt w:val="decimal"/>
      <w:isLgl/>
      <w:lvlText w:val="%1.%2.%3."/>
      <w:lvlJc w:val="left"/>
      <w:pPr>
        <w:ind w:left="780" w:hanging="780"/>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4" w15:restartNumberingAfterBreak="0">
    <w:nsid w:val="629D7E03"/>
    <w:multiLevelType w:val="hybridMultilevel"/>
    <w:tmpl w:val="1D10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2E357BE"/>
    <w:multiLevelType w:val="hybridMultilevel"/>
    <w:tmpl w:val="F1C4AE20"/>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634219F2"/>
    <w:multiLevelType w:val="hybridMultilevel"/>
    <w:tmpl w:val="290AC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6A8952FD"/>
    <w:multiLevelType w:val="hybridMultilevel"/>
    <w:tmpl w:val="534CDC1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72EA5734"/>
    <w:multiLevelType w:val="hybridMultilevel"/>
    <w:tmpl w:val="6742E36C"/>
    <w:lvl w:ilvl="0" w:tplc="0C0A000F">
      <w:start w:val="1"/>
      <w:numFmt w:val="decimal"/>
      <w:lvlText w:val="%1."/>
      <w:lvlJc w:val="left"/>
      <w:pPr>
        <w:ind w:left="426" w:hanging="360"/>
      </w:pPr>
      <w:rPr>
        <w:rFonts w:hint="default"/>
      </w:rPr>
    </w:lvl>
    <w:lvl w:ilvl="1" w:tplc="0C0A0019" w:tentative="1">
      <w:start w:val="1"/>
      <w:numFmt w:val="lowerLetter"/>
      <w:lvlText w:val="%2."/>
      <w:lvlJc w:val="left"/>
      <w:pPr>
        <w:ind w:left="1146" w:hanging="360"/>
      </w:pPr>
    </w:lvl>
    <w:lvl w:ilvl="2" w:tplc="0C0A001B" w:tentative="1">
      <w:start w:val="1"/>
      <w:numFmt w:val="lowerRoman"/>
      <w:lvlText w:val="%3."/>
      <w:lvlJc w:val="right"/>
      <w:pPr>
        <w:ind w:left="1866" w:hanging="180"/>
      </w:pPr>
    </w:lvl>
    <w:lvl w:ilvl="3" w:tplc="0C0A000F" w:tentative="1">
      <w:start w:val="1"/>
      <w:numFmt w:val="decimal"/>
      <w:lvlText w:val="%4."/>
      <w:lvlJc w:val="left"/>
      <w:pPr>
        <w:ind w:left="2586" w:hanging="360"/>
      </w:pPr>
    </w:lvl>
    <w:lvl w:ilvl="4" w:tplc="0C0A0019" w:tentative="1">
      <w:start w:val="1"/>
      <w:numFmt w:val="lowerLetter"/>
      <w:lvlText w:val="%5."/>
      <w:lvlJc w:val="left"/>
      <w:pPr>
        <w:ind w:left="3306" w:hanging="360"/>
      </w:pPr>
    </w:lvl>
    <w:lvl w:ilvl="5" w:tplc="0C0A001B" w:tentative="1">
      <w:start w:val="1"/>
      <w:numFmt w:val="lowerRoman"/>
      <w:lvlText w:val="%6."/>
      <w:lvlJc w:val="right"/>
      <w:pPr>
        <w:ind w:left="4026" w:hanging="180"/>
      </w:pPr>
    </w:lvl>
    <w:lvl w:ilvl="6" w:tplc="0C0A000F" w:tentative="1">
      <w:start w:val="1"/>
      <w:numFmt w:val="decimal"/>
      <w:lvlText w:val="%7."/>
      <w:lvlJc w:val="left"/>
      <w:pPr>
        <w:ind w:left="4746" w:hanging="360"/>
      </w:pPr>
    </w:lvl>
    <w:lvl w:ilvl="7" w:tplc="0C0A0019" w:tentative="1">
      <w:start w:val="1"/>
      <w:numFmt w:val="lowerLetter"/>
      <w:lvlText w:val="%8."/>
      <w:lvlJc w:val="left"/>
      <w:pPr>
        <w:ind w:left="5466" w:hanging="360"/>
      </w:pPr>
    </w:lvl>
    <w:lvl w:ilvl="8" w:tplc="0C0A001B" w:tentative="1">
      <w:start w:val="1"/>
      <w:numFmt w:val="lowerRoman"/>
      <w:lvlText w:val="%9."/>
      <w:lvlJc w:val="right"/>
      <w:pPr>
        <w:ind w:left="6186" w:hanging="180"/>
      </w:pPr>
    </w:lvl>
  </w:abstractNum>
  <w:abstractNum w:abstractNumId="49" w15:restartNumberingAfterBreak="0">
    <w:nsid w:val="73000FD3"/>
    <w:multiLevelType w:val="multilevel"/>
    <w:tmpl w:val="656EB9B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76783A83"/>
    <w:multiLevelType w:val="hybridMultilevel"/>
    <w:tmpl w:val="3B187BE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1" w15:restartNumberingAfterBreak="0">
    <w:nsid w:val="7F57103D"/>
    <w:multiLevelType w:val="hybridMultilevel"/>
    <w:tmpl w:val="4490B1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32"/>
  </w:num>
  <w:num w:numId="3">
    <w:abstractNumId w:val="28"/>
  </w:num>
  <w:num w:numId="4">
    <w:abstractNumId w:val="21"/>
  </w:num>
  <w:num w:numId="5">
    <w:abstractNumId w:val="45"/>
  </w:num>
  <w:num w:numId="6">
    <w:abstractNumId w:val="10"/>
  </w:num>
  <w:num w:numId="7">
    <w:abstractNumId w:val="31"/>
  </w:num>
  <w:num w:numId="8">
    <w:abstractNumId w:val="0"/>
  </w:num>
  <w:num w:numId="9">
    <w:abstractNumId w:val="7"/>
  </w:num>
  <w:num w:numId="10">
    <w:abstractNumId w:val="14"/>
  </w:num>
  <w:num w:numId="11">
    <w:abstractNumId w:val="39"/>
  </w:num>
  <w:num w:numId="12">
    <w:abstractNumId w:val="18"/>
  </w:num>
  <w:num w:numId="13">
    <w:abstractNumId w:val="41"/>
  </w:num>
  <w:num w:numId="14">
    <w:abstractNumId w:val="19"/>
  </w:num>
  <w:num w:numId="15">
    <w:abstractNumId w:val="33"/>
  </w:num>
  <w:num w:numId="16">
    <w:abstractNumId w:val="22"/>
  </w:num>
  <w:num w:numId="17">
    <w:abstractNumId w:val="47"/>
  </w:num>
  <w:num w:numId="18">
    <w:abstractNumId w:val="15"/>
  </w:num>
  <w:num w:numId="19">
    <w:abstractNumId w:val="42"/>
  </w:num>
  <w:num w:numId="20">
    <w:abstractNumId w:val="29"/>
  </w:num>
  <w:num w:numId="21">
    <w:abstractNumId w:val="24"/>
  </w:num>
  <w:num w:numId="22">
    <w:abstractNumId w:val="44"/>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8"/>
  </w:num>
  <w:num w:numId="27">
    <w:abstractNumId w:val="30"/>
  </w:num>
  <w:num w:numId="28">
    <w:abstractNumId w:val="17"/>
  </w:num>
  <w:num w:numId="29">
    <w:abstractNumId w:val="4"/>
  </w:num>
  <w:num w:numId="30">
    <w:abstractNumId w:val="20"/>
  </w:num>
  <w:num w:numId="31">
    <w:abstractNumId w:val="49"/>
  </w:num>
  <w:num w:numId="32">
    <w:abstractNumId w:val="51"/>
  </w:num>
  <w:num w:numId="33">
    <w:abstractNumId w:val="2"/>
  </w:num>
  <w:num w:numId="34">
    <w:abstractNumId w:val="3"/>
  </w:num>
  <w:num w:numId="35">
    <w:abstractNumId w:val="46"/>
  </w:num>
  <w:num w:numId="36">
    <w:abstractNumId w:val="35"/>
  </w:num>
  <w:num w:numId="37">
    <w:abstractNumId w:val="9"/>
  </w:num>
  <w:num w:numId="38">
    <w:abstractNumId w:val="26"/>
  </w:num>
  <w:num w:numId="39">
    <w:abstractNumId w:val="25"/>
  </w:num>
  <w:num w:numId="40">
    <w:abstractNumId w:val="6"/>
  </w:num>
  <w:num w:numId="41">
    <w:abstractNumId w:val="16"/>
  </w:num>
  <w:num w:numId="42">
    <w:abstractNumId w:val="27"/>
  </w:num>
  <w:num w:numId="43">
    <w:abstractNumId w:val="34"/>
  </w:num>
  <w:num w:numId="44">
    <w:abstractNumId w:val="37"/>
  </w:num>
  <w:num w:numId="45">
    <w:abstractNumId w:val="1"/>
  </w:num>
  <w:num w:numId="46">
    <w:abstractNumId w:val="43"/>
  </w:num>
  <w:num w:numId="47">
    <w:abstractNumId w:val="11"/>
  </w:num>
  <w:num w:numId="48">
    <w:abstractNumId w:val="38"/>
  </w:num>
  <w:num w:numId="49">
    <w:abstractNumId w:val="50"/>
  </w:num>
  <w:num w:numId="50">
    <w:abstractNumId w:val="48"/>
  </w:num>
  <w:num w:numId="51">
    <w:abstractNumId w:val="5"/>
  </w:num>
  <w:num w:numId="52">
    <w:abstractNumId w:val="13"/>
  </w:num>
  <w:num w:numId="53">
    <w:abstractNumId w:val="40"/>
  </w:num>
  <w:num w:numId="54">
    <w:abstractNumId w:val="36"/>
  </w:num>
  <w:numIdMacAtCleanup w:val="4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lba Valderrama">
    <w15:presenceInfo w15:providerId="AD" w15:userId="S::elba.valderrama@utp.ac.pa::bd542e96-48c1-433a-85b7-6ba6472e2b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F374F"/>
    <w:rsid w:val="000009F0"/>
    <w:rsid w:val="0000697A"/>
    <w:rsid w:val="0001004D"/>
    <w:rsid w:val="0001563A"/>
    <w:rsid w:val="00017215"/>
    <w:rsid w:val="000224E9"/>
    <w:rsid w:val="000224FC"/>
    <w:rsid w:val="000341EC"/>
    <w:rsid w:val="00035C0A"/>
    <w:rsid w:val="00037C78"/>
    <w:rsid w:val="0004294D"/>
    <w:rsid w:val="00043C8B"/>
    <w:rsid w:val="000552BA"/>
    <w:rsid w:val="000654E2"/>
    <w:rsid w:val="0006760F"/>
    <w:rsid w:val="000678F2"/>
    <w:rsid w:val="000679A3"/>
    <w:rsid w:val="00074AC2"/>
    <w:rsid w:val="00080322"/>
    <w:rsid w:val="00080AA9"/>
    <w:rsid w:val="000831AC"/>
    <w:rsid w:val="00084671"/>
    <w:rsid w:val="000846F7"/>
    <w:rsid w:val="00085AC6"/>
    <w:rsid w:val="000A2426"/>
    <w:rsid w:val="000A43AF"/>
    <w:rsid w:val="000A4CE0"/>
    <w:rsid w:val="000A6EFB"/>
    <w:rsid w:val="000C3F19"/>
    <w:rsid w:val="000E05C2"/>
    <w:rsid w:val="000E2054"/>
    <w:rsid w:val="000F2780"/>
    <w:rsid w:val="000F3942"/>
    <w:rsid w:val="000F6F3D"/>
    <w:rsid w:val="000F77A6"/>
    <w:rsid w:val="001046FF"/>
    <w:rsid w:val="001048D3"/>
    <w:rsid w:val="001055AA"/>
    <w:rsid w:val="001113B2"/>
    <w:rsid w:val="00113D0F"/>
    <w:rsid w:val="001156E1"/>
    <w:rsid w:val="00115ED1"/>
    <w:rsid w:val="00117513"/>
    <w:rsid w:val="00120093"/>
    <w:rsid w:val="0013496F"/>
    <w:rsid w:val="00135F51"/>
    <w:rsid w:val="00145C9A"/>
    <w:rsid w:val="00153057"/>
    <w:rsid w:val="00154677"/>
    <w:rsid w:val="001550B3"/>
    <w:rsid w:val="001564DD"/>
    <w:rsid w:val="0016217D"/>
    <w:rsid w:val="00164EE9"/>
    <w:rsid w:val="00177933"/>
    <w:rsid w:val="00183C3C"/>
    <w:rsid w:val="00187344"/>
    <w:rsid w:val="00187D19"/>
    <w:rsid w:val="00190952"/>
    <w:rsid w:val="00193C4B"/>
    <w:rsid w:val="00197906"/>
    <w:rsid w:val="00197CF0"/>
    <w:rsid w:val="00197F22"/>
    <w:rsid w:val="001A1EBC"/>
    <w:rsid w:val="001A237E"/>
    <w:rsid w:val="001A661B"/>
    <w:rsid w:val="001B50ED"/>
    <w:rsid w:val="001B5C59"/>
    <w:rsid w:val="001C0117"/>
    <w:rsid w:val="001C37A3"/>
    <w:rsid w:val="001E1F0C"/>
    <w:rsid w:val="001E1F44"/>
    <w:rsid w:val="001E2DE0"/>
    <w:rsid w:val="001E43F8"/>
    <w:rsid w:val="001E4884"/>
    <w:rsid w:val="001E557B"/>
    <w:rsid w:val="001F16E0"/>
    <w:rsid w:val="00201C43"/>
    <w:rsid w:val="00206C93"/>
    <w:rsid w:val="002269AD"/>
    <w:rsid w:val="00231138"/>
    <w:rsid w:val="00243D15"/>
    <w:rsid w:val="00256707"/>
    <w:rsid w:val="00256CD0"/>
    <w:rsid w:val="00262711"/>
    <w:rsid w:val="00272D8F"/>
    <w:rsid w:val="00273D44"/>
    <w:rsid w:val="0028398C"/>
    <w:rsid w:val="00297EB7"/>
    <w:rsid w:val="002A1A0F"/>
    <w:rsid w:val="002A7EA8"/>
    <w:rsid w:val="002B3116"/>
    <w:rsid w:val="002B78BD"/>
    <w:rsid w:val="002C1960"/>
    <w:rsid w:val="002C2E4B"/>
    <w:rsid w:val="002D1E09"/>
    <w:rsid w:val="002D35C8"/>
    <w:rsid w:val="002D3EA4"/>
    <w:rsid w:val="002D72AB"/>
    <w:rsid w:val="002E3F73"/>
    <w:rsid w:val="002F02E0"/>
    <w:rsid w:val="0030128C"/>
    <w:rsid w:val="00301E9C"/>
    <w:rsid w:val="0030208A"/>
    <w:rsid w:val="003066F9"/>
    <w:rsid w:val="0030774D"/>
    <w:rsid w:val="0031174F"/>
    <w:rsid w:val="00312436"/>
    <w:rsid w:val="00312B32"/>
    <w:rsid w:val="00313EB9"/>
    <w:rsid w:val="00315EC5"/>
    <w:rsid w:val="00316609"/>
    <w:rsid w:val="003255EA"/>
    <w:rsid w:val="00343451"/>
    <w:rsid w:val="003511D5"/>
    <w:rsid w:val="00351518"/>
    <w:rsid w:val="0035237B"/>
    <w:rsid w:val="00352999"/>
    <w:rsid w:val="003551A2"/>
    <w:rsid w:val="00365BE6"/>
    <w:rsid w:val="00367AB6"/>
    <w:rsid w:val="003802F5"/>
    <w:rsid w:val="00382EB5"/>
    <w:rsid w:val="00383C7A"/>
    <w:rsid w:val="003908A1"/>
    <w:rsid w:val="00396EF7"/>
    <w:rsid w:val="003A2FA8"/>
    <w:rsid w:val="003A3648"/>
    <w:rsid w:val="003B2B9E"/>
    <w:rsid w:val="003B41FE"/>
    <w:rsid w:val="003B4CA1"/>
    <w:rsid w:val="003B7FCF"/>
    <w:rsid w:val="003C15B3"/>
    <w:rsid w:val="003C206F"/>
    <w:rsid w:val="003C4CC3"/>
    <w:rsid w:val="003C6E75"/>
    <w:rsid w:val="003D0C9C"/>
    <w:rsid w:val="003D3B81"/>
    <w:rsid w:val="003D7FE9"/>
    <w:rsid w:val="003E0520"/>
    <w:rsid w:val="003E4F50"/>
    <w:rsid w:val="003F102C"/>
    <w:rsid w:val="003F2200"/>
    <w:rsid w:val="003F2C0B"/>
    <w:rsid w:val="003F4B88"/>
    <w:rsid w:val="003F6B96"/>
    <w:rsid w:val="00404096"/>
    <w:rsid w:val="0040600C"/>
    <w:rsid w:val="004071F1"/>
    <w:rsid w:val="00427D11"/>
    <w:rsid w:val="00437BAC"/>
    <w:rsid w:val="00442DD2"/>
    <w:rsid w:val="004438AE"/>
    <w:rsid w:val="004458F4"/>
    <w:rsid w:val="00452530"/>
    <w:rsid w:val="00453A30"/>
    <w:rsid w:val="00454278"/>
    <w:rsid w:val="0045443B"/>
    <w:rsid w:val="0045670B"/>
    <w:rsid w:val="00457644"/>
    <w:rsid w:val="00460C55"/>
    <w:rsid w:val="0046227D"/>
    <w:rsid w:val="004664B1"/>
    <w:rsid w:val="00466B2E"/>
    <w:rsid w:val="0047072C"/>
    <w:rsid w:val="00473C94"/>
    <w:rsid w:val="004835DB"/>
    <w:rsid w:val="00483744"/>
    <w:rsid w:val="00485C75"/>
    <w:rsid w:val="00485F9C"/>
    <w:rsid w:val="004869E9"/>
    <w:rsid w:val="004920C8"/>
    <w:rsid w:val="00493711"/>
    <w:rsid w:val="00493FCF"/>
    <w:rsid w:val="00493FD5"/>
    <w:rsid w:val="004A4EE9"/>
    <w:rsid w:val="004A74CE"/>
    <w:rsid w:val="004B441C"/>
    <w:rsid w:val="004C1E12"/>
    <w:rsid w:val="004C2C8D"/>
    <w:rsid w:val="004C2E3C"/>
    <w:rsid w:val="004C4B6A"/>
    <w:rsid w:val="004C727D"/>
    <w:rsid w:val="004D306A"/>
    <w:rsid w:val="004D4E26"/>
    <w:rsid w:val="004E01EC"/>
    <w:rsid w:val="004E265D"/>
    <w:rsid w:val="004E580B"/>
    <w:rsid w:val="004E7454"/>
    <w:rsid w:val="004E7C23"/>
    <w:rsid w:val="005105CA"/>
    <w:rsid w:val="00510761"/>
    <w:rsid w:val="00512252"/>
    <w:rsid w:val="005143A5"/>
    <w:rsid w:val="00527B10"/>
    <w:rsid w:val="00527C17"/>
    <w:rsid w:val="0053024C"/>
    <w:rsid w:val="005314C3"/>
    <w:rsid w:val="005339B0"/>
    <w:rsid w:val="005345B1"/>
    <w:rsid w:val="00535F4F"/>
    <w:rsid w:val="005375F8"/>
    <w:rsid w:val="00546417"/>
    <w:rsid w:val="005518A6"/>
    <w:rsid w:val="005523E3"/>
    <w:rsid w:val="00552BDB"/>
    <w:rsid w:val="00554BDA"/>
    <w:rsid w:val="00560465"/>
    <w:rsid w:val="005632D5"/>
    <w:rsid w:val="00563C51"/>
    <w:rsid w:val="005667D0"/>
    <w:rsid w:val="0057099D"/>
    <w:rsid w:val="00573D17"/>
    <w:rsid w:val="00576BB9"/>
    <w:rsid w:val="00577066"/>
    <w:rsid w:val="00577DD0"/>
    <w:rsid w:val="00580E3D"/>
    <w:rsid w:val="0058260B"/>
    <w:rsid w:val="0058363D"/>
    <w:rsid w:val="00584082"/>
    <w:rsid w:val="0059112F"/>
    <w:rsid w:val="005950CD"/>
    <w:rsid w:val="00597CFA"/>
    <w:rsid w:val="005A1BAD"/>
    <w:rsid w:val="005A3EBD"/>
    <w:rsid w:val="005A48CD"/>
    <w:rsid w:val="005C2567"/>
    <w:rsid w:val="005C4AAA"/>
    <w:rsid w:val="005C56F1"/>
    <w:rsid w:val="005C6827"/>
    <w:rsid w:val="005C6D27"/>
    <w:rsid w:val="005E1874"/>
    <w:rsid w:val="005E7308"/>
    <w:rsid w:val="005F5563"/>
    <w:rsid w:val="00600D01"/>
    <w:rsid w:val="00601C88"/>
    <w:rsid w:val="00616A2F"/>
    <w:rsid w:val="0062178D"/>
    <w:rsid w:val="00621D1B"/>
    <w:rsid w:val="0062214D"/>
    <w:rsid w:val="0062244D"/>
    <w:rsid w:val="00622619"/>
    <w:rsid w:val="006249A5"/>
    <w:rsid w:val="00625D3B"/>
    <w:rsid w:val="00640691"/>
    <w:rsid w:val="00641DAE"/>
    <w:rsid w:val="006455FB"/>
    <w:rsid w:val="00647479"/>
    <w:rsid w:val="00651B08"/>
    <w:rsid w:val="00663927"/>
    <w:rsid w:val="0067401E"/>
    <w:rsid w:val="0067561D"/>
    <w:rsid w:val="00677A3D"/>
    <w:rsid w:val="00691868"/>
    <w:rsid w:val="0069227F"/>
    <w:rsid w:val="006A0256"/>
    <w:rsid w:val="006A0F59"/>
    <w:rsid w:val="006A6D08"/>
    <w:rsid w:val="006B37AE"/>
    <w:rsid w:val="006B6003"/>
    <w:rsid w:val="006C127C"/>
    <w:rsid w:val="006C3690"/>
    <w:rsid w:val="006C7B25"/>
    <w:rsid w:val="006D04AA"/>
    <w:rsid w:val="006D5262"/>
    <w:rsid w:val="006D7E31"/>
    <w:rsid w:val="006E0E1B"/>
    <w:rsid w:val="006F06E8"/>
    <w:rsid w:val="006F3820"/>
    <w:rsid w:val="006F38B2"/>
    <w:rsid w:val="006F5BF5"/>
    <w:rsid w:val="006F70E6"/>
    <w:rsid w:val="0070098A"/>
    <w:rsid w:val="007127C1"/>
    <w:rsid w:val="007144D4"/>
    <w:rsid w:val="00714F70"/>
    <w:rsid w:val="00715B42"/>
    <w:rsid w:val="007165B3"/>
    <w:rsid w:val="00721422"/>
    <w:rsid w:val="00727DE4"/>
    <w:rsid w:val="00730310"/>
    <w:rsid w:val="00731CCA"/>
    <w:rsid w:val="0074057B"/>
    <w:rsid w:val="00756DFB"/>
    <w:rsid w:val="00757F79"/>
    <w:rsid w:val="007627A6"/>
    <w:rsid w:val="00770502"/>
    <w:rsid w:val="00775FFD"/>
    <w:rsid w:val="00776A1A"/>
    <w:rsid w:val="00780EB9"/>
    <w:rsid w:val="007817C0"/>
    <w:rsid w:val="00784ECE"/>
    <w:rsid w:val="00791CE9"/>
    <w:rsid w:val="0079354F"/>
    <w:rsid w:val="00796A14"/>
    <w:rsid w:val="007A01D0"/>
    <w:rsid w:val="007A7939"/>
    <w:rsid w:val="007B2E61"/>
    <w:rsid w:val="007B3EB1"/>
    <w:rsid w:val="007B5E24"/>
    <w:rsid w:val="007C0CEE"/>
    <w:rsid w:val="007C3800"/>
    <w:rsid w:val="007D6018"/>
    <w:rsid w:val="007E4B9B"/>
    <w:rsid w:val="007E70D4"/>
    <w:rsid w:val="007F16F4"/>
    <w:rsid w:val="007F2DDD"/>
    <w:rsid w:val="00801536"/>
    <w:rsid w:val="00802121"/>
    <w:rsid w:val="00803761"/>
    <w:rsid w:val="00806D3E"/>
    <w:rsid w:val="00811F7D"/>
    <w:rsid w:val="00813B42"/>
    <w:rsid w:val="00815088"/>
    <w:rsid w:val="00815122"/>
    <w:rsid w:val="00820552"/>
    <w:rsid w:val="00821892"/>
    <w:rsid w:val="00832A97"/>
    <w:rsid w:val="008344FB"/>
    <w:rsid w:val="00837446"/>
    <w:rsid w:val="00845C5B"/>
    <w:rsid w:val="008476C2"/>
    <w:rsid w:val="00854977"/>
    <w:rsid w:val="00865B27"/>
    <w:rsid w:val="00871567"/>
    <w:rsid w:val="00873A72"/>
    <w:rsid w:val="00875202"/>
    <w:rsid w:val="00882580"/>
    <w:rsid w:val="00890225"/>
    <w:rsid w:val="00892993"/>
    <w:rsid w:val="00894B6B"/>
    <w:rsid w:val="00896B76"/>
    <w:rsid w:val="008A43DA"/>
    <w:rsid w:val="008B0D9F"/>
    <w:rsid w:val="008B4468"/>
    <w:rsid w:val="008C1C0C"/>
    <w:rsid w:val="008C2B5C"/>
    <w:rsid w:val="008C503D"/>
    <w:rsid w:val="008D3FE0"/>
    <w:rsid w:val="008D6B87"/>
    <w:rsid w:val="008E0F95"/>
    <w:rsid w:val="008E18AE"/>
    <w:rsid w:val="008E552D"/>
    <w:rsid w:val="008E6205"/>
    <w:rsid w:val="008E6B02"/>
    <w:rsid w:val="008F0E18"/>
    <w:rsid w:val="008F1E5A"/>
    <w:rsid w:val="008F615C"/>
    <w:rsid w:val="008F7C54"/>
    <w:rsid w:val="00903409"/>
    <w:rsid w:val="00912B7F"/>
    <w:rsid w:val="00913872"/>
    <w:rsid w:val="0092486F"/>
    <w:rsid w:val="00930587"/>
    <w:rsid w:val="009307AD"/>
    <w:rsid w:val="00940AB7"/>
    <w:rsid w:val="0094496E"/>
    <w:rsid w:val="00956B73"/>
    <w:rsid w:val="00962066"/>
    <w:rsid w:val="009656EC"/>
    <w:rsid w:val="00970BB2"/>
    <w:rsid w:val="00970E30"/>
    <w:rsid w:val="00973A5D"/>
    <w:rsid w:val="009807A2"/>
    <w:rsid w:val="00984894"/>
    <w:rsid w:val="00987B19"/>
    <w:rsid w:val="009917E5"/>
    <w:rsid w:val="00993BD3"/>
    <w:rsid w:val="00997FA5"/>
    <w:rsid w:val="009A5486"/>
    <w:rsid w:val="009B04A6"/>
    <w:rsid w:val="009B1AD7"/>
    <w:rsid w:val="009B2380"/>
    <w:rsid w:val="009B5AD0"/>
    <w:rsid w:val="009C2603"/>
    <w:rsid w:val="009C5B77"/>
    <w:rsid w:val="009D49A9"/>
    <w:rsid w:val="009D5E81"/>
    <w:rsid w:val="009D6E3F"/>
    <w:rsid w:val="009E118E"/>
    <w:rsid w:val="009E44CC"/>
    <w:rsid w:val="009E4F15"/>
    <w:rsid w:val="009E7B76"/>
    <w:rsid w:val="00A122DB"/>
    <w:rsid w:val="00A1755A"/>
    <w:rsid w:val="00A17771"/>
    <w:rsid w:val="00A2266C"/>
    <w:rsid w:val="00A23A12"/>
    <w:rsid w:val="00A24975"/>
    <w:rsid w:val="00A27788"/>
    <w:rsid w:val="00A32FF9"/>
    <w:rsid w:val="00A33065"/>
    <w:rsid w:val="00A34E07"/>
    <w:rsid w:val="00A35D75"/>
    <w:rsid w:val="00A3627A"/>
    <w:rsid w:val="00A50361"/>
    <w:rsid w:val="00A5094E"/>
    <w:rsid w:val="00A50AD4"/>
    <w:rsid w:val="00A53138"/>
    <w:rsid w:val="00A61AFA"/>
    <w:rsid w:val="00A63C8C"/>
    <w:rsid w:val="00A64D70"/>
    <w:rsid w:val="00A7033E"/>
    <w:rsid w:val="00A7499D"/>
    <w:rsid w:val="00A930BA"/>
    <w:rsid w:val="00AA58F0"/>
    <w:rsid w:val="00AB044E"/>
    <w:rsid w:val="00AB1207"/>
    <w:rsid w:val="00AC045D"/>
    <w:rsid w:val="00AC6339"/>
    <w:rsid w:val="00AD0E2D"/>
    <w:rsid w:val="00AD2421"/>
    <w:rsid w:val="00AD3178"/>
    <w:rsid w:val="00AD64FA"/>
    <w:rsid w:val="00AD70E3"/>
    <w:rsid w:val="00AE117C"/>
    <w:rsid w:val="00AE327E"/>
    <w:rsid w:val="00AE652C"/>
    <w:rsid w:val="00AE7A1E"/>
    <w:rsid w:val="00AF0C79"/>
    <w:rsid w:val="00AF45F7"/>
    <w:rsid w:val="00AF48B2"/>
    <w:rsid w:val="00B00530"/>
    <w:rsid w:val="00B00A51"/>
    <w:rsid w:val="00B03A14"/>
    <w:rsid w:val="00B1572B"/>
    <w:rsid w:val="00B17FDF"/>
    <w:rsid w:val="00B2085A"/>
    <w:rsid w:val="00B20A87"/>
    <w:rsid w:val="00B2200F"/>
    <w:rsid w:val="00B24CEC"/>
    <w:rsid w:val="00B32F88"/>
    <w:rsid w:val="00B349C9"/>
    <w:rsid w:val="00B37773"/>
    <w:rsid w:val="00B40B3D"/>
    <w:rsid w:val="00B42193"/>
    <w:rsid w:val="00B42B60"/>
    <w:rsid w:val="00B53220"/>
    <w:rsid w:val="00B55A7C"/>
    <w:rsid w:val="00B604F7"/>
    <w:rsid w:val="00B60B37"/>
    <w:rsid w:val="00B63C19"/>
    <w:rsid w:val="00B659EB"/>
    <w:rsid w:val="00B66E2B"/>
    <w:rsid w:val="00B7686C"/>
    <w:rsid w:val="00B804DF"/>
    <w:rsid w:val="00B80A9D"/>
    <w:rsid w:val="00B86AAE"/>
    <w:rsid w:val="00B86FF9"/>
    <w:rsid w:val="00B964EA"/>
    <w:rsid w:val="00BA0547"/>
    <w:rsid w:val="00BA2B16"/>
    <w:rsid w:val="00BB00E7"/>
    <w:rsid w:val="00BB3400"/>
    <w:rsid w:val="00BC14E6"/>
    <w:rsid w:val="00BC585F"/>
    <w:rsid w:val="00BD0347"/>
    <w:rsid w:val="00BD16D3"/>
    <w:rsid w:val="00BD55A3"/>
    <w:rsid w:val="00BD69CE"/>
    <w:rsid w:val="00BE01EC"/>
    <w:rsid w:val="00BE4DD7"/>
    <w:rsid w:val="00BE4F15"/>
    <w:rsid w:val="00BE7B9F"/>
    <w:rsid w:val="00BF2E7B"/>
    <w:rsid w:val="00C024DC"/>
    <w:rsid w:val="00C03FA9"/>
    <w:rsid w:val="00C064FA"/>
    <w:rsid w:val="00C06CA4"/>
    <w:rsid w:val="00C10266"/>
    <w:rsid w:val="00C14A77"/>
    <w:rsid w:val="00C16306"/>
    <w:rsid w:val="00C27915"/>
    <w:rsid w:val="00C34652"/>
    <w:rsid w:val="00C34F47"/>
    <w:rsid w:val="00C421E5"/>
    <w:rsid w:val="00C44538"/>
    <w:rsid w:val="00C471ED"/>
    <w:rsid w:val="00C53392"/>
    <w:rsid w:val="00C53F55"/>
    <w:rsid w:val="00C62188"/>
    <w:rsid w:val="00C70B1C"/>
    <w:rsid w:val="00C73D44"/>
    <w:rsid w:val="00C74286"/>
    <w:rsid w:val="00C7712A"/>
    <w:rsid w:val="00C8038A"/>
    <w:rsid w:val="00C8739B"/>
    <w:rsid w:val="00C909B3"/>
    <w:rsid w:val="00C9281B"/>
    <w:rsid w:val="00C9323C"/>
    <w:rsid w:val="00C94D04"/>
    <w:rsid w:val="00C96445"/>
    <w:rsid w:val="00CB04CA"/>
    <w:rsid w:val="00CB0528"/>
    <w:rsid w:val="00CB0E1E"/>
    <w:rsid w:val="00CB317F"/>
    <w:rsid w:val="00CB6392"/>
    <w:rsid w:val="00CB7418"/>
    <w:rsid w:val="00CC2736"/>
    <w:rsid w:val="00CC2F0A"/>
    <w:rsid w:val="00CC3632"/>
    <w:rsid w:val="00CC6DC0"/>
    <w:rsid w:val="00CD2C84"/>
    <w:rsid w:val="00CE183E"/>
    <w:rsid w:val="00CE197A"/>
    <w:rsid w:val="00CE2D5F"/>
    <w:rsid w:val="00CE4F2C"/>
    <w:rsid w:val="00CE4FCE"/>
    <w:rsid w:val="00CF74FB"/>
    <w:rsid w:val="00D060AA"/>
    <w:rsid w:val="00D14A76"/>
    <w:rsid w:val="00D169A5"/>
    <w:rsid w:val="00D16D0A"/>
    <w:rsid w:val="00D16E2D"/>
    <w:rsid w:val="00D173F5"/>
    <w:rsid w:val="00D20022"/>
    <w:rsid w:val="00D23E81"/>
    <w:rsid w:val="00D30450"/>
    <w:rsid w:val="00D40D75"/>
    <w:rsid w:val="00D6382B"/>
    <w:rsid w:val="00D854A3"/>
    <w:rsid w:val="00D86C13"/>
    <w:rsid w:val="00D921F4"/>
    <w:rsid w:val="00D9675A"/>
    <w:rsid w:val="00D97FE7"/>
    <w:rsid w:val="00DA0D3A"/>
    <w:rsid w:val="00DA5F1E"/>
    <w:rsid w:val="00DB1872"/>
    <w:rsid w:val="00DC0F5A"/>
    <w:rsid w:val="00DC2897"/>
    <w:rsid w:val="00DC57A2"/>
    <w:rsid w:val="00DD596A"/>
    <w:rsid w:val="00DE0144"/>
    <w:rsid w:val="00DE339E"/>
    <w:rsid w:val="00DE6E97"/>
    <w:rsid w:val="00DF374F"/>
    <w:rsid w:val="00DF524F"/>
    <w:rsid w:val="00DF7217"/>
    <w:rsid w:val="00E00478"/>
    <w:rsid w:val="00E010EE"/>
    <w:rsid w:val="00E07065"/>
    <w:rsid w:val="00E1135C"/>
    <w:rsid w:val="00E11CEC"/>
    <w:rsid w:val="00E14FB6"/>
    <w:rsid w:val="00E24B8F"/>
    <w:rsid w:val="00E2793F"/>
    <w:rsid w:val="00E303F6"/>
    <w:rsid w:val="00E30F07"/>
    <w:rsid w:val="00E40035"/>
    <w:rsid w:val="00E41827"/>
    <w:rsid w:val="00E6217A"/>
    <w:rsid w:val="00E819FD"/>
    <w:rsid w:val="00E8294B"/>
    <w:rsid w:val="00E85264"/>
    <w:rsid w:val="00E92827"/>
    <w:rsid w:val="00E976F8"/>
    <w:rsid w:val="00EA0693"/>
    <w:rsid w:val="00EB26F4"/>
    <w:rsid w:val="00EB35C4"/>
    <w:rsid w:val="00EC1F2D"/>
    <w:rsid w:val="00EC3392"/>
    <w:rsid w:val="00EC6AFF"/>
    <w:rsid w:val="00ED03D7"/>
    <w:rsid w:val="00ED366B"/>
    <w:rsid w:val="00EE1285"/>
    <w:rsid w:val="00EE2628"/>
    <w:rsid w:val="00EE5252"/>
    <w:rsid w:val="00EF1DDE"/>
    <w:rsid w:val="00EF683B"/>
    <w:rsid w:val="00F03A0B"/>
    <w:rsid w:val="00F04FAE"/>
    <w:rsid w:val="00F050D6"/>
    <w:rsid w:val="00F13357"/>
    <w:rsid w:val="00F20A19"/>
    <w:rsid w:val="00F20C0B"/>
    <w:rsid w:val="00F21546"/>
    <w:rsid w:val="00F318A3"/>
    <w:rsid w:val="00F3396B"/>
    <w:rsid w:val="00F35BC6"/>
    <w:rsid w:val="00F40938"/>
    <w:rsid w:val="00F45332"/>
    <w:rsid w:val="00F5068D"/>
    <w:rsid w:val="00F50CE1"/>
    <w:rsid w:val="00F52245"/>
    <w:rsid w:val="00F54A60"/>
    <w:rsid w:val="00F54AC8"/>
    <w:rsid w:val="00F5518F"/>
    <w:rsid w:val="00F56D01"/>
    <w:rsid w:val="00F65714"/>
    <w:rsid w:val="00F7440D"/>
    <w:rsid w:val="00F80A08"/>
    <w:rsid w:val="00F81BED"/>
    <w:rsid w:val="00F8726A"/>
    <w:rsid w:val="00F93995"/>
    <w:rsid w:val="00F9438A"/>
    <w:rsid w:val="00FA1EFB"/>
    <w:rsid w:val="00FA3541"/>
    <w:rsid w:val="00FA7275"/>
    <w:rsid w:val="00FA72A8"/>
    <w:rsid w:val="00FB399E"/>
    <w:rsid w:val="00FB4250"/>
    <w:rsid w:val="00FB75A4"/>
    <w:rsid w:val="00FE01DB"/>
    <w:rsid w:val="00FE4B28"/>
    <w:rsid w:val="00FF371F"/>
    <w:rsid w:val="00FF56D5"/>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76C10"/>
  <w15:docId w15:val="{F86C8316-4D90-449F-9362-069CBB029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1E5A"/>
    <w:pPr>
      <w:spacing w:line="360" w:lineRule="auto"/>
      <w:jc w:val="both"/>
    </w:pPr>
    <w:rPr>
      <w:rFonts w:ascii="Arial" w:hAnsi="Arial"/>
      <w:sz w:val="24"/>
    </w:rPr>
  </w:style>
  <w:style w:type="paragraph" w:styleId="Heading1">
    <w:name w:val="heading 1"/>
    <w:basedOn w:val="Normal"/>
    <w:next w:val="Normal"/>
    <w:link w:val="Heading1Char"/>
    <w:uiPriority w:val="9"/>
    <w:qFormat/>
    <w:rsid w:val="00DE0144"/>
    <w:pPr>
      <w:keepNext/>
      <w:keepLines/>
      <w:spacing w:before="480" w:after="0"/>
      <w:jc w:val="center"/>
      <w:outlineLvl w:val="0"/>
    </w:pPr>
    <w:rPr>
      <w:rFonts w:eastAsiaTheme="majorEastAsia" w:cstheme="majorBidi"/>
      <w:bCs/>
      <w:color w:val="000000" w:themeColor="text1"/>
      <w:sz w:val="32"/>
      <w:szCs w:val="28"/>
    </w:rPr>
  </w:style>
  <w:style w:type="paragraph" w:styleId="Heading2">
    <w:name w:val="heading 2"/>
    <w:basedOn w:val="Normal"/>
    <w:next w:val="Normal"/>
    <w:link w:val="Heading2Char"/>
    <w:uiPriority w:val="9"/>
    <w:unhideWhenUsed/>
    <w:qFormat/>
    <w:rsid w:val="00DE0144"/>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semiHidden/>
    <w:unhideWhenUsed/>
    <w:qFormat/>
    <w:rsid w:val="001E557B"/>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semiHidden/>
    <w:unhideWhenUsed/>
    <w:qFormat/>
    <w:rsid w:val="001E557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E557B"/>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1E557B"/>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E557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E557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E557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6F38B2"/>
    <w:pPr>
      <w:spacing w:after="300" w:line="240" w:lineRule="auto"/>
      <w:contextualSpacing/>
      <w:jc w:val="center"/>
    </w:pPr>
    <w:rPr>
      <w:rFonts w:asciiTheme="majorHAnsi" w:eastAsiaTheme="majorEastAsia" w:hAnsiTheme="majorHAnsi" w:cstheme="majorBidi"/>
      <w:spacing w:val="5"/>
      <w:kern w:val="28"/>
      <w:sz w:val="32"/>
      <w:szCs w:val="52"/>
    </w:rPr>
  </w:style>
  <w:style w:type="character" w:customStyle="1" w:styleId="TitleChar">
    <w:name w:val="Title Char"/>
    <w:basedOn w:val="DefaultParagraphFont"/>
    <w:link w:val="Title"/>
    <w:uiPriority w:val="10"/>
    <w:rsid w:val="006F38B2"/>
    <w:rPr>
      <w:rFonts w:asciiTheme="majorHAnsi" w:eastAsiaTheme="majorEastAsia" w:hAnsiTheme="majorHAnsi" w:cstheme="majorBidi"/>
      <w:spacing w:val="5"/>
      <w:kern w:val="28"/>
      <w:sz w:val="32"/>
      <w:szCs w:val="52"/>
    </w:rPr>
  </w:style>
  <w:style w:type="paragraph" w:styleId="ListParagraph">
    <w:name w:val="List Paragraph"/>
    <w:basedOn w:val="Normal"/>
    <w:uiPriority w:val="34"/>
    <w:qFormat/>
    <w:rsid w:val="000E2054"/>
    <w:pPr>
      <w:ind w:left="720"/>
      <w:contextualSpacing/>
    </w:pPr>
  </w:style>
  <w:style w:type="paragraph" w:styleId="Header">
    <w:name w:val="header"/>
    <w:basedOn w:val="Normal"/>
    <w:link w:val="HeaderChar"/>
    <w:uiPriority w:val="99"/>
    <w:unhideWhenUsed/>
    <w:rsid w:val="00193C4B"/>
    <w:pPr>
      <w:tabs>
        <w:tab w:val="center" w:pos="4419"/>
        <w:tab w:val="right" w:pos="8838"/>
      </w:tabs>
      <w:spacing w:after="0" w:line="240" w:lineRule="auto"/>
    </w:pPr>
  </w:style>
  <w:style w:type="character" w:customStyle="1" w:styleId="HeaderChar">
    <w:name w:val="Header Char"/>
    <w:basedOn w:val="DefaultParagraphFont"/>
    <w:link w:val="Header"/>
    <w:uiPriority w:val="99"/>
    <w:rsid w:val="00193C4B"/>
  </w:style>
  <w:style w:type="paragraph" w:styleId="Footer">
    <w:name w:val="footer"/>
    <w:basedOn w:val="Normal"/>
    <w:link w:val="FooterChar"/>
    <w:uiPriority w:val="99"/>
    <w:unhideWhenUsed/>
    <w:rsid w:val="00193C4B"/>
    <w:pPr>
      <w:tabs>
        <w:tab w:val="center" w:pos="4419"/>
        <w:tab w:val="right" w:pos="8838"/>
      </w:tabs>
      <w:spacing w:after="0" w:line="240" w:lineRule="auto"/>
    </w:pPr>
  </w:style>
  <w:style w:type="character" w:customStyle="1" w:styleId="FooterChar">
    <w:name w:val="Footer Char"/>
    <w:basedOn w:val="DefaultParagraphFont"/>
    <w:link w:val="Footer"/>
    <w:uiPriority w:val="99"/>
    <w:rsid w:val="00193C4B"/>
  </w:style>
  <w:style w:type="character" w:customStyle="1" w:styleId="Heading1Char">
    <w:name w:val="Heading 1 Char"/>
    <w:basedOn w:val="DefaultParagraphFont"/>
    <w:link w:val="Heading1"/>
    <w:uiPriority w:val="9"/>
    <w:rsid w:val="00DE0144"/>
    <w:rPr>
      <w:rFonts w:ascii="Arial" w:eastAsiaTheme="majorEastAsia" w:hAnsi="Arial" w:cstheme="majorBidi"/>
      <w:bCs/>
      <w:color w:val="000000" w:themeColor="text1"/>
      <w:sz w:val="32"/>
      <w:szCs w:val="28"/>
    </w:rPr>
  </w:style>
  <w:style w:type="paragraph" w:styleId="TOCHeading">
    <w:name w:val="TOC Heading"/>
    <w:basedOn w:val="Heading1"/>
    <w:next w:val="Normal"/>
    <w:uiPriority w:val="39"/>
    <w:unhideWhenUsed/>
    <w:qFormat/>
    <w:rsid w:val="00193C4B"/>
    <w:pPr>
      <w:outlineLvl w:val="9"/>
    </w:pPr>
    <w:rPr>
      <w:lang w:val="es-ES"/>
    </w:rPr>
  </w:style>
  <w:style w:type="paragraph" w:styleId="TOC2">
    <w:name w:val="toc 2"/>
    <w:basedOn w:val="Normal"/>
    <w:next w:val="Normal"/>
    <w:autoRedefine/>
    <w:uiPriority w:val="39"/>
    <w:unhideWhenUsed/>
    <w:qFormat/>
    <w:rsid w:val="00193C4B"/>
    <w:pPr>
      <w:spacing w:after="100"/>
      <w:ind w:left="220"/>
    </w:pPr>
    <w:rPr>
      <w:rFonts w:eastAsiaTheme="minorEastAsia"/>
      <w:lang w:val="es-ES"/>
    </w:rPr>
  </w:style>
  <w:style w:type="paragraph" w:styleId="TOC1">
    <w:name w:val="toc 1"/>
    <w:basedOn w:val="Normal"/>
    <w:next w:val="Normal"/>
    <w:autoRedefine/>
    <w:uiPriority w:val="39"/>
    <w:unhideWhenUsed/>
    <w:qFormat/>
    <w:rsid w:val="00193C4B"/>
    <w:pPr>
      <w:spacing w:after="100"/>
    </w:pPr>
    <w:rPr>
      <w:rFonts w:eastAsiaTheme="minorEastAsia"/>
      <w:lang w:val="es-ES"/>
    </w:rPr>
  </w:style>
  <w:style w:type="paragraph" w:styleId="TOC3">
    <w:name w:val="toc 3"/>
    <w:basedOn w:val="Normal"/>
    <w:next w:val="Normal"/>
    <w:autoRedefine/>
    <w:uiPriority w:val="39"/>
    <w:unhideWhenUsed/>
    <w:qFormat/>
    <w:rsid w:val="00193C4B"/>
    <w:pPr>
      <w:spacing w:after="100"/>
      <w:ind w:left="440"/>
    </w:pPr>
    <w:rPr>
      <w:rFonts w:eastAsiaTheme="minorEastAsia"/>
      <w:lang w:val="es-ES"/>
    </w:rPr>
  </w:style>
  <w:style w:type="paragraph" w:styleId="BalloonText">
    <w:name w:val="Balloon Text"/>
    <w:basedOn w:val="Normal"/>
    <w:link w:val="BalloonTextChar"/>
    <w:uiPriority w:val="99"/>
    <w:semiHidden/>
    <w:unhideWhenUsed/>
    <w:rsid w:val="00193C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3C4B"/>
    <w:rPr>
      <w:rFonts w:ascii="Tahoma" w:hAnsi="Tahoma" w:cs="Tahoma"/>
      <w:sz w:val="16"/>
      <w:szCs w:val="16"/>
    </w:rPr>
  </w:style>
  <w:style w:type="paragraph" w:styleId="Index1">
    <w:name w:val="index 1"/>
    <w:basedOn w:val="Normal"/>
    <w:next w:val="Normal"/>
    <w:autoRedefine/>
    <w:uiPriority w:val="99"/>
    <w:unhideWhenUsed/>
    <w:rsid w:val="00193C4B"/>
    <w:pPr>
      <w:spacing w:after="0" w:line="240" w:lineRule="auto"/>
      <w:ind w:left="220" w:hanging="220"/>
    </w:pPr>
  </w:style>
  <w:style w:type="paragraph" w:styleId="Revision">
    <w:name w:val="Revision"/>
    <w:hidden/>
    <w:uiPriority w:val="99"/>
    <w:semiHidden/>
    <w:rsid w:val="00B349C9"/>
    <w:pPr>
      <w:spacing w:after="0" w:line="240" w:lineRule="auto"/>
    </w:pPr>
  </w:style>
  <w:style w:type="character" w:customStyle="1" w:styleId="Heading2Char">
    <w:name w:val="Heading 2 Char"/>
    <w:basedOn w:val="DefaultParagraphFont"/>
    <w:link w:val="Heading2"/>
    <w:uiPriority w:val="9"/>
    <w:rsid w:val="00DE0144"/>
    <w:rPr>
      <w:rFonts w:ascii="Arial" w:eastAsiaTheme="majorEastAsia" w:hAnsi="Arial" w:cstheme="majorBidi"/>
      <w:b/>
      <w:bCs/>
      <w:szCs w:val="26"/>
    </w:rPr>
  </w:style>
  <w:style w:type="character" w:styleId="Hyperlink">
    <w:name w:val="Hyperlink"/>
    <w:basedOn w:val="DefaultParagraphFont"/>
    <w:uiPriority w:val="99"/>
    <w:unhideWhenUsed/>
    <w:rsid w:val="00256CD0"/>
    <w:rPr>
      <w:color w:val="0000FF" w:themeColor="hyperlink"/>
      <w:u w:val="single"/>
    </w:rPr>
  </w:style>
  <w:style w:type="character" w:customStyle="1" w:styleId="Heading3Char">
    <w:name w:val="Heading 3 Char"/>
    <w:basedOn w:val="DefaultParagraphFont"/>
    <w:link w:val="Heading3"/>
    <w:uiPriority w:val="9"/>
    <w:semiHidden/>
    <w:rsid w:val="001E557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1E557B"/>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1E557B"/>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1E557B"/>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1E557B"/>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E557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E557B"/>
    <w:rPr>
      <w:rFonts w:asciiTheme="majorHAnsi" w:eastAsiaTheme="majorEastAsia" w:hAnsiTheme="majorHAnsi" w:cstheme="majorBidi"/>
      <w:i/>
      <w:iCs/>
      <w:color w:val="272727" w:themeColor="text1" w:themeTint="D8"/>
      <w:sz w:val="21"/>
      <w:szCs w:val="21"/>
    </w:rPr>
  </w:style>
  <w:style w:type="numbering" w:customStyle="1" w:styleId="Estilo1">
    <w:name w:val="Estilo1"/>
    <w:uiPriority w:val="99"/>
    <w:rsid w:val="00B42B60"/>
    <w:pPr>
      <w:numPr>
        <w:numId w:val="3"/>
      </w:numPr>
    </w:pPr>
  </w:style>
  <w:style w:type="paragraph" w:styleId="EndnoteText">
    <w:name w:val="endnote text"/>
    <w:basedOn w:val="Normal"/>
    <w:link w:val="EndnoteTextChar"/>
    <w:uiPriority w:val="99"/>
    <w:semiHidden/>
    <w:unhideWhenUsed/>
    <w:rsid w:val="00A35D7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35D75"/>
    <w:rPr>
      <w:sz w:val="20"/>
      <w:szCs w:val="20"/>
    </w:rPr>
  </w:style>
  <w:style w:type="character" w:styleId="EndnoteReference">
    <w:name w:val="endnote reference"/>
    <w:basedOn w:val="DefaultParagraphFont"/>
    <w:uiPriority w:val="99"/>
    <w:semiHidden/>
    <w:unhideWhenUsed/>
    <w:rsid w:val="00A35D75"/>
    <w:rPr>
      <w:vertAlign w:val="superscript"/>
    </w:rPr>
  </w:style>
  <w:style w:type="paragraph" w:styleId="FootnoteText">
    <w:name w:val="footnote text"/>
    <w:basedOn w:val="Normal"/>
    <w:link w:val="FootnoteTextChar"/>
    <w:uiPriority w:val="99"/>
    <w:semiHidden/>
    <w:unhideWhenUsed/>
    <w:rsid w:val="00A35D7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5D75"/>
    <w:rPr>
      <w:sz w:val="20"/>
      <w:szCs w:val="20"/>
    </w:rPr>
  </w:style>
  <w:style w:type="character" w:styleId="FootnoteReference">
    <w:name w:val="footnote reference"/>
    <w:basedOn w:val="DefaultParagraphFont"/>
    <w:uiPriority w:val="99"/>
    <w:semiHidden/>
    <w:unhideWhenUsed/>
    <w:rsid w:val="00A35D75"/>
    <w:rPr>
      <w:vertAlign w:val="superscript"/>
    </w:rPr>
  </w:style>
  <w:style w:type="paragraph" w:styleId="Subtitle">
    <w:name w:val="Subtitle"/>
    <w:basedOn w:val="Normal"/>
    <w:next w:val="Normal"/>
    <w:link w:val="SubtitleChar"/>
    <w:uiPriority w:val="11"/>
    <w:qFormat/>
    <w:rsid w:val="00A35D7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35D7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4C1E12"/>
    <w:rPr>
      <w:sz w:val="16"/>
      <w:szCs w:val="16"/>
    </w:rPr>
  </w:style>
  <w:style w:type="paragraph" w:styleId="CommentText">
    <w:name w:val="annotation text"/>
    <w:basedOn w:val="Normal"/>
    <w:link w:val="CommentTextChar"/>
    <w:uiPriority w:val="99"/>
    <w:semiHidden/>
    <w:unhideWhenUsed/>
    <w:rsid w:val="004C1E12"/>
    <w:pPr>
      <w:spacing w:line="240" w:lineRule="auto"/>
    </w:pPr>
    <w:rPr>
      <w:sz w:val="20"/>
      <w:szCs w:val="20"/>
    </w:rPr>
  </w:style>
  <w:style w:type="character" w:customStyle="1" w:styleId="CommentTextChar">
    <w:name w:val="Comment Text Char"/>
    <w:basedOn w:val="DefaultParagraphFont"/>
    <w:link w:val="CommentText"/>
    <w:uiPriority w:val="99"/>
    <w:semiHidden/>
    <w:rsid w:val="004C1E12"/>
    <w:rPr>
      <w:sz w:val="20"/>
      <w:szCs w:val="20"/>
    </w:rPr>
  </w:style>
  <w:style w:type="paragraph" w:styleId="CommentSubject">
    <w:name w:val="annotation subject"/>
    <w:basedOn w:val="CommentText"/>
    <w:next w:val="CommentText"/>
    <w:link w:val="CommentSubjectChar"/>
    <w:uiPriority w:val="99"/>
    <w:semiHidden/>
    <w:unhideWhenUsed/>
    <w:rsid w:val="004C1E12"/>
    <w:rPr>
      <w:b/>
      <w:bCs/>
    </w:rPr>
  </w:style>
  <w:style w:type="character" w:customStyle="1" w:styleId="CommentSubjectChar">
    <w:name w:val="Comment Subject Char"/>
    <w:basedOn w:val="CommentTextChar"/>
    <w:link w:val="CommentSubject"/>
    <w:uiPriority w:val="99"/>
    <w:semiHidden/>
    <w:rsid w:val="004C1E12"/>
    <w:rPr>
      <w:b/>
      <w:bCs/>
      <w:sz w:val="20"/>
      <w:szCs w:val="20"/>
    </w:rPr>
  </w:style>
  <w:style w:type="paragraph" w:styleId="TOC4">
    <w:name w:val="toc 4"/>
    <w:basedOn w:val="Normal"/>
    <w:next w:val="Normal"/>
    <w:autoRedefine/>
    <w:uiPriority w:val="39"/>
    <w:unhideWhenUsed/>
    <w:rsid w:val="00CC3632"/>
    <w:pPr>
      <w:spacing w:after="100" w:line="259" w:lineRule="auto"/>
      <w:ind w:left="660"/>
      <w:jc w:val="left"/>
    </w:pPr>
    <w:rPr>
      <w:rFonts w:asciiTheme="minorHAnsi" w:eastAsiaTheme="minorEastAsia" w:hAnsiTheme="minorHAnsi"/>
      <w:sz w:val="22"/>
      <w:lang w:val="en-US"/>
    </w:rPr>
  </w:style>
  <w:style w:type="paragraph" w:styleId="TOC5">
    <w:name w:val="toc 5"/>
    <w:basedOn w:val="Normal"/>
    <w:next w:val="Normal"/>
    <w:autoRedefine/>
    <w:uiPriority w:val="39"/>
    <w:unhideWhenUsed/>
    <w:rsid w:val="00CC3632"/>
    <w:pPr>
      <w:spacing w:after="100" w:line="259" w:lineRule="auto"/>
      <w:ind w:left="88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CC3632"/>
    <w:pPr>
      <w:spacing w:after="100" w:line="259" w:lineRule="auto"/>
      <w:ind w:left="110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CC3632"/>
    <w:pPr>
      <w:spacing w:after="100" w:line="259" w:lineRule="auto"/>
      <w:ind w:left="132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CC3632"/>
    <w:pPr>
      <w:spacing w:after="100" w:line="259" w:lineRule="auto"/>
      <w:ind w:left="154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CC3632"/>
    <w:pPr>
      <w:spacing w:after="100" w:line="259" w:lineRule="auto"/>
      <w:ind w:left="1760"/>
      <w:jc w:val="left"/>
    </w:pPr>
    <w:rPr>
      <w:rFonts w:asciiTheme="minorHAnsi" w:eastAsiaTheme="minorEastAsia" w:hAnsiTheme="minorHAnsi"/>
      <w:sz w:val="22"/>
      <w:lang w:val="en-US"/>
    </w:rPr>
  </w:style>
  <w:style w:type="character" w:styleId="SubtleEmphasis">
    <w:name w:val="Subtle Emphasis"/>
    <w:basedOn w:val="DefaultParagraphFont"/>
    <w:uiPriority w:val="19"/>
    <w:qFormat/>
    <w:rsid w:val="007F16F4"/>
    <w:rPr>
      <w:i/>
      <w:iCs/>
      <w:color w:val="404040" w:themeColor="text1" w:themeTint="BF"/>
    </w:rPr>
  </w:style>
  <w:style w:type="table" w:styleId="MediumGrid1-Accent1">
    <w:name w:val="Medium Grid 1 Accent 1"/>
    <w:basedOn w:val="TableNormal"/>
    <w:uiPriority w:val="67"/>
    <w:rsid w:val="00BB00E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Caption">
    <w:name w:val="caption"/>
    <w:basedOn w:val="Normal"/>
    <w:next w:val="Normal"/>
    <w:uiPriority w:val="35"/>
    <w:unhideWhenUsed/>
    <w:qFormat/>
    <w:rsid w:val="00C62188"/>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0E05C2"/>
    <w:pPr>
      <w:spacing w:after="0"/>
    </w:pPr>
  </w:style>
  <w:style w:type="table" w:styleId="TableGrid">
    <w:name w:val="Table Grid"/>
    <w:basedOn w:val="TableNormal"/>
    <w:uiPriority w:val="59"/>
    <w:rsid w:val="00CC2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31">
    <w:name w:val="Tabla normal 31"/>
    <w:basedOn w:val="TableNormal"/>
    <w:uiPriority w:val="43"/>
    <w:rsid w:val="007A793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51">
    <w:name w:val="Tabla normal 51"/>
    <w:basedOn w:val="TableNormal"/>
    <w:uiPriority w:val="45"/>
    <w:rsid w:val="00453A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B37773"/>
    <w:rPr>
      <w:b/>
      <w:bCs/>
    </w:rPr>
  </w:style>
  <w:style w:type="paragraph" w:styleId="NoSpacing">
    <w:name w:val="No Spacing"/>
    <w:uiPriority w:val="1"/>
    <w:qFormat/>
    <w:rsid w:val="00B37773"/>
    <w:pPr>
      <w:spacing w:after="0" w:line="240" w:lineRule="auto"/>
      <w:jc w:val="both"/>
    </w:pPr>
    <w:rPr>
      <w:rFonts w:ascii="Arial" w:hAnsi="Arial"/>
      <w:sz w:val="24"/>
    </w:rPr>
  </w:style>
  <w:style w:type="character" w:customStyle="1" w:styleId="ph">
    <w:name w:val="ph"/>
    <w:basedOn w:val="DefaultParagraphFont"/>
    <w:rsid w:val="006A6D08"/>
  </w:style>
  <w:style w:type="character" w:customStyle="1" w:styleId="keyword">
    <w:name w:val="keyword"/>
    <w:basedOn w:val="DefaultParagraphFont"/>
    <w:rsid w:val="00BA2B16"/>
  </w:style>
  <w:style w:type="character" w:customStyle="1" w:styleId="pln">
    <w:name w:val="pln"/>
    <w:basedOn w:val="DefaultParagraphFont"/>
    <w:rsid w:val="008E18AE"/>
  </w:style>
  <w:style w:type="character" w:customStyle="1" w:styleId="pun">
    <w:name w:val="pun"/>
    <w:basedOn w:val="DefaultParagraphFont"/>
    <w:rsid w:val="008E18AE"/>
  </w:style>
  <w:style w:type="character" w:customStyle="1" w:styleId="kwd">
    <w:name w:val="kwd"/>
    <w:basedOn w:val="DefaultParagraphFont"/>
    <w:rsid w:val="008E18AE"/>
  </w:style>
  <w:style w:type="character" w:customStyle="1" w:styleId="str">
    <w:name w:val="str"/>
    <w:basedOn w:val="DefaultParagraphFont"/>
    <w:rsid w:val="008E18AE"/>
  </w:style>
  <w:style w:type="paragraph" w:styleId="Bibliography">
    <w:name w:val="Bibliography"/>
    <w:basedOn w:val="Normal"/>
    <w:next w:val="Normal"/>
    <w:uiPriority w:val="37"/>
    <w:unhideWhenUsed/>
    <w:rsid w:val="00BE4F15"/>
  </w:style>
  <w:style w:type="character" w:styleId="Emphasis">
    <w:name w:val="Emphasis"/>
    <w:basedOn w:val="DefaultParagraphFont"/>
    <w:uiPriority w:val="20"/>
    <w:qFormat/>
    <w:rsid w:val="00343451"/>
    <w:rPr>
      <w:i/>
      <w:iCs/>
    </w:rPr>
  </w:style>
  <w:style w:type="character" w:customStyle="1" w:styleId="Mencinsinresolver1">
    <w:name w:val="Mención sin resolver1"/>
    <w:basedOn w:val="DefaultParagraphFont"/>
    <w:uiPriority w:val="99"/>
    <w:semiHidden/>
    <w:unhideWhenUsed/>
    <w:rsid w:val="00352999"/>
    <w:rPr>
      <w:color w:val="605E5C"/>
      <w:shd w:val="clear" w:color="auto" w:fill="E1DFDD"/>
    </w:rPr>
  </w:style>
  <w:style w:type="character" w:styleId="UnresolvedMention">
    <w:name w:val="Unresolved Mention"/>
    <w:basedOn w:val="DefaultParagraphFont"/>
    <w:uiPriority w:val="99"/>
    <w:semiHidden/>
    <w:unhideWhenUsed/>
    <w:rsid w:val="000069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6890">
      <w:bodyDiv w:val="1"/>
      <w:marLeft w:val="0"/>
      <w:marRight w:val="0"/>
      <w:marTop w:val="0"/>
      <w:marBottom w:val="0"/>
      <w:divBdr>
        <w:top w:val="none" w:sz="0" w:space="0" w:color="auto"/>
        <w:left w:val="none" w:sz="0" w:space="0" w:color="auto"/>
        <w:bottom w:val="none" w:sz="0" w:space="0" w:color="auto"/>
        <w:right w:val="none" w:sz="0" w:space="0" w:color="auto"/>
      </w:divBdr>
    </w:div>
    <w:div w:id="46880839">
      <w:bodyDiv w:val="1"/>
      <w:marLeft w:val="0"/>
      <w:marRight w:val="0"/>
      <w:marTop w:val="0"/>
      <w:marBottom w:val="0"/>
      <w:divBdr>
        <w:top w:val="none" w:sz="0" w:space="0" w:color="auto"/>
        <w:left w:val="none" w:sz="0" w:space="0" w:color="auto"/>
        <w:bottom w:val="none" w:sz="0" w:space="0" w:color="auto"/>
        <w:right w:val="none" w:sz="0" w:space="0" w:color="auto"/>
      </w:divBdr>
    </w:div>
    <w:div w:id="138116519">
      <w:bodyDiv w:val="1"/>
      <w:marLeft w:val="0"/>
      <w:marRight w:val="0"/>
      <w:marTop w:val="0"/>
      <w:marBottom w:val="0"/>
      <w:divBdr>
        <w:top w:val="none" w:sz="0" w:space="0" w:color="auto"/>
        <w:left w:val="none" w:sz="0" w:space="0" w:color="auto"/>
        <w:bottom w:val="none" w:sz="0" w:space="0" w:color="auto"/>
        <w:right w:val="none" w:sz="0" w:space="0" w:color="auto"/>
      </w:divBdr>
    </w:div>
    <w:div w:id="237448302">
      <w:bodyDiv w:val="1"/>
      <w:marLeft w:val="0"/>
      <w:marRight w:val="0"/>
      <w:marTop w:val="0"/>
      <w:marBottom w:val="0"/>
      <w:divBdr>
        <w:top w:val="none" w:sz="0" w:space="0" w:color="auto"/>
        <w:left w:val="none" w:sz="0" w:space="0" w:color="auto"/>
        <w:bottom w:val="none" w:sz="0" w:space="0" w:color="auto"/>
        <w:right w:val="none" w:sz="0" w:space="0" w:color="auto"/>
      </w:divBdr>
    </w:div>
    <w:div w:id="250237375">
      <w:bodyDiv w:val="1"/>
      <w:marLeft w:val="0"/>
      <w:marRight w:val="0"/>
      <w:marTop w:val="0"/>
      <w:marBottom w:val="0"/>
      <w:divBdr>
        <w:top w:val="none" w:sz="0" w:space="0" w:color="auto"/>
        <w:left w:val="none" w:sz="0" w:space="0" w:color="auto"/>
        <w:bottom w:val="none" w:sz="0" w:space="0" w:color="auto"/>
        <w:right w:val="none" w:sz="0" w:space="0" w:color="auto"/>
      </w:divBdr>
    </w:div>
    <w:div w:id="327754494">
      <w:bodyDiv w:val="1"/>
      <w:marLeft w:val="0"/>
      <w:marRight w:val="0"/>
      <w:marTop w:val="0"/>
      <w:marBottom w:val="0"/>
      <w:divBdr>
        <w:top w:val="none" w:sz="0" w:space="0" w:color="auto"/>
        <w:left w:val="none" w:sz="0" w:space="0" w:color="auto"/>
        <w:bottom w:val="none" w:sz="0" w:space="0" w:color="auto"/>
        <w:right w:val="none" w:sz="0" w:space="0" w:color="auto"/>
      </w:divBdr>
    </w:div>
    <w:div w:id="370619041">
      <w:bodyDiv w:val="1"/>
      <w:marLeft w:val="0"/>
      <w:marRight w:val="0"/>
      <w:marTop w:val="0"/>
      <w:marBottom w:val="0"/>
      <w:divBdr>
        <w:top w:val="none" w:sz="0" w:space="0" w:color="auto"/>
        <w:left w:val="none" w:sz="0" w:space="0" w:color="auto"/>
        <w:bottom w:val="none" w:sz="0" w:space="0" w:color="auto"/>
        <w:right w:val="none" w:sz="0" w:space="0" w:color="auto"/>
      </w:divBdr>
    </w:div>
    <w:div w:id="383143037">
      <w:bodyDiv w:val="1"/>
      <w:marLeft w:val="0"/>
      <w:marRight w:val="0"/>
      <w:marTop w:val="0"/>
      <w:marBottom w:val="0"/>
      <w:divBdr>
        <w:top w:val="none" w:sz="0" w:space="0" w:color="auto"/>
        <w:left w:val="none" w:sz="0" w:space="0" w:color="auto"/>
        <w:bottom w:val="none" w:sz="0" w:space="0" w:color="auto"/>
        <w:right w:val="none" w:sz="0" w:space="0" w:color="auto"/>
      </w:divBdr>
    </w:div>
    <w:div w:id="488787631">
      <w:bodyDiv w:val="1"/>
      <w:marLeft w:val="0"/>
      <w:marRight w:val="0"/>
      <w:marTop w:val="0"/>
      <w:marBottom w:val="0"/>
      <w:divBdr>
        <w:top w:val="none" w:sz="0" w:space="0" w:color="auto"/>
        <w:left w:val="none" w:sz="0" w:space="0" w:color="auto"/>
        <w:bottom w:val="none" w:sz="0" w:space="0" w:color="auto"/>
        <w:right w:val="none" w:sz="0" w:space="0" w:color="auto"/>
      </w:divBdr>
    </w:div>
    <w:div w:id="534390724">
      <w:bodyDiv w:val="1"/>
      <w:marLeft w:val="0"/>
      <w:marRight w:val="0"/>
      <w:marTop w:val="0"/>
      <w:marBottom w:val="0"/>
      <w:divBdr>
        <w:top w:val="none" w:sz="0" w:space="0" w:color="auto"/>
        <w:left w:val="none" w:sz="0" w:space="0" w:color="auto"/>
        <w:bottom w:val="none" w:sz="0" w:space="0" w:color="auto"/>
        <w:right w:val="none" w:sz="0" w:space="0" w:color="auto"/>
      </w:divBdr>
    </w:div>
    <w:div w:id="553346855">
      <w:bodyDiv w:val="1"/>
      <w:marLeft w:val="0"/>
      <w:marRight w:val="0"/>
      <w:marTop w:val="0"/>
      <w:marBottom w:val="0"/>
      <w:divBdr>
        <w:top w:val="none" w:sz="0" w:space="0" w:color="auto"/>
        <w:left w:val="none" w:sz="0" w:space="0" w:color="auto"/>
        <w:bottom w:val="none" w:sz="0" w:space="0" w:color="auto"/>
        <w:right w:val="none" w:sz="0" w:space="0" w:color="auto"/>
      </w:divBdr>
    </w:div>
    <w:div w:id="629550434">
      <w:bodyDiv w:val="1"/>
      <w:marLeft w:val="0"/>
      <w:marRight w:val="0"/>
      <w:marTop w:val="0"/>
      <w:marBottom w:val="0"/>
      <w:divBdr>
        <w:top w:val="none" w:sz="0" w:space="0" w:color="auto"/>
        <w:left w:val="none" w:sz="0" w:space="0" w:color="auto"/>
        <w:bottom w:val="none" w:sz="0" w:space="0" w:color="auto"/>
        <w:right w:val="none" w:sz="0" w:space="0" w:color="auto"/>
      </w:divBdr>
    </w:div>
    <w:div w:id="729691043">
      <w:bodyDiv w:val="1"/>
      <w:marLeft w:val="0"/>
      <w:marRight w:val="0"/>
      <w:marTop w:val="0"/>
      <w:marBottom w:val="0"/>
      <w:divBdr>
        <w:top w:val="none" w:sz="0" w:space="0" w:color="auto"/>
        <w:left w:val="none" w:sz="0" w:space="0" w:color="auto"/>
        <w:bottom w:val="none" w:sz="0" w:space="0" w:color="auto"/>
        <w:right w:val="none" w:sz="0" w:space="0" w:color="auto"/>
      </w:divBdr>
    </w:div>
    <w:div w:id="730226341">
      <w:bodyDiv w:val="1"/>
      <w:marLeft w:val="0"/>
      <w:marRight w:val="0"/>
      <w:marTop w:val="0"/>
      <w:marBottom w:val="0"/>
      <w:divBdr>
        <w:top w:val="none" w:sz="0" w:space="0" w:color="auto"/>
        <w:left w:val="none" w:sz="0" w:space="0" w:color="auto"/>
        <w:bottom w:val="none" w:sz="0" w:space="0" w:color="auto"/>
        <w:right w:val="none" w:sz="0" w:space="0" w:color="auto"/>
      </w:divBdr>
    </w:div>
    <w:div w:id="735325702">
      <w:bodyDiv w:val="1"/>
      <w:marLeft w:val="0"/>
      <w:marRight w:val="0"/>
      <w:marTop w:val="0"/>
      <w:marBottom w:val="0"/>
      <w:divBdr>
        <w:top w:val="none" w:sz="0" w:space="0" w:color="auto"/>
        <w:left w:val="none" w:sz="0" w:space="0" w:color="auto"/>
        <w:bottom w:val="none" w:sz="0" w:space="0" w:color="auto"/>
        <w:right w:val="none" w:sz="0" w:space="0" w:color="auto"/>
      </w:divBdr>
    </w:div>
    <w:div w:id="753478599">
      <w:bodyDiv w:val="1"/>
      <w:marLeft w:val="0"/>
      <w:marRight w:val="0"/>
      <w:marTop w:val="0"/>
      <w:marBottom w:val="0"/>
      <w:divBdr>
        <w:top w:val="none" w:sz="0" w:space="0" w:color="auto"/>
        <w:left w:val="none" w:sz="0" w:space="0" w:color="auto"/>
        <w:bottom w:val="none" w:sz="0" w:space="0" w:color="auto"/>
        <w:right w:val="none" w:sz="0" w:space="0" w:color="auto"/>
      </w:divBdr>
    </w:div>
    <w:div w:id="768045631">
      <w:bodyDiv w:val="1"/>
      <w:marLeft w:val="0"/>
      <w:marRight w:val="0"/>
      <w:marTop w:val="0"/>
      <w:marBottom w:val="0"/>
      <w:divBdr>
        <w:top w:val="none" w:sz="0" w:space="0" w:color="auto"/>
        <w:left w:val="none" w:sz="0" w:space="0" w:color="auto"/>
        <w:bottom w:val="none" w:sz="0" w:space="0" w:color="auto"/>
        <w:right w:val="none" w:sz="0" w:space="0" w:color="auto"/>
      </w:divBdr>
    </w:div>
    <w:div w:id="786895770">
      <w:bodyDiv w:val="1"/>
      <w:marLeft w:val="0"/>
      <w:marRight w:val="0"/>
      <w:marTop w:val="0"/>
      <w:marBottom w:val="0"/>
      <w:divBdr>
        <w:top w:val="none" w:sz="0" w:space="0" w:color="auto"/>
        <w:left w:val="none" w:sz="0" w:space="0" w:color="auto"/>
        <w:bottom w:val="none" w:sz="0" w:space="0" w:color="auto"/>
        <w:right w:val="none" w:sz="0" w:space="0" w:color="auto"/>
      </w:divBdr>
    </w:div>
    <w:div w:id="846988874">
      <w:bodyDiv w:val="1"/>
      <w:marLeft w:val="0"/>
      <w:marRight w:val="0"/>
      <w:marTop w:val="0"/>
      <w:marBottom w:val="0"/>
      <w:divBdr>
        <w:top w:val="none" w:sz="0" w:space="0" w:color="auto"/>
        <w:left w:val="none" w:sz="0" w:space="0" w:color="auto"/>
        <w:bottom w:val="none" w:sz="0" w:space="0" w:color="auto"/>
        <w:right w:val="none" w:sz="0" w:space="0" w:color="auto"/>
      </w:divBdr>
    </w:div>
    <w:div w:id="917790429">
      <w:bodyDiv w:val="1"/>
      <w:marLeft w:val="0"/>
      <w:marRight w:val="0"/>
      <w:marTop w:val="0"/>
      <w:marBottom w:val="0"/>
      <w:divBdr>
        <w:top w:val="none" w:sz="0" w:space="0" w:color="auto"/>
        <w:left w:val="none" w:sz="0" w:space="0" w:color="auto"/>
        <w:bottom w:val="none" w:sz="0" w:space="0" w:color="auto"/>
        <w:right w:val="none" w:sz="0" w:space="0" w:color="auto"/>
      </w:divBdr>
    </w:div>
    <w:div w:id="922570953">
      <w:bodyDiv w:val="1"/>
      <w:marLeft w:val="0"/>
      <w:marRight w:val="0"/>
      <w:marTop w:val="0"/>
      <w:marBottom w:val="0"/>
      <w:divBdr>
        <w:top w:val="none" w:sz="0" w:space="0" w:color="auto"/>
        <w:left w:val="none" w:sz="0" w:space="0" w:color="auto"/>
        <w:bottom w:val="none" w:sz="0" w:space="0" w:color="auto"/>
        <w:right w:val="none" w:sz="0" w:space="0" w:color="auto"/>
      </w:divBdr>
    </w:div>
    <w:div w:id="1059594705">
      <w:bodyDiv w:val="1"/>
      <w:marLeft w:val="0"/>
      <w:marRight w:val="0"/>
      <w:marTop w:val="0"/>
      <w:marBottom w:val="0"/>
      <w:divBdr>
        <w:top w:val="none" w:sz="0" w:space="0" w:color="auto"/>
        <w:left w:val="none" w:sz="0" w:space="0" w:color="auto"/>
        <w:bottom w:val="none" w:sz="0" w:space="0" w:color="auto"/>
        <w:right w:val="none" w:sz="0" w:space="0" w:color="auto"/>
      </w:divBdr>
    </w:div>
    <w:div w:id="1123958481">
      <w:bodyDiv w:val="1"/>
      <w:marLeft w:val="0"/>
      <w:marRight w:val="0"/>
      <w:marTop w:val="0"/>
      <w:marBottom w:val="0"/>
      <w:divBdr>
        <w:top w:val="none" w:sz="0" w:space="0" w:color="auto"/>
        <w:left w:val="none" w:sz="0" w:space="0" w:color="auto"/>
        <w:bottom w:val="none" w:sz="0" w:space="0" w:color="auto"/>
        <w:right w:val="none" w:sz="0" w:space="0" w:color="auto"/>
      </w:divBdr>
    </w:div>
    <w:div w:id="1138843089">
      <w:bodyDiv w:val="1"/>
      <w:marLeft w:val="0"/>
      <w:marRight w:val="0"/>
      <w:marTop w:val="0"/>
      <w:marBottom w:val="0"/>
      <w:divBdr>
        <w:top w:val="none" w:sz="0" w:space="0" w:color="auto"/>
        <w:left w:val="none" w:sz="0" w:space="0" w:color="auto"/>
        <w:bottom w:val="none" w:sz="0" w:space="0" w:color="auto"/>
        <w:right w:val="none" w:sz="0" w:space="0" w:color="auto"/>
      </w:divBdr>
    </w:div>
    <w:div w:id="1143353293">
      <w:bodyDiv w:val="1"/>
      <w:marLeft w:val="0"/>
      <w:marRight w:val="0"/>
      <w:marTop w:val="0"/>
      <w:marBottom w:val="0"/>
      <w:divBdr>
        <w:top w:val="none" w:sz="0" w:space="0" w:color="auto"/>
        <w:left w:val="none" w:sz="0" w:space="0" w:color="auto"/>
        <w:bottom w:val="none" w:sz="0" w:space="0" w:color="auto"/>
        <w:right w:val="none" w:sz="0" w:space="0" w:color="auto"/>
      </w:divBdr>
    </w:div>
    <w:div w:id="1170288825">
      <w:bodyDiv w:val="1"/>
      <w:marLeft w:val="0"/>
      <w:marRight w:val="0"/>
      <w:marTop w:val="0"/>
      <w:marBottom w:val="0"/>
      <w:divBdr>
        <w:top w:val="none" w:sz="0" w:space="0" w:color="auto"/>
        <w:left w:val="none" w:sz="0" w:space="0" w:color="auto"/>
        <w:bottom w:val="none" w:sz="0" w:space="0" w:color="auto"/>
        <w:right w:val="none" w:sz="0" w:space="0" w:color="auto"/>
      </w:divBdr>
    </w:div>
    <w:div w:id="1178616330">
      <w:bodyDiv w:val="1"/>
      <w:marLeft w:val="0"/>
      <w:marRight w:val="0"/>
      <w:marTop w:val="0"/>
      <w:marBottom w:val="0"/>
      <w:divBdr>
        <w:top w:val="none" w:sz="0" w:space="0" w:color="auto"/>
        <w:left w:val="none" w:sz="0" w:space="0" w:color="auto"/>
        <w:bottom w:val="none" w:sz="0" w:space="0" w:color="auto"/>
        <w:right w:val="none" w:sz="0" w:space="0" w:color="auto"/>
      </w:divBdr>
    </w:div>
    <w:div w:id="1208957516">
      <w:bodyDiv w:val="1"/>
      <w:marLeft w:val="0"/>
      <w:marRight w:val="0"/>
      <w:marTop w:val="0"/>
      <w:marBottom w:val="0"/>
      <w:divBdr>
        <w:top w:val="none" w:sz="0" w:space="0" w:color="auto"/>
        <w:left w:val="none" w:sz="0" w:space="0" w:color="auto"/>
        <w:bottom w:val="none" w:sz="0" w:space="0" w:color="auto"/>
        <w:right w:val="none" w:sz="0" w:space="0" w:color="auto"/>
      </w:divBdr>
    </w:div>
    <w:div w:id="1223178833">
      <w:bodyDiv w:val="1"/>
      <w:marLeft w:val="0"/>
      <w:marRight w:val="0"/>
      <w:marTop w:val="0"/>
      <w:marBottom w:val="0"/>
      <w:divBdr>
        <w:top w:val="none" w:sz="0" w:space="0" w:color="auto"/>
        <w:left w:val="none" w:sz="0" w:space="0" w:color="auto"/>
        <w:bottom w:val="none" w:sz="0" w:space="0" w:color="auto"/>
        <w:right w:val="none" w:sz="0" w:space="0" w:color="auto"/>
      </w:divBdr>
    </w:div>
    <w:div w:id="1321076427">
      <w:bodyDiv w:val="1"/>
      <w:marLeft w:val="0"/>
      <w:marRight w:val="0"/>
      <w:marTop w:val="0"/>
      <w:marBottom w:val="0"/>
      <w:divBdr>
        <w:top w:val="none" w:sz="0" w:space="0" w:color="auto"/>
        <w:left w:val="none" w:sz="0" w:space="0" w:color="auto"/>
        <w:bottom w:val="none" w:sz="0" w:space="0" w:color="auto"/>
        <w:right w:val="none" w:sz="0" w:space="0" w:color="auto"/>
      </w:divBdr>
    </w:div>
    <w:div w:id="1487697239">
      <w:bodyDiv w:val="1"/>
      <w:marLeft w:val="0"/>
      <w:marRight w:val="0"/>
      <w:marTop w:val="0"/>
      <w:marBottom w:val="0"/>
      <w:divBdr>
        <w:top w:val="none" w:sz="0" w:space="0" w:color="auto"/>
        <w:left w:val="none" w:sz="0" w:space="0" w:color="auto"/>
        <w:bottom w:val="none" w:sz="0" w:space="0" w:color="auto"/>
        <w:right w:val="none" w:sz="0" w:space="0" w:color="auto"/>
      </w:divBdr>
    </w:div>
    <w:div w:id="1496411841">
      <w:bodyDiv w:val="1"/>
      <w:marLeft w:val="0"/>
      <w:marRight w:val="0"/>
      <w:marTop w:val="0"/>
      <w:marBottom w:val="0"/>
      <w:divBdr>
        <w:top w:val="none" w:sz="0" w:space="0" w:color="auto"/>
        <w:left w:val="none" w:sz="0" w:space="0" w:color="auto"/>
        <w:bottom w:val="none" w:sz="0" w:space="0" w:color="auto"/>
        <w:right w:val="none" w:sz="0" w:space="0" w:color="auto"/>
      </w:divBdr>
    </w:div>
    <w:div w:id="1603370412">
      <w:bodyDiv w:val="1"/>
      <w:marLeft w:val="0"/>
      <w:marRight w:val="0"/>
      <w:marTop w:val="0"/>
      <w:marBottom w:val="0"/>
      <w:divBdr>
        <w:top w:val="none" w:sz="0" w:space="0" w:color="auto"/>
        <w:left w:val="none" w:sz="0" w:space="0" w:color="auto"/>
        <w:bottom w:val="none" w:sz="0" w:space="0" w:color="auto"/>
        <w:right w:val="none" w:sz="0" w:space="0" w:color="auto"/>
      </w:divBdr>
      <w:divsChild>
        <w:div w:id="576210889">
          <w:marLeft w:val="0"/>
          <w:marRight w:val="-3825"/>
          <w:marTop w:val="150"/>
          <w:marBottom w:val="300"/>
          <w:divBdr>
            <w:top w:val="none" w:sz="0" w:space="0" w:color="auto"/>
            <w:left w:val="none" w:sz="0" w:space="0" w:color="auto"/>
            <w:bottom w:val="none" w:sz="0" w:space="0" w:color="auto"/>
            <w:right w:val="none" w:sz="0" w:space="0" w:color="auto"/>
          </w:divBdr>
          <w:divsChild>
            <w:div w:id="19871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0204">
      <w:bodyDiv w:val="1"/>
      <w:marLeft w:val="0"/>
      <w:marRight w:val="0"/>
      <w:marTop w:val="0"/>
      <w:marBottom w:val="0"/>
      <w:divBdr>
        <w:top w:val="none" w:sz="0" w:space="0" w:color="auto"/>
        <w:left w:val="none" w:sz="0" w:space="0" w:color="auto"/>
        <w:bottom w:val="none" w:sz="0" w:space="0" w:color="auto"/>
        <w:right w:val="none" w:sz="0" w:space="0" w:color="auto"/>
      </w:divBdr>
    </w:div>
    <w:div w:id="1681161349">
      <w:bodyDiv w:val="1"/>
      <w:marLeft w:val="0"/>
      <w:marRight w:val="0"/>
      <w:marTop w:val="0"/>
      <w:marBottom w:val="0"/>
      <w:divBdr>
        <w:top w:val="none" w:sz="0" w:space="0" w:color="auto"/>
        <w:left w:val="none" w:sz="0" w:space="0" w:color="auto"/>
        <w:bottom w:val="none" w:sz="0" w:space="0" w:color="auto"/>
        <w:right w:val="none" w:sz="0" w:space="0" w:color="auto"/>
      </w:divBdr>
    </w:div>
    <w:div w:id="1720015422">
      <w:bodyDiv w:val="1"/>
      <w:marLeft w:val="0"/>
      <w:marRight w:val="0"/>
      <w:marTop w:val="0"/>
      <w:marBottom w:val="0"/>
      <w:divBdr>
        <w:top w:val="none" w:sz="0" w:space="0" w:color="auto"/>
        <w:left w:val="none" w:sz="0" w:space="0" w:color="auto"/>
        <w:bottom w:val="none" w:sz="0" w:space="0" w:color="auto"/>
        <w:right w:val="none" w:sz="0" w:space="0" w:color="auto"/>
      </w:divBdr>
    </w:div>
    <w:div w:id="1723405203">
      <w:bodyDiv w:val="1"/>
      <w:marLeft w:val="0"/>
      <w:marRight w:val="0"/>
      <w:marTop w:val="0"/>
      <w:marBottom w:val="0"/>
      <w:divBdr>
        <w:top w:val="none" w:sz="0" w:space="0" w:color="auto"/>
        <w:left w:val="none" w:sz="0" w:space="0" w:color="auto"/>
        <w:bottom w:val="none" w:sz="0" w:space="0" w:color="auto"/>
        <w:right w:val="none" w:sz="0" w:space="0" w:color="auto"/>
      </w:divBdr>
    </w:div>
    <w:div w:id="1859732303">
      <w:bodyDiv w:val="1"/>
      <w:marLeft w:val="0"/>
      <w:marRight w:val="0"/>
      <w:marTop w:val="0"/>
      <w:marBottom w:val="0"/>
      <w:divBdr>
        <w:top w:val="none" w:sz="0" w:space="0" w:color="auto"/>
        <w:left w:val="none" w:sz="0" w:space="0" w:color="auto"/>
        <w:bottom w:val="none" w:sz="0" w:space="0" w:color="auto"/>
        <w:right w:val="none" w:sz="0" w:space="0" w:color="auto"/>
      </w:divBdr>
    </w:div>
    <w:div w:id="1953629892">
      <w:bodyDiv w:val="1"/>
      <w:marLeft w:val="0"/>
      <w:marRight w:val="0"/>
      <w:marTop w:val="0"/>
      <w:marBottom w:val="0"/>
      <w:divBdr>
        <w:top w:val="none" w:sz="0" w:space="0" w:color="auto"/>
        <w:left w:val="none" w:sz="0" w:space="0" w:color="auto"/>
        <w:bottom w:val="none" w:sz="0" w:space="0" w:color="auto"/>
        <w:right w:val="none" w:sz="0" w:space="0" w:color="auto"/>
      </w:divBdr>
    </w:div>
    <w:div w:id="2029139360">
      <w:bodyDiv w:val="1"/>
      <w:marLeft w:val="0"/>
      <w:marRight w:val="0"/>
      <w:marTop w:val="0"/>
      <w:marBottom w:val="0"/>
      <w:divBdr>
        <w:top w:val="none" w:sz="0" w:space="0" w:color="auto"/>
        <w:left w:val="none" w:sz="0" w:space="0" w:color="auto"/>
        <w:bottom w:val="none" w:sz="0" w:space="0" w:color="auto"/>
        <w:right w:val="none" w:sz="0" w:space="0" w:color="auto"/>
      </w:divBdr>
    </w:div>
    <w:div w:id="210968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biblioguias.uam.es/citar/estilo_apa"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apachefriends.org/es/index.html" TargetMode="External"/><Relationship Id="rId68" Type="http://schemas.openxmlformats.org/officeDocument/2006/relationships/hyperlink" Target="https://openwebinars.net/blog/que-es-php/" TargetMode="External"/><Relationship Id="rId76" Type="http://schemas.openxmlformats.org/officeDocument/2006/relationships/hyperlink" Target="https://hackr.io/blog/best-javascript-frameworks"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ibm.com/support/knowledgecenter/SSMKHH_10.0.0/com.ibm.etools.mft.doc/ac00406_.htm"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jpg"/><Relationship Id="rId66" Type="http://schemas.openxmlformats.org/officeDocument/2006/relationships/hyperlink" Target="https://www.campusmvp.es/recursos/post/las-5-principales-ventajas-de-usar-angular-para-crear-aplicaciones-web.aspx" TargetMode="External"/><Relationship Id="rId74" Type="http://schemas.openxmlformats.org/officeDocument/2006/relationships/hyperlink" Target="https://www.arsys.es/blog/programacion/por-que-angularjs/" TargetMode="External"/><Relationship Id="rId79" Type="http://schemas.openxmlformats.org/officeDocument/2006/relationships/hyperlink" Target="https://www.tutorialspoint.com/angularjs/angularjs_mvc_architecture.htm" TargetMode="External"/><Relationship Id="rId5" Type="http://schemas.openxmlformats.org/officeDocument/2006/relationships/webSettings" Target="webSettings.xml"/><Relationship Id="rId61" Type="http://schemas.openxmlformats.org/officeDocument/2006/relationships/image" Target="media/image51.JPG"/><Relationship Id="rId82"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JPG"/><Relationship Id="rId65" Type="http://schemas.openxmlformats.org/officeDocument/2006/relationships/hyperlink" Target="https://www.quora.com/How-can-I-send-mail-through-localhost-using-XAMPP-in-PHP" TargetMode="External"/><Relationship Id="rId73" Type="http://schemas.openxmlformats.org/officeDocument/2006/relationships/hyperlink" Target="https://blog.artegrafico.net/metodos-de-conexion-a-mysql-con-php-como-y-cuando-deben-ser-utilizados" TargetMode="External"/><Relationship Id="rId78" Type="http://schemas.openxmlformats.org/officeDocument/2006/relationships/hyperlink" Target="https://www.javatpoint.com/what-is-angularjs" TargetMode="External"/><Relationship Id="rId81" Type="http://schemas.openxmlformats.org/officeDocument/2006/relationships/hyperlink" Target="http://www.pmoinformatica.com/2015/05/requerimientos-no-funcionales-ejemplos.html"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www.desarrolloweb.com/articulos/xampp.html" TargetMode="External"/><Relationship Id="rId69" Type="http://schemas.openxmlformats.org/officeDocument/2006/relationships/hyperlink" Target="https://www.ictea.com/cs/index.php?rp=%2Fknowledgebase%2F8663%2FiQue-es-el-lenguaje-de-programacion-PHP.html" TargetMode="External"/><Relationship Id="rId77" Type="http://schemas.openxmlformats.org/officeDocument/2006/relationships/hyperlink" Target="https://raygun.com/blog/popular-javascript-frameworks/" TargetMode="External"/><Relationship Id="rId8" Type="http://schemas.openxmlformats.org/officeDocument/2006/relationships/comments" Target="comments.xml"/><Relationship Id="rId51" Type="http://schemas.openxmlformats.org/officeDocument/2006/relationships/image" Target="media/image41.png"/><Relationship Id="rId72" Type="http://schemas.openxmlformats.org/officeDocument/2006/relationships/hyperlink" Target="https://www.ibm.com/support/knowledgecenter/SSMKHH_10.0.0/com.ibm.etools.mft.doc/ac00406_.htm" TargetMode="External"/><Relationship Id="rId80" Type="http://schemas.openxmlformats.org/officeDocument/2006/relationships/hyperlink" Target="http://www.pmoinformatica.com/2017/02/requerimientos-funcionales-ejemplos.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JPG"/><Relationship Id="rId67" Type="http://schemas.openxmlformats.org/officeDocument/2006/relationships/hyperlink" Target="https://github.com/johnpapa/angular-styleguide"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w3schools.com/default.asp" TargetMode="External"/><Relationship Id="rId70" Type="http://schemas.openxmlformats.org/officeDocument/2006/relationships/hyperlink" Target="https://desarrolloweb.com/manuales/manual-php.html" TargetMode="External"/><Relationship Id="rId75" Type="http://schemas.openxmlformats.org/officeDocument/2006/relationships/hyperlink" Target="https://desarrolloweb.com/manuales/manual-angularjs.html" TargetMode="External"/><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Qua19</b:Tag>
    <b:SourceType>InternetSite</b:SourceType>
    <b:Guid>{D725ED35-3DBF-4510-843E-BCD9C98ECA4E}</b:Guid>
    <b:Title>Universidad Tecnológica de Panamà¡ (UTP)</b:Title>
    <b:Year>2019</b:Year>
    <b:Author>
      <b:Author>
        <b:Corporate>Quacquarelli Symonds</b:Corporate>
      </b:Author>
    </b:Author>
    <b:InternetSiteTitle>QS Top Universities</b:InternetSiteTitle>
    <b:Month>Enero</b:Month>
    <b:Day>27</b:Day>
    <b:URL>https://www.topuniversities.com/universities/universidad-tecnologica-de-panama-utp</b:URL>
    <b:RefOrder>1</b:RefOrder>
  </b:Source>
</b:Sources>
</file>

<file path=customXml/itemProps1.xml><?xml version="1.0" encoding="utf-8"?>
<ds:datastoreItem xmlns:ds="http://schemas.openxmlformats.org/officeDocument/2006/customXml" ds:itemID="{37D24743-EAD2-42CF-8E88-6CFEB0628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27060</Words>
  <Characters>148833</Characters>
  <Application>Microsoft Office Word</Application>
  <DocSecurity>0</DocSecurity>
  <Lines>1240</Lines>
  <Paragraphs>351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Girón</dc:creator>
  <cp:lastModifiedBy>Elba Valderrama</cp:lastModifiedBy>
  <cp:revision>4</cp:revision>
  <dcterms:created xsi:type="dcterms:W3CDTF">2020-10-22T11:01:00Z</dcterms:created>
  <dcterms:modified xsi:type="dcterms:W3CDTF">2020-10-22T12:17:00Z</dcterms:modified>
</cp:coreProperties>
</file>