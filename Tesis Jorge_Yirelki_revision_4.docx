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Default="00DF374F" w:rsidP="005C4AAA">
      <w:pPr>
        <w:jc w:val="center"/>
        <w:rPr>
          <w:rFonts w:cs="Arial"/>
          <w:sz w:val="28"/>
          <w:szCs w:val="24"/>
        </w:rPr>
      </w:pPr>
      <w:r w:rsidRPr="009B1AD7">
        <w:rPr>
          <w:rFonts w:cs="Arial"/>
          <w:sz w:val="28"/>
          <w:szCs w:val="24"/>
        </w:rPr>
        <w:t>LICENCIADO EN DESARROLLO DE SOFTWARE</w:t>
      </w:r>
    </w:p>
    <w:p w:rsidR="009102FF" w:rsidRPr="009B1AD7" w:rsidRDefault="009102FF" w:rsidP="005C4AAA">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 w:val="24"/>
          <w:szCs w:val="24"/>
        </w:rPr>
      </w:pPr>
      <w:bookmarkStart w:id="0" w:name="_Toc56096917"/>
      <w:r w:rsidRPr="00882E22">
        <w:rPr>
          <w:rFonts w:cs="Arial"/>
          <w:sz w:val="24"/>
          <w:szCs w:val="24"/>
          <w:highlight w:val="yellow"/>
        </w:rPr>
        <w:lastRenderedPageBreak/>
        <w:t>AGRADECIMIENTO</w:t>
      </w:r>
      <w:r w:rsidR="00062B5A" w:rsidRPr="00882E22">
        <w:rPr>
          <w:rFonts w:cs="Arial"/>
          <w:sz w:val="24"/>
          <w:szCs w:val="24"/>
          <w:highlight w:val="yellow"/>
        </w:rPr>
        <w:t>S</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56096918"/>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882E22" w:rsidRDefault="00B6363C">
          <w:pPr>
            <w:pStyle w:val="TDC1"/>
            <w:tabs>
              <w:tab w:val="right" w:leader="dot" w:pos="8828"/>
            </w:tabs>
            <w:rPr>
              <w:rFonts w:asciiTheme="minorHAnsi" w:hAnsiTheme="minorHAnsi"/>
              <w:noProof/>
              <w:sz w:val="22"/>
              <w:lang w:val="es-PA" w:eastAsia="es-PA"/>
            </w:rPr>
          </w:pPr>
          <w:r w:rsidRPr="00B6363C">
            <w:rPr>
              <w:rFonts w:cs="Arial"/>
              <w:szCs w:val="24"/>
            </w:rPr>
            <w:fldChar w:fldCharType="begin"/>
          </w:r>
          <w:r w:rsidR="00256CD0" w:rsidRPr="009B1AD7">
            <w:rPr>
              <w:rFonts w:cs="Arial"/>
              <w:szCs w:val="24"/>
            </w:rPr>
            <w:instrText xml:space="preserve"> TOC \o "1-3" \h \z \u </w:instrText>
          </w:r>
          <w:r w:rsidRPr="00B6363C">
            <w:rPr>
              <w:rFonts w:cs="Arial"/>
              <w:szCs w:val="24"/>
            </w:rPr>
            <w:fldChar w:fldCharType="separate"/>
          </w:r>
          <w:hyperlink w:anchor="_Toc56096917" w:history="1">
            <w:r w:rsidR="00882E22" w:rsidRPr="004C6D97">
              <w:rPr>
                <w:rStyle w:val="Hipervnculo"/>
                <w:rFonts w:cs="Arial"/>
                <w:noProof/>
                <w:highlight w:val="yellow"/>
              </w:rPr>
              <w:t>AGRADECIMIENTOS</w:t>
            </w:r>
            <w:r w:rsidR="00882E22">
              <w:rPr>
                <w:noProof/>
                <w:webHidden/>
              </w:rPr>
              <w:tab/>
            </w:r>
            <w:r>
              <w:rPr>
                <w:noProof/>
                <w:webHidden/>
              </w:rPr>
              <w:fldChar w:fldCharType="begin"/>
            </w:r>
            <w:r w:rsidR="00882E22">
              <w:rPr>
                <w:noProof/>
                <w:webHidden/>
              </w:rPr>
              <w:instrText xml:space="preserve"> PAGEREF _Toc56096917 \h </w:instrText>
            </w:r>
            <w:r>
              <w:rPr>
                <w:noProof/>
                <w:webHidden/>
              </w:rPr>
            </w:r>
            <w:r>
              <w:rPr>
                <w:noProof/>
                <w:webHidden/>
              </w:rPr>
              <w:fldChar w:fldCharType="separate"/>
            </w:r>
            <w:r w:rsidR="00882E22">
              <w:rPr>
                <w:noProof/>
                <w:webHidden/>
              </w:rPr>
              <w:t>2</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18" w:history="1">
            <w:r w:rsidR="00882E22" w:rsidRPr="004C6D97">
              <w:rPr>
                <w:rStyle w:val="Hipervnculo"/>
                <w:rFonts w:cs="Arial"/>
                <w:noProof/>
              </w:rPr>
              <w:t>INDICE GENERAL</w:t>
            </w:r>
            <w:r w:rsidR="00882E22">
              <w:rPr>
                <w:noProof/>
                <w:webHidden/>
              </w:rPr>
              <w:tab/>
            </w:r>
            <w:r>
              <w:rPr>
                <w:noProof/>
                <w:webHidden/>
              </w:rPr>
              <w:fldChar w:fldCharType="begin"/>
            </w:r>
            <w:r w:rsidR="00882E22">
              <w:rPr>
                <w:noProof/>
                <w:webHidden/>
              </w:rPr>
              <w:instrText xml:space="preserve"> PAGEREF _Toc56096918 \h </w:instrText>
            </w:r>
            <w:r>
              <w:rPr>
                <w:noProof/>
                <w:webHidden/>
              </w:rPr>
            </w:r>
            <w:r>
              <w:rPr>
                <w:noProof/>
                <w:webHidden/>
              </w:rPr>
              <w:fldChar w:fldCharType="separate"/>
            </w:r>
            <w:r w:rsidR="00882E22">
              <w:rPr>
                <w:noProof/>
                <w:webHidden/>
              </w:rPr>
              <w:t>3</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19" w:history="1">
            <w:r w:rsidR="00882E22" w:rsidRPr="004C6D97">
              <w:rPr>
                <w:rStyle w:val="Hipervnculo"/>
                <w:noProof/>
              </w:rPr>
              <w:t>ÍNDICE DE FIGURAS</w:t>
            </w:r>
            <w:r w:rsidR="00882E22">
              <w:rPr>
                <w:noProof/>
                <w:webHidden/>
              </w:rPr>
              <w:tab/>
            </w:r>
            <w:r>
              <w:rPr>
                <w:noProof/>
                <w:webHidden/>
              </w:rPr>
              <w:fldChar w:fldCharType="begin"/>
            </w:r>
            <w:r w:rsidR="00882E22">
              <w:rPr>
                <w:noProof/>
                <w:webHidden/>
              </w:rPr>
              <w:instrText xml:space="preserve"> PAGEREF _Toc56096919 \h </w:instrText>
            </w:r>
            <w:r>
              <w:rPr>
                <w:noProof/>
                <w:webHidden/>
              </w:rPr>
            </w:r>
            <w:r>
              <w:rPr>
                <w:noProof/>
                <w:webHidden/>
              </w:rPr>
              <w:fldChar w:fldCharType="separate"/>
            </w:r>
            <w:r w:rsidR="00882E22">
              <w:rPr>
                <w:noProof/>
                <w:webHidden/>
              </w:rPr>
              <w:t>11</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20" w:history="1">
            <w:r w:rsidR="00882E22" w:rsidRPr="004C6D97">
              <w:rPr>
                <w:rStyle w:val="Hipervnculo"/>
                <w:noProof/>
              </w:rPr>
              <w:t>ÍNDICE DE TABLAS</w:t>
            </w:r>
            <w:r w:rsidR="00882E22">
              <w:rPr>
                <w:noProof/>
                <w:webHidden/>
              </w:rPr>
              <w:tab/>
            </w:r>
            <w:r>
              <w:rPr>
                <w:noProof/>
                <w:webHidden/>
              </w:rPr>
              <w:fldChar w:fldCharType="begin"/>
            </w:r>
            <w:r w:rsidR="00882E22">
              <w:rPr>
                <w:noProof/>
                <w:webHidden/>
              </w:rPr>
              <w:instrText xml:space="preserve"> PAGEREF _Toc56096920 \h </w:instrText>
            </w:r>
            <w:r>
              <w:rPr>
                <w:noProof/>
                <w:webHidden/>
              </w:rPr>
            </w:r>
            <w:r>
              <w:rPr>
                <w:noProof/>
                <w:webHidden/>
              </w:rPr>
              <w:fldChar w:fldCharType="separate"/>
            </w:r>
            <w:r w:rsidR="00882E22">
              <w:rPr>
                <w:noProof/>
                <w:webHidden/>
              </w:rPr>
              <w:t>13</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21" w:history="1">
            <w:r w:rsidR="00882E22" w:rsidRPr="004C6D97">
              <w:rPr>
                <w:rStyle w:val="Hipervnculo"/>
                <w:noProof/>
              </w:rPr>
              <w:t>ÍNDICE DE CÓDIGOS</w:t>
            </w:r>
            <w:r w:rsidR="00882E22">
              <w:rPr>
                <w:noProof/>
                <w:webHidden/>
              </w:rPr>
              <w:tab/>
            </w:r>
            <w:r>
              <w:rPr>
                <w:noProof/>
                <w:webHidden/>
              </w:rPr>
              <w:fldChar w:fldCharType="begin"/>
            </w:r>
            <w:r w:rsidR="00882E22">
              <w:rPr>
                <w:noProof/>
                <w:webHidden/>
              </w:rPr>
              <w:instrText xml:space="preserve"> PAGEREF _Toc56096921 \h </w:instrText>
            </w:r>
            <w:r>
              <w:rPr>
                <w:noProof/>
                <w:webHidden/>
              </w:rPr>
            </w:r>
            <w:r>
              <w:rPr>
                <w:noProof/>
                <w:webHidden/>
              </w:rPr>
              <w:fldChar w:fldCharType="separate"/>
            </w:r>
            <w:r w:rsidR="00882E22">
              <w:rPr>
                <w:noProof/>
                <w:webHidden/>
              </w:rPr>
              <w:t>14</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22" w:history="1">
            <w:r w:rsidR="00882E22" w:rsidRPr="004C6D97">
              <w:rPr>
                <w:rStyle w:val="Hipervnculo"/>
                <w:noProof/>
              </w:rPr>
              <w:t>ÍNDICE DE GRÁFICAS</w:t>
            </w:r>
            <w:r w:rsidR="00882E22">
              <w:rPr>
                <w:noProof/>
                <w:webHidden/>
              </w:rPr>
              <w:tab/>
            </w:r>
            <w:r>
              <w:rPr>
                <w:noProof/>
                <w:webHidden/>
              </w:rPr>
              <w:fldChar w:fldCharType="begin"/>
            </w:r>
            <w:r w:rsidR="00882E22">
              <w:rPr>
                <w:noProof/>
                <w:webHidden/>
              </w:rPr>
              <w:instrText xml:space="preserve"> PAGEREF _Toc56096922 \h </w:instrText>
            </w:r>
            <w:r>
              <w:rPr>
                <w:noProof/>
                <w:webHidden/>
              </w:rPr>
            </w:r>
            <w:r>
              <w:rPr>
                <w:noProof/>
                <w:webHidden/>
              </w:rPr>
              <w:fldChar w:fldCharType="separate"/>
            </w:r>
            <w:r w:rsidR="00882E22">
              <w:rPr>
                <w:noProof/>
                <w:webHidden/>
              </w:rPr>
              <w:t>16</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23" w:history="1">
            <w:r w:rsidR="00882E22" w:rsidRPr="004C6D97">
              <w:rPr>
                <w:rStyle w:val="Hipervnculo"/>
                <w:rFonts w:cs="Arial"/>
                <w:noProof/>
              </w:rPr>
              <w:t>RESUMEN</w:t>
            </w:r>
            <w:r w:rsidR="00882E22">
              <w:rPr>
                <w:noProof/>
                <w:webHidden/>
              </w:rPr>
              <w:tab/>
            </w:r>
            <w:r>
              <w:rPr>
                <w:noProof/>
                <w:webHidden/>
              </w:rPr>
              <w:fldChar w:fldCharType="begin"/>
            </w:r>
            <w:r w:rsidR="00882E22">
              <w:rPr>
                <w:noProof/>
                <w:webHidden/>
              </w:rPr>
              <w:instrText xml:space="preserve"> PAGEREF _Toc56096923 \h </w:instrText>
            </w:r>
            <w:r>
              <w:rPr>
                <w:noProof/>
                <w:webHidden/>
              </w:rPr>
            </w:r>
            <w:r>
              <w:rPr>
                <w:noProof/>
                <w:webHidden/>
              </w:rPr>
              <w:fldChar w:fldCharType="separate"/>
            </w:r>
            <w:r w:rsidR="00882E22">
              <w:rPr>
                <w:noProof/>
                <w:webHidden/>
              </w:rPr>
              <w:t>17</w:t>
            </w:r>
            <w:r>
              <w:rPr>
                <w:noProof/>
                <w:webHidden/>
              </w:rPr>
              <w:fldChar w:fldCharType="end"/>
            </w:r>
          </w:hyperlink>
        </w:p>
        <w:p w:rsidR="00882E22" w:rsidRDefault="00B6363C">
          <w:pPr>
            <w:pStyle w:val="TDC1"/>
            <w:tabs>
              <w:tab w:val="left" w:pos="440"/>
              <w:tab w:val="right" w:leader="dot" w:pos="8828"/>
            </w:tabs>
            <w:rPr>
              <w:rFonts w:asciiTheme="minorHAnsi" w:hAnsiTheme="minorHAnsi"/>
              <w:noProof/>
              <w:sz w:val="22"/>
              <w:lang w:val="es-PA" w:eastAsia="es-PA"/>
            </w:rPr>
          </w:pPr>
          <w:hyperlink w:anchor="_Toc56096924" w:history="1">
            <w:r w:rsidR="00882E22" w:rsidRPr="004C6D97">
              <w:rPr>
                <w:rStyle w:val="Hipervnculo"/>
                <w:rFonts w:cs="Arial"/>
                <w:noProof/>
              </w:rPr>
              <w:t>I</w:t>
            </w:r>
            <w:r w:rsidR="00882E22">
              <w:rPr>
                <w:rFonts w:asciiTheme="minorHAnsi" w:hAnsiTheme="minorHAnsi"/>
                <w:noProof/>
                <w:sz w:val="22"/>
                <w:lang w:val="es-PA" w:eastAsia="es-PA"/>
              </w:rPr>
              <w:tab/>
            </w:r>
            <w:r w:rsidR="00882E22" w:rsidRPr="004C6D97">
              <w:rPr>
                <w:rStyle w:val="Hipervnculo"/>
                <w:rFonts w:cs="Arial"/>
                <w:noProof/>
              </w:rPr>
              <w:t>INTRODUCCION</w:t>
            </w:r>
            <w:r w:rsidR="00882E22">
              <w:rPr>
                <w:noProof/>
                <w:webHidden/>
              </w:rPr>
              <w:tab/>
            </w:r>
            <w:r>
              <w:rPr>
                <w:noProof/>
                <w:webHidden/>
              </w:rPr>
              <w:fldChar w:fldCharType="begin"/>
            </w:r>
            <w:r w:rsidR="00882E22">
              <w:rPr>
                <w:noProof/>
                <w:webHidden/>
              </w:rPr>
              <w:instrText xml:space="preserve"> PAGEREF _Toc56096924 \h </w:instrText>
            </w:r>
            <w:r>
              <w:rPr>
                <w:noProof/>
                <w:webHidden/>
              </w:rPr>
            </w:r>
            <w:r>
              <w:rPr>
                <w:noProof/>
                <w:webHidden/>
              </w:rPr>
              <w:fldChar w:fldCharType="separate"/>
            </w:r>
            <w:r w:rsidR="00882E22">
              <w:rPr>
                <w:noProof/>
                <w:webHidden/>
              </w:rPr>
              <w:t>18</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25" w:history="1">
            <w:r w:rsidR="00882E22" w:rsidRPr="004C6D97">
              <w:rPr>
                <w:rStyle w:val="Hipervnculo"/>
                <w:rFonts w:cs="Arial"/>
                <w:noProof/>
              </w:rPr>
              <w:t>1.1.</w:t>
            </w:r>
            <w:r w:rsidR="00882E22">
              <w:rPr>
                <w:rFonts w:asciiTheme="minorHAnsi" w:hAnsiTheme="minorHAnsi"/>
                <w:noProof/>
                <w:sz w:val="22"/>
                <w:lang w:val="es-PA" w:eastAsia="es-PA"/>
              </w:rPr>
              <w:tab/>
            </w:r>
            <w:r w:rsidR="00882E22" w:rsidRPr="004C6D97">
              <w:rPr>
                <w:rStyle w:val="Hipervnculo"/>
                <w:rFonts w:cs="Arial"/>
                <w:noProof/>
              </w:rPr>
              <w:t>DESCRIPCIÓN DEL PROBLEMA</w:t>
            </w:r>
            <w:r w:rsidR="00882E22">
              <w:rPr>
                <w:noProof/>
                <w:webHidden/>
              </w:rPr>
              <w:tab/>
            </w:r>
            <w:r>
              <w:rPr>
                <w:noProof/>
                <w:webHidden/>
              </w:rPr>
              <w:fldChar w:fldCharType="begin"/>
            </w:r>
            <w:r w:rsidR="00882E22">
              <w:rPr>
                <w:noProof/>
                <w:webHidden/>
              </w:rPr>
              <w:instrText xml:space="preserve"> PAGEREF _Toc56096925 \h </w:instrText>
            </w:r>
            <w:r>
              <w:rPr>
                <w:noProof/>
                <w:webHidden/>
              </w:rPr>
            </w:r>
            <w:r>
              <w:rPr>
                <w:noProof/>
                <w:webHidden/>
              </w:rPr>
              <w:fldChar w:fldCharType="separate"/>
            </w:r>
            <w:r w:rsidR="00882E22">
              <w:rPr>
                <w:noProof/>
                <w:webHidden/>
              </w:rPr>
              <w:t>20</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26" w:history="1">
            <w:r w:rsidR="00882E22" w:rsidRPr="004C6D97">
              <w:rPr>
                <w:rStyle w:val="Hipervnculo"/>
                <w:rFonts w:cs="Arial"/>
                <w:noProof/>
              </w:rPr>
              <w:t>1.2.</w:t>
            </w:r>
            <w:r w:rsidR="00882E22">
              <w:rPr>
                <w:rFonts w:asciiTheme="minorHAnsi" w:hAnsiTheme="minorHAnsi"/>
                <w:noProof/>
                <w:sz w:val="22"/>
                <w:lang w:val="es-PA" w:eastAsia="es-PA"/>
              </w:rPr>
              <w:tab/>
            </w:r>
            <w:r w:rsidR="00882E22" w:rsidRPr="004C6D97">
              <w:rPr>
                <w:rStyle w:val="Hipervnculo"/>
                <w:rFonts w:cs="Arial"/>
                <w:noProof/>
              </w:rPr>
              <w:t>JUSTIFICACIÓN</w:t>
            </w:r>
            <w:r w:rsidR="00882E22">
              <w:rPr>
                <w:noProof/>
                <w:webHidden/>
              </w:rPr>
              <w:tab/>
            </w:r>
            <w:r>
              <w:rPr>
                <w:noProof/>
                <w:webHidden/>
              </w:rPr>
              <w:fldChar w:fldCharType="begin"/>
            </w:r>
            <w:r w:rsidR="00882E22">
              <w:rPr>
                <w:noProof/>
                <w:webHidden/>
              </w:rPr>
              <w:instrText xml:space="preserve"> PAGEREF _Toc56096926 \h </w:instrText>
            </w:r>
            <w:r>
              <w:rPr>
                <w:noProof/>
                <w:webHidden/>
              </w:rPr>
            </w:r>
            <w:r>
              <w:rPr>
                <w:noProof/>
                <w:webHidden/>
              </w:rPr>
              <w:fldChar w:fldCharType="separate"/>
            </w:r>
            <w:r w:rsidR="00882E22">
              <w:rPr>
                <w:noProof/>
                <w:webHidden/>
              </w:rPr>
              <w:t>20</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27" w:history="1">
            <w:r w:rsidR="00882E22" w:rsidRPr="004C6D97">
              <w:rPr>
                <w:rStyle w:val="Hipervnculo"/>
                <w:rFonts w:cs="Arial"/>
                <w:noProof/>
              </w:rPr>
              <w:t>1.3.</w:t>
            </w:r>
            <w:r w:rsidR="00882E22">
              <w:rPr>
                <w:rFonts w:asciiTheme="minorHAnsi" w:hAnsiTheme="minorHAnsi"/>
                <w:noProof/>
                <w:sz w:val="22"/>
                <w:lang w:val="es-PA" w:eastAsia="es-PA"/>
              </w:rPr>
              <w:tab/>
            </w:r>
            <w:r w:rsidR="00882E22" w:rsidRPr="004C6D97">
              <w:rPr>
                <w:rStyle w:val="Hipervnculo"/>
                <w:rFonts w:cs="Arial"/>
                <w:noProof/>
              </w:rPr>
              <w:t>OBJETIVO GENERAL</w:t>
            </w:r>
            <w:r w:rsidR="00882E22">
              <w:rPr>
                <w:noProof/>
                <w:webHidden/>
              </w:rPr>
              <w:tab/>
            </w:r>
            <w:r>
              <w:rPr>
                <w:noProof/>
                <w:webHidden/>
              </w:rPr>
              <w:fldChar w:fldCharType="begin"/>
            </w:r>
            <w:r w:rsidR="00882E22">
              <w:rPr>
                <w:noProof/>
                <w:webHidden/>
              </w:rPr>
              <w:instrText xml:space="preserve"> PAGEREF _Toc56096927 \h </w:instrText>
            </w:r>
            <w:r>
              <w:rPr>
                <w:noProof/>
                <w:webHidden/>
              </w:rPr>
            </w:r>
            <w:r>
              <w:rPr>
                <w:noProof/>
                <w:webHidden/>
              </w:rPr>
              <w:fldChar w:fldCharType="separate"/>
            </w:r>
            <w:r w:rsidR="00882E22">
              <w:rPr>
                <w:noProof/>
                <w:webHidden/>
              </w:rPr>
              <w:t>20</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28" w:history="1">
            <w:r w:rsidR="00882E22" w:rsidRPr="004C6D97">
              <w:rPr>
                <w:rStyle w:val="Hipervnculo"/>
                <w:rFonts w:cs="Arial"/>
                <w:noProof/>
              </w:rPr>
              <w:t>1.4.</w:t>
            </w:r>
            <w:r w:rsidR="00882E22">
              <w:rPr>
                <w:rFonts w:asciiTheme="minorHAnsi" w:hAnsiTheme="minorHAnsi"/>
                <w:noProof/>
                <w:sz w:val="22"/>
                <w:lang w:val="es-PA" w:eastAsia="es-PA"/>
              </w:rPr>
              <w:tab/>
            </w:r>
            <w:r w:rsidR="00882E22" w:rsidRPr="004C6D97">
              <w:rPr>
                <w:rStyle w:val="Hipervnculo"/>
                <w:rFonts w:cs="Arial"/>
                <w:noProof/>
              </w:rPr>
              <w:t>OBJETIVOS ESPECIFICOS</w:t>
            </w:r>
            <w:r w:rsidR="00882E22">
              <w:rPr>
                <w:noProof/>
                <w:webHidden/>
              </w:rPr>
              <w:tab/>
            </w:r>
            <w:r>
              <w:rPr>
                <w:noProof/>
                <w:webHidden/>
              </w:rPr>
              <w:fldChar w:fldCharType="begin"/>
            </w:r>
            <w:r w:rsidR="00882E22">
              <w:rPr>
                <w:noProof/>
                <w:webHidden/>
              </w:rPr>
              <w:instrText xml:space="preserve"> PAGEREF _Toc56096928 \h </w:instrText>
            </w:r>
            <w:r>
              <w:rPr>
                <w:noProof/>
                <w:webHidden/>
              </w:rPr>
            </w:r>
            <w:r>
              <w:rPr>
                <w:noProof/>
                <w:webHidden/>
              </w:rPr>
              <w:fldChar w:fldCharType="separate"/>
            </w:r>
            <w:r w:rsidR="00882E22">
              <w:rPr>
                <w:noProof/>
                <w:webHidden/>
              </w:rPr>
              <w:t>21</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29" w:history="1">
            <w:r w:rsidR="00882E22" w:rsidRPr="004C6D97">
              <w:rPr>
                <w:rStyle w:val="Hipervnculo"/>
                <w:rFonts w:cs="Arial"/>
                <w:noProof/>
              </w:rPr>
              <w:t>1.5.</w:t>
            </w:r>
            <w:r w:rsidR="00882E22">
              <w:rPr>
                <w:rFonts w:asciiTheme="minorHAnsi" w:hAnsiTheme="minorHAnsi"/>
                <w:noProof/>
                <w:sz w:val="22"/>
                <w:lang w:val="es-PA" w:eastAsia="es-PA"/>
              </w:rPr>
              <w:tab/>
            </w:r>
            <w:r w:rsidR="00882E22" w:rsidRPr="004C6D97">
              <w:rPr>
                <w:rStyle w:val="Hipervnculo"/>
                <w:rFonts w:cs="Arial"/>
                <w:noProof/>
              </w:rPr>
              <w:t>METODOLOGÍA DE DESARROLLO</w:t>
            </w:r>
            <w:r w:rsidR="00882E22">
              <w:rPr>
                <w:noProof/>
                <w:webHidden/>
              </w:rPr>
              <w:tab/>
            </w:r>
            <w:r>
              <w:rPr>
                <w:noProof/>
                <w:webHidden/>
              </w:rPr>
              <w:fldChar w:fldCharType="begin"/>
            </w:r>
            <w:r w:rsidR="00882E22">
              <w:rPr>
                <w:noProof/>
                <w:webHidden/>
              </w:rPr>
              <w:instrText xml:space="preserve"> PAGEREF _Toc56096929 \h </w:instrText>
            </w:r>
            <w:r>
              <w:rPr>
                <w:noProof/>
                <w:webHidden/>
              </w:rPr>
            </w:r>
            <w:r>
              <w:rPr>
                <w:noProof/>
                <w:webHidden/>
              </w:rPr>
              <w:fldChar w:fldCharType="separate"/>
            </w:r>
            <w:r w:rsidR="00882E22">
              <w:rPr>
                <w:noProof/>
                <w:webHidden/>
              </w:rPr>
              <w:t>21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30" w:history="1">
            <w:r w:rsidR="00882E22" w:rsidRPr="004C6D97">
              <w:rPr>
                <w:rStyle w:val="Hipervnculo"/>
                <w:rFonts w:cs="Arial"/>
                <w:noProof/>
              </w:rPr>
              <w:t>1.5.1.</w:t>
            </w:r>
            <w:r w:rsidR="00882E22">
              <w:rPr>
                <w:rFonts w:asciiTheme="minorHAnsi" w:hAnsiTheme="minorHAnsi"/>
                <w:noProof/>
                <w:sz w:val="22"/>
                <w:lang w:val="es-PA" w:eastAsia="es-PA"/>
              </w:rPr>
              <w:tab/>
            </w:r>
            <w:r w:rsidR="00882E22" w:rsidRPr="004C6D97">
              <w:rPr>
                <w:rStyle w:val="Hipervnculo"/>
                <w:rFonts w:cs="Arial"/>
                <w:noProof/>
              </w:rPr>
              <w:t>TÉCNICAS DE RECOLECCIÓN DE DATOS</w:t>
            </w:r>
            <w:r w:rsidR="00882E22">
              <w:rPr>
                <w:noProof/>
                <w:webHidden/>
              </w:rPr>
              <w:tab/>
            </w:r>
            <w:r>
              <w:rPr>
                <w:noProof/>
                <w:webHidden/>
              </w:rPr>
              <w:fldChar w:fldCharType="begin"/>
            </w:r>
            <w:r w:rsidR="00882E22">
              <w:rPr>
                <w:noProof/>
                <w:webHidden/>
              </w:rPr>
              <w:instrText xml:space="preserve"> PAGEREF _Toc56096930 \h </w:instrText>
            </w:r>
            <w:r>
              <w:rPr>
                <w:noProof/>
                <w:webHidden/>
              </w:rPr>
            </w:r>
            <w:r>
              <w:rPr>
                <w:noProof/>
                <w:webHidden/>
              </w:rPr>
              <w:fldChar w:fldCharType="separate"/>
            </w:r>
            <w:r w:rsidR="00882E22">
              <w:rPr>
                <w:noProof/>
                <w:webHidden/>
              </w:rPr>
              <w:t>22</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31" w:history="1">
            <w:r w:rsidR="00882E22" w:rsidRPr="004C6D97">
              <w:rPr>
                <w:rStyle w:val="Hipervnculo"/>
                <w:rFonts w:cs="Arial"/>
                <w:noProof/>
              </w:rPr>
              <w:t>1.5.2.</w:t>
            </w:r>
            <w:r w:rsidR="00882E22">
              <w:rPr>
                <w:rFonts w:asciiTheme="minorHAnsi" w:hAnsiTheme="minorHAnsi"/>
                <w:noProof/>
                <w:sz w:val="22"/>
                <w:lang w:val="es-PA" w:eastAsia="es-PA"/>
              </w:rPr>
              <w:tab/>
            </w:r>
            <w:r w:rsidR="00882E22" w:rsidRPr="004C6D97">
              <w:rPr>
                <w:rStyle w:val="Hipervnculo"/>
                <w:rFonts w:cs="Arial"/>
                <w:noProof/>
              </w:rPr>
              <w:t>DESARROLLO ITERATIVO</w:t>
            </w:r>
            <w:r w:rsidR="00882E22">
              <w:rPr>
                <w:noProof/>
                <w:webHidden/>
              </w:rPr>
              <w:tab/>
            </w:r>
            <w:r>
              <w:rPr>
                <w:noProof/>
                <w:webHidden/>
              </w:rPr>
              <w:fldChar w:fldCharType="begin"/>
            </w:r>
            <w:r w:rsidR="00882E22">
              <w:rPr>
                <w:noProof/>
                <w:webHidden/>
              </w:rPr>
              <w:instrText xml:space="preserve"> PAGEREF _Toc56096931 \h </w:instrText>
            </w:r>
            <w:r>
              <w:rPr>
                <w:noProof/>
                <w:webHidden/>
              </w:rPr>
            </w:r>
            <w:r>
              <w:rPr>
                <w:noProof/>
                <w:webHidden/>
              </w:rPr>
              <w:fldChar w:fldCharType="separate"/>
            </w:r>
            <w:r w:rsidR="00882E22">
              <w:rPr>
                <w:noProof/>
                <w:webHidden/>
              </w:rPr>
              <w:t>22</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32" w:history="1">
            <w:r w:rsidR="00882E22" w:rsidRPr="004C6D97">
              <w:rPr>
                <w:rStyle w:val="Hipervnculo"/>
                <w:rFonts w:cs="Arial"/>
                <w:noProof/>
              </w:rPr>
              <w:t>1.5.2.1.</w:t>
            </w:r>
            <w:r w:rsidR="00882E22">
              <w:rPr>
                <w:rFonts w:asciiTheme="minorHAnsi" w:hAnsiTheme="minorHAnsi"/>
                <w:noProof/>
                <w:sz w:val="22"/>
                <w:lang w:val="es-PA" w:eastAsia="es-PA"/>
              </w:rPr>
              <w:tab/>
            </w:r>
            <w:r w:rsidR="00882E22" w:rsidRPr="004C6D97">
              <w:rPr>
                <w:rStyle w:val="Hipervnculo"/>
                <w:rFonts w:cs="Arial"/>
                <w:noProof/>
              </w:rPr>
              <w:t>VENTAJAS</w:t>
            </w:r>
            <w:r w:rsidR="00882E22">
              <w:rPr>
                <w:noProof/>
                <w:webHidden/>
              </w:rPr>
              <w:tab/>
            </w:r>
            <w:r>
              <w:rPr>
                <w:noProof/>
                <w:webHidden/>
              </w:rPr>
              <w:fldChar w:fldCharType="begin"/>
            </w:r>
            <w:r w:rsidR="00882E22">
              <w:rPr>
                <w:noProof/>
                <w:webHidden/>
              </w:rPr>
              <w:instrText xml:space="preserve"> PAGEREF _Toc56096932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33" w:history="1">
            <w:r w:rsidR="00882E22" w:rsidRPr="004C6D97">
              <w:rPr>
                <w:rStyle w:val="Hipervnculo"/>
                <w:noProof/>
              </w:rPr>
              <w:t>1.5.2.2.</w:t>
            </w:r>
            <w:r w:rsidR="00882E22">
              <w:rPr>
                <w:rFonts w:asciiTheme="minorHAnsi" w:hAnsiTheme="minorHAnsi"/>
                <w:noProof/>
                <w:sz w:val="22"/>
                <w:lang w:val="es-PA" w:eastAsia="es-PA"/>
              </w:rPr>
              <w:tab/>
            </w:r>
            <w:r w:rsidR="00882E22" w:rsidRPr="004C6D97">
              <w:rPr>
                <w:rStyle w:val="Hipervnculo"/>
                <w:noProof/>
              </w:rPr>
              <w:t>DESVENTAJAS</w:t>
            </w:r>
            <w:r w:rsidR="00882E22">
              <w:rPr>
                <w:noProof/>
                <w:webHidden/>
              </w:rPr>
              <w:tab/>
            </w:r>
            <w:r>
              <w:rPr>
                <w:noProof/>
                <w:webHidden/>
              </w:rPr>
              <w:fldChar w:fldCharType="begin"/>
            </w:r>
            <w:r w:rsidR="00882E22">
              <w:rPr>
                <w:noProof/>
                <w:webHidden/>
              </w:rPr>
              <w:instrText xml:space="preserve"> PAGEREF _Toc56096933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34" w:history="1">
            <w:r w:rsidR="00882E22" w:rsidRPr="004C6D97">
              <w:rPr>
                <w:rStyle w:val="Hipervnculo"/>
                <w:rFonts w:cs="Arial"/>
                <w:noProof/>
              </w:rPr>
              <w:t>1.6.</w:t>
            </w:r>
            <w:r w:rsidR="00882E22">
              <w:rPr>
                <w:rFonts w:asciiTheme="minorHAnsi" w:hAnsiTheme="minorHAnsi"/>
                <w:noProof/>
                <w:sz w:val="22"/>
                <w:lang w:val="es-PA" w:eastAsia="es-PA"/>
              </w:rPr>
              <w:tab/>
            </w:r>
            <w:r w:rsidR="00882E22" w:rsidRPr="004C6D97">
              <w:rPr>
                <w:rStyle w:val="Hipervnculo"/>
                <w:rFonts w:cs="Arial"/>
                <w:noProof/>
              </w:rPr>
              <w:t>LÍMITES Y ALCANCES</w:t>
            </w:r>
            <w:r w:rsidR="00882E22">
              <w:rPr>
                <w:noProof/>
                <w:webHidden/>
              </w:rPr>
              <w:tab/>
            </w:r>
            <w:r>
              <w:rPr>
                <w:noProof/>
                <w:webHidden/>
              </w:rPr>
              <w:fldChar w:fldCharType="begin"/>
            </w:r>
            <w:r w:rsidR="00882E22">
              <w:rPr>
                <w:noProof/>
                <w:webHidden/>
              </w:rPr>
              <w:instrText xml:space="preserve"> PAGEREF _Toc56096934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35" w:history="1">
            <w:r w:rsidR="00882E22" w:rsidRPr="004C6D97">
              <w:rPr>
                <w:rStyle w:val="Hipervnculo"/>
                <w:rFonts w:cs="Arial"/>
                <w:noProof/>
              </w:rPr>
              <w:t>1.6.1.</w:t>
            </w:r>
            <w:r w:rsidR="00882E22">
              <w:rPr>
                <w:rFonts w:asciiTheme="minorHAnsi" w:hAnsiTheme="minorHAnsi"/>
                <w:noProof/>
                <w:sz w:val="22"/>
                <w:lang w:val="es-PA" w:eastAsia="es-PA"/>
              </w:rPr>
              <w:tab/>
            </w:r>
            <w:r w:rsidR="00882E22" w:rsidRPr="004C6D97">
              <w:rPr>
                <w:rStyle w:val="Hipervnculo"/>
                <w:rFonts w:cs="Arial"/>
                <w:noProof/>
              </w:rPr>
              <w:t>LÍMITES</w:t>
            </w:r>
            <w:r w:rsidR="00882E22">
              <w:rPr>
                <w:noProof/>
                <w:webHidden/>
              </w:rPr>
              <w:tab/>
            </w:r>
            <w:r>
              <w:rPr>
                <w:noProof/>
                <w:webHidden/>
              </w:rPr>
              <w:fldChar w:fldCharType="begin"/>
            </w:r>
            <w:r w:rsidR="00882E22">
              <w:rPr>
                <w:noProof/>
                <w:webHidden/>
              </w:rPr>
              <w:instrText xml:space="preserve"> PAGEREF _Toc56096935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36" w:history="1">
            <w:r w:rsidR="00882E22" w:rsidRPr="004C6D97">
              <w:rPr>
                <w:rStyle w:val="Hipervnculo"/>
                <w:noProof/>
              </w:rPr>
              <w:t>1.6.2.</w:t>
            </w:r>
            <w:r w:rsidR="00882E22">
              <w:rPr>
                <w:rFonts w:asciiTheme="minorHAnsi" w:hAnsiTheme="minorHAnsi"/>
                <w:noProof/>
                <w:sz w:val="22"/>
                <w:lang w:val="es-PA" w:eastAsia="es-PA"/>
              </w:rPr>
              <w:tab/>
            </w:r>
            <w:r w:rsidR="00882E22" w:rsidRPr="004C6D97">
              <w:rPr>
                <w:rStyle w:val="Hipervnculo"/>
                <w:noProof/>
              </w:rPr>
              <w:t>ALCANCES</w:t>
            </w:r>
            <w:r w:rsidR="00882E22">
              <w:rPr>
                <w:noProof/>
                <w:webHidden/>
              </w:rPr>
              <w:tab/>
            </w:r>
            <w:r>
              <w:rPr>
                <w:noProof/>
                <w:webHidden/>
              </w:rPr>
              <w:fldChar w:fldCharType="begin"/>
            </w:r>
            <w:r w:rsidR="00882E22">
              <w:rPr>
                <w:noProof/>
                <w:webHidden/>
              </w:rPr>
              <w:instrText xml:space="preserve"> PAGEREF _Toc56096936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37" w:history="1">
            <w:r w:rsidR="00882E22" w:rsidRPr="004C6D97">
              <w:rPr>
                <w:rStyle w:val="Hipervnculo"/>
                <w:noProof/>
              </w:rPr>
              <w:t>1.7.</w:t>
            </w:r>
            <w:r w:rsidR="00882E22">
              <w:rPr>
                <w:rFonts w:asciiTheme="minorHAnsi" w:hAnsiTheme="minorHAnsi"/>
                <w:noProof/>
                <w:sz w:val="22"/>
                <w:lang w:val="es-PA" w:eastAsia="es-PA"/>
              </w:rPr>
              <w:tab/>
            </w:r>
            <w:r w:rsidR="00882E22" w:rsidRPr="004C6D97">
              <w:rPr>
                <w:rStyle w:val="Hipervnculo"/>
                <w:noProof/>
              </w:rPr>
              <w:t>ESTRUCTURA DEL TRABAJO DE GRADUACIÓN</w:t>
            </w:r>
            <w:r w:rsidR="00882E22">
              <w:rPr>
                <w:noProof/>
                <w:webHidden/>
              </w:rPr>
              <w:tab/>
            </w:r>
            <w:r>
              <w:rPr>
                <w:noProof/>
                <w:webHidden/>
              </w:rPr>
              <w:fldChar w:fldCharType="begin"/>
            </w:r>
            <w:r w:rsidR="00882E22">
              <w:rPr>
                <w:noProof/>
                <w:webHidden/>
              </w:rPr>
              <w:instrText xml:space="preserve"> PAGEREF _Toc56096937 \h </w:instrText>
            </w:r>
            <w:r>
              <w:rPr>
                <w:noProof/>
                <w:webHidden/>
              </w:rPr>
            </w:r>
            <w:r>
              <w:rPr>
                <w:noProof/>
                <w:webHidden/>
              </w:rPr>
              <w:fldChar w:fldCharType="separate"/>
            </w:r>
            <w:r w:rsidR="00882E22">
              <w:rPr>
                <w:noProof/>
                <w:webHidden/>
              </w:rPr>
              <w:t>24</w:t>
            </w:r>
            <w:r>
              <w:rPr>
                <w:noProof/>
                <w:webHidden/>
              </w:rPr>
              <w:fldChar w:fldCharType="end"/>
            </w:r>
          </w:hyperlink>
        </w:p>
        <w:p w:rsidR="00882E22" w:rsidRDefault="00B6363C">
          <w:pPr>
            <w:pStyle w:val="TDC2"/>
            <w:tabs>
              <w:tab w:val="right" w:leader="dot" w:pos="8828"/>
            </w:tabs>
            <w:rPr>
              <w:rFonts w:asciiTheme="minorHAnsi" w:hAnsiTheme="minorHAnsi"/>
              <w:noProof/>
              <w:sz w:val="22"/>
              <w:lang w:val="es-PA" w:eastAsia="es-PA"/>
            </w:rPr>
          </w:pPr>
          <w:hyperlink w:anchor="_Toc56096938" w:history="1">
            <w:r w:rsidR="00882E22" w:rsidRPr="004C6D97">
              <w:rPr>
                <w:rStyle w:val="Hipervnculo"/>
                <w:noProof/>
              </w:rPr>
              <w:t>II MARCO TEÓRICO</w:t>
            </w:r>
            <w:r w:rsidR="00882E22">
              <w:rPr>
                <w:noProof/>
                <w:webHidden/>
              </w:rPr>
              <w:tab/>
            </w:r>
            <w:r>
              <w:rPr>
                <w:noProof/>
                <w:webHidden/>
              </w:rPr>
              <w:fldChar w:fldCharType="begin"/>
            </w:r>
            <w:r w:rsidR="00882E22">
              <w:rPr>
                <w:noProof/>
                <w:webHidden/>
              </w:rPr>
              <w:instrText xml:space="preserve"> PAGEREF _Toc56096938 \h </w:instrText>
            </w:r>
            <w:r>
              <w:rPr>
                <w:noProof/>
                <w:webHidden/>
              </w:rPr>
            </w:r>
            <w:r>
              <w:rPr>
                <w:noProof/>
                <w:webHidden/>
              </w:rPr>
              <w:fldChar w:fldCharType="separate"/>
            </w:r>
            <w:r w:rsidR="00882E22">
              <w:rPr>
                <w:noProof/>
                <w:webHidden/>
              </w:rPr>
              <w:t>26</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39" w:history="1">
            <w:r w:rsidR="00882E22" w:rsidRPr="004C6D97">
              <w:rPr>
                <w:rStyle w:val="Hipervnculo"/>
                <w:rFonts w:cs="Arial"/>
                <w:noProof/>
              </w:rPr>
              <w:t>2.1.</w:t>
            </w:r>
            <w:r w:rsidR="00882E22">
              <w:rPr>
                <w:rFonts w:asciiTheme="minorHAnsi" w:hAnsiTheme="minorHAnsi"/>
                <w:noProof/>
                <w:sz w:val="22"/>
                <w:lang w:val="es-PA" w:eastAsia="es-PA"/>
              </w:rPr>
              <w:tab/>
            </w:r>
            <w:r w:rsidR="00882E22" w:rsidRPr="004C6D97">
              <w:rPr>
                <w:rStyle w:val="Hipervnculo"/>
                <w:rFonts w:cs="Arial"/>
                <w:noProof/>
              </w:rPr>
              <w:t>UNIVERSIDAD TECNOLÓGICA DE PANAMA</w:t>
            </w:r>
            <w:r w:rsidR="00882E22">
              <w:rPr>
                <w:noProof/>
                <w:webHidden/>
              </w:rPr>
              <w:tab/>
            </w:r>
            <w:r>
              <w:rPr>
                <w:noProof/>
                <w:webHidden/>
              </w:rPr>
              <w:fldChar w:fldCharType="begin"/>
            </w:r>
            <w:r w:rsidR="00882E22">
              <w:rPr>
                <w:noProof/>
                <w:webHidden/>
              </w:rPr>
              <w:instrText xml:space="preserve"> PAGEREF _Toc56096939 \h </w:instrText>
            </w:r>
            <w:r>
              <w:rPr>
                <w:noProof/>
                <w:webHidden/>
              </w:rPr>
            </w:r>
            <w:r>
              <w:rPr>
                <w:noProof/>
                <w:webHidden/>
              </w:rPr>
              <w:fldChar w:fldCharType="separate"/>
            </w:r>
            <w:r w:rsidR="00882E22">
              <w:rPr>
                <w:noProof/>
                <w:webHidden/>
              </w:rPr>
              <w:t>27</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40" w:history="1">
            <w:r w:rsidR="00882E22" w:rsidRPr="004C6D97">
              <w:rPr>
                <w:rStyle w:val="Hipervnculo"/>
                <w:rFonts w:cs="Arial"/>
                <w:noProof/>
              </w:rPr>
              <w:t>2.1.1.</w:t>
            </w:r>
            <w:r w:rsidR="00882E22">
              <w:rPr>
                <w:rFonts w:asciiTheme="minorHAnsi" w:hAnsiTheme="minorHAnsi"/>
                <w:noProof/>
                <w:sz w:val="22"/>
                <w:lang w:val="es-PA" w:eastAsia="es-PA"/>
              </w:rPr>
              <w:tab/>
            </w:r>
            <w:r w:rsidR="00882E22" w:rsidRPr="004C6D97">
              <w:rPr>
                <w:rStyle w:val="Hipervnculo"/>
                <w:rFonts w:cs="Arial"/>
                <w:noProof/>
              </w:rPr>
              <w:t>MISIÓN</w:t>
            </w:r>
            <w:r w:rsidR="00882E22">
              <w:rPr>
                <w:noProof/>
                <w:webHidden/>
              </w:rPr>
              <w:tab/>
            </w:r>
            <w:r>
              <w:rPr>
                <w:noProof/>
                <w:webHidden/>
              </w:rPr>
              <w:fldChar w:fldCharType="begin"/>
            </w:r>
            <w:r w:rsidR="00882E22">
              <w:rPr>
                <w:noProof/>
                <w:webHidden/>
              </w:rPr>
              <w:instrText xml:space="preserve"> PAGEREF _Toc56096940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41" w:history="1">
            <w:r w:rsidR="00882E22" w:rsidRPr="004C6D97">
              <w:rPr>
                <w:rStyle w:val="Hipervnculo"/>
                <w:rFonts w:cs="Arial"/>
                <w:noProof/>
              </w:rPr>
              <w:t>2.1.2.</w:t>
            </w:r>
            <w:r w:rsidR="00882E22">
              <w:rPr>
                <w:rFonts w:asciiTheme="minorHAnsi" w:hAnsiTheme="minorHAnsi"/>
                <w:noProof/>
                <w:sz w:val="22"/>
                <w:lang w:val="es-PA" w:eastAsia="es-PA"/>
              </w:rPr>
              <w:tab/>
            </w:r>
            <w:r w:rsidR="00882E22" w:rsidRPr="004C6D97">
              <w:rPr>
                <w:rStyle w:val="Hipervnculo"/>
                <w:rFonts w:cs="Arial"/>
                <w:noProof/>
              </w:rPr>
              <w:t>VISIÓN</w:t>
            </w:r>
            <w:r w:rsidR="00882E22">
              <w:rPr>
                <w:noProof/>
                <w:webHidden/>
              </w:rPr>
              <w:tab/>
            </w:r>
            <w:r>
              <w:rPr>
                <w:noProof/>
                <w:webHidden/>
              </w:rPr>
              <w:fldChar w:fldCharType="begin"/>
            </w:r>
            <w:r w:rsidR="00882E22">
              <w:rPr>
                <w:noProof/>
                <w:webHidden/>
              </w:rPr>
              <w:instrText xml:space="preserve"> PAGEREF _Toc56096941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42" w:history="1">
            <w:r w:rsidR="00882E22" w:rsidRPr="004C6D97">
              <w:rPr>
                <w:rStyle w:val="Hipervnculo"/>
                <w:rFonts w:cs="Arial"/>
                <w:noProof/>
              </w:rPr>
              <w:t>2.1.3.</w:t>
            </w:r>
            <w:r w:rsidR="00882E22">
              <w:rPr>
                <w:rFonts w:asciiTheme="minorHAnsi" w:hAnsiTheme="minorHAnsi"/>
                <w:noProof/>
                <w:sz w:val="22"/>
                <w:lang w:val="es-PA" w:eastAsia="es-PA"/>
              </w:rPr>
              <w:tab/>
            </w:r>
            <w:r w:rsidR="00882E22" w:rsidRPr="004C6D97">
              <w:rPr>
                <w:rStyle w:val="Hipervnculo"/>
                <w:rFonts w:cs="Arial"/>
                <w:noProof/>
              </w:rPr>
              <w:t>FACULTADES DE LA UNIVERSIDAD TECNOLÓGICA DE PANAMÁ</w:t>
            </w:r>
            <w:r w:rsidR="00882E22">
              <w:rPr>
                <w:noProof/>
                <w:webHidden/>
              </w:rPr>
              <w:tab/>
            </w:r>
            <w:r>
              <w:rPr>
                <w:noProof/>
                <w:webHidden/>
              </w:rPr>
              <w:fldChar w:fldCharType="begin"/>
            </w:r>
            <w:r w:rsidR="00882E22">
              <w:rPr>
                <w:noProof/>
                <w:webHidden/>
              </w:rPr>
              <w:instrText xml:space="preserve"> PAGEREF _Toc56096942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43" w:history="1">
            <w:r w:rsidR="00882E22" w:rsidRPr="004C6D97">
              <w:rPr>
                <w:rStyle w:val="Hipervnculo"/>
                <w:rFonts w:cs="Arial"/>
                <w:noProof/>
              </w:rPr>
              <w:t>2.1.3.1.</w:t>
            </w:r>
            <w:r w:rsidR="00882E22">
              <w:rPr>
                <w:rFonts w:asciiTheme="minorHAnsi" w:hAnsiTheme="minorHAnsi"/>
                <w:noProof/>
                <w:sz w:val="22"/>
                <w:lang w:val="es-PA" w:eastAsia="es-PA"/>
              </w:rPr>
              <w:tab/>
            </w:r>
            <w:r w:rsidR="00882E22" w:rsidRPr="004C6D97">
              <w:rPr>
                <w:rStyle w:val="Hipervnculo"/>
                <w:rFonts w:cs="Arial"/>
                <w:noProof/>
              </w:rPr>
              <w:t>FACULTAD DE CIENCIA Y TECNOLOGÍA (FCT)</w:t>
            </w:r>
            <w:r w:rsidR="00882E22">
              <w:rPr>
                <w:noProof/>
                <w:webHidden/>
              </w:rPr>
              <w:tab/>
            </w:r>
            <w:r>
              <w:rPr>
                <w:noProof/>
                <w:webHidden/>
              </w:rPr>
              <w:fldChar w:fldCharType="begin"/>
            </w:r>
            <w:r w:rsidR="00882E22">
              <w:rPr>
                <w:noProof/>
                <w:webHidden/>
              </w:rPr>
              <w:instrText xml:space="preserve"> PAGEREF _Toc56096943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44" w:history="1">
            <w:r w:rsidR="00882E22" w:rsidRPr="004C6D97">
              <w:rPr>
                <w:rStyle w:val="Hipervnculo"/>
                <w:rFonts w:cs="Arial"/>
                <w:noProof/>
              </w:rPr>
              <w:t>2.1.3.2.</w:t>
            </w:r>
            <w:r w:rsidR="00882E22">
              <w:rPr>
                <w:rFonts w:asciiTheme="minorHAnsi" w:hAnsiTheme="minorHAnsi"/>
                <w:noProof/>
                <w:sz w:val="22"/>
                <w:lang w:val="es-PA" w:eastAsia="es-PA"/>
              </w:rPr>
              <w:tab/>
            </w:r>
            <w:r w:rsidR="00882E22" w:rsidRPr="004C6D97">
              <w:rPr>
                <w:rStyle w:val="Hipervnculo"/>
                <w:rFonts w:cs="Arial"/>
                <w:noProof/>
              </w:rPr>
              <w:t>FACULTAD DE INGENIERÍA CIVIL (FIC)</w:t>
            </w:r>
            <w:r w:rsidR="00882E22">
              <w:rPr>
                <w:noProof/>
                <w:webHidden/>
              </w:rPr>
              <w:tab/>
            </w:r>
            <w:r>
              <w:rPr>
                <w:noProof/>
                <w:webHidden/>
              </w:rPr>
              <w:fldChar w:fldCharType="begin"/>
            </w:r>
            <w:r w:rsidR="00882E22">
              <w:rPr>
                <w:noProof/>
                <w:webHidden/>
              </w:rPr>
              <w:instrText xml:space="preserve"> PAGEREF _Toc56096944 \h </w:instrText>
            </w:r>
            <w:r>
              <w:rPr>
                <w:noProof/>
                <w:webHidden/>
              </w:rPr>
            </w:r>
            <w:r>
              <w:rPr>
                <w:noProof/>
                <w:webHidden/>
              </w:rPr>
              <w:fldChar w:fldCharType="separate"/>
            </w:r>
            <w:r w:rsidR="00882E22">
              <w:rPr>
                <w:noProof/>
                <w:webHidden/>
              </w:rPr>
              <w:t>29</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45" w:history="1">
            <w:r w:rsidR="00882E22" w:rsidRPr="004C6D97">
              <w:rPr>
                <w:rStyle w:val="Hipervnculo"/>
                <w:rFonts w:cs="Arial"/>
                <w:noProof/>
              </w:rPr>
              <w:t>2.1.3.3.</w:t>
            </w:r>
            <w:r w:rsidR="00882E22">
              <w:rPr>
                <w:rFonts w:asciiTheme="minorHAnsi" w:hAnsiTheme="minorHAnsi"/>
                <w:noProof/>
                <w:sz w:val="22"/>
                <w:lang w:val="es-PA" w:eastAsia="es-PA"/>
              </w:rPr>
              <w:tab/>
            </w:r>
            <w:r w:rsidR="00882E22" w:rsidRPr="004C6D97">
              <w:rPr>
                <w:rStyle w:val="Hipervnculo"/>
                <w:rFonts w:cs="Arial"/>
                <w:noProof/>
              </w:rPr>
              <w:t>FACULTAD DE INGENIERÍA ELÉCTRICA (FIE)</w:t>
            </w:r>
            <w:r w:rsidR="00882E22">
              <w:rPr>
                <w:noProof/>
                <w:webHidden/>
              </w:rPr>
              <w:tab/>
            </w:r>
            <w:r>
              <w:rPr>
                <w:noProof/>
                <w:webHidden/>
              </w:rPr>
              <w:fldChar w:fldCharType="begin"/>
            </w:r>
            <w:r w:rsidR="00882E22">
              <w:rPr>
                <w:noProof/>
                <w:webHidden/>
              </w:rPr>
              <w:instrText xml:space="preserve"> PAGEREF _Toc56096945 \h </w:instrText>
            </w:r>
            <w:r>
              <w:rPr>
                <w:noProof/>
                <w:webHidden/>
              </w:rPr>
            </w:r>
            <w:r>
              <w:rPr>
                <w:noProof/>
                <w:webHidden/>
              </w:rPr>
              <w:fldChar w:fldCharType="separate"/>
            </w:r>
            <w:r w:rsidR="00882E22">
              <w:rPr>
                <w:noProof/>
                <w:webHidden/>
              </w:rPr>
              <w:t>30</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6946" w:history="1">
            <w:r w:rsidR="00882E22" w:rsidRPr="004C6D97">
              <w:rPr>
                <w:rStyle w:val="Hipervnculo"/>
                <w:rFonts w:cs="Arial"/>
                <w:noProof/>
              </w:rPr>
              <w:t>2.1.3.3.1.</w:t>
            </w:r>
            <w:r w:rsidR="00882E22">
              <w:rPr>
                <w:rFonts w:asciiTheme="minorHAnsi" w:hAnsiTheme="minorHAnsi"/>
                <w:noProof/>
                <w:sz w:val="22"/>
                <w:lang w:val="es-PA" w:eastAsia="es-PA"/>
              </w:rPr>
              <w:tab/>
            </w:r>
            <w:r w:rsidR="00882E22" w:rsidRPr="004C6D97">
              <w:rPr>
                <w:rStyle w:val="Hipervnculo"/>
                <w:rFonts w:cs="Arial"/>
                <w:noProof/>
              </w:rPr>
              <w:t>SOCIEDAD FIE (CLUB DE MECATRÓNICA)</w:t>
            </w:r>
            <w:r w:rsidR="00882E22">
              <w:rPr>
                <w:noProof/>
                <w:webHidden/>
              </w:rPr>
              <w:tab/>
            </w:r>
            <w:r>
              <w:rPr>
                <w:noProof/>
                <w:webHidden/>
              </w:rPr>
              <w:fldChar w:fldCharType="begin"/>
            </w:r>
            <w:r w:rsidR="00882E22">
              <w:rPr>
                <w:noProof/>
                <w:webHidden/>
              </w:rPr>
              <w:instrText xml:space="preserve"> PAGEREF _Toc56096946 \h </w:instrText>
            </w:r>
            <w:r>
              <w:rPr>
                <w:noProof/>
                <w:webHidden/>
              </w:rPr>
            </w:r>
            <w:r>
              <w:rPr>
                <w:noProof/>
                <w:webHidden/>
              </w:rPr>
              <w:fldChar w:fldCharType="separate"/>
            </w:r>
            <w:r w:rsidR="00882E22">
              <w:rPr>
                <w:noProof/>
                <w:webHidden/>
              </w:rPr>
              <w:t>30</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47" w:history="1">
            <w:r w:rsidR="00882E22" w:rsidRPr="004C6D97">
              <w:rPr>
                <w:rStyle w:val="Hipervnculo"/>
                <w:rFonts w:cs="Arial"/>
                <w:noProof/>
              </w:rPr>
              <w:t>2.1.3.4.</w:t>
            </w:r>
            <w:r w:rsidR="00882E22">
              <w:rPr>
                <w:rFonts w:asciiTheme="minorHAnsi" w:hAnsiTheme="minorHAnsi"/>
                <w:noProof/>
                <w:sz w:val="22"/>
                <w:lang w:val="es-PA" w:eastAsia="es-PA"/>
              </w:rPr>
              <w:tab/>
            </w:r>
            <w:r w:rsidR="00882E22" w:rsidRPr="004C6D97">
              <w:rPr>
                <w:rStyle w:val="Hipervnculo"/>
                <w:rFonts w:cs="Arial"/>
                <w:noProof/>
              </w:rPr>
              <w:t>FACULTAD DE INGENIERÍA INDUSTRIAL</w:t>
            </w:r>
            <w:r w:rsidR="00882E22">
              <w:rPr>
                <w:noProof/>
                <w:webHidden/>
              </w:rPr>
              <w:tab/>
            </w:r>
            <w:r>
              <w:rPr>
                <w:noProof/>
                <w:webHidden/>
              </w:rPr>
              <w:fldChar w:fldCharType="begin"/>
            </w:r>
            <w:r w:rsidR="00882E22">
              <w:rPr>
                <w:noProof/>
                <w:webHidden/>
              </w:rPr>
              <w:instrText xml:space="preserve"> PAGEREF _Toc56096947 \h </w:instrText>
            </w:r>
            <w:r>
              <w:rPr>
                <w:noProof/>
                <w:webHidden/>
              </w:rPr>
            </w:r>
            <w:r>
              <w:rPr>
                <w:noProof/>
                <w:webHidden/>
              </w:rPr>
              <w:fldChar w:fldCharType="separate"/>
            </w:r>
            <w:r w:rsidR="00882E22">
              <w:rPr>
                <w:noProof/>
                <w:webHidden/>
              </w:rPr>
              <w:t>31</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48" w:history="1">
            <w:r w:rsidR="00882E22" w:rsidRPr="004C6D97">
              <w:rPr>
                <w:rStyle w:val="Hipervnculo"/>
                <w:rFonts w:cs="Arial"/>
                <w:noProof/>
              </w:rPr>
              <w:t>2.1.3.5.</w:t>
            </w:r>
            <w:r w:rsidR="00882E22">
              <w:rPr>
                <w:rFonts w:asciiTheme="minorHAnsi" w:hAnsiTheme="minorHAnsi"/>
                <w:noProof/>
                <w:sz w:val="22"/>
                <w:lang w:val="es-PA" w:eastAsia="es-PA"/>
              </w:rPr>
              <w:tab/>
            </w:r>
            <w:r w:rsidR="00882E22" w:rsidRPr="004C6D97">
              <w:rPr>
                <w:rStyle w:val="Hipervnculo"/>
                <w:rFonts w:cs="Arial"/>
                <w:noProof/>
              </w:rPr>
              <w:t>FACULTAD DE INGENIERÍA MECÁNICA</w:t>
            </w:r>
            <w:r w:rsidR="00882E22">
              <w:rPr>
                <w:noProof/>
                <w:webHidden/>
              </w:rPr>
              <w:tab/>
            </w:r>
            <w:r>
              <w:rPr>
                <w:noProof/>
                <w:webHidden/>
              </w:rPr>
              <w:fldChar w:fldCharType="begin"/>
            </w:r>
            <w:r w:rsidR="00882E22">
              <w:rPr>
                <w:noProof/>
                <w:webHidden/>
              </w:rPr>
              <w:instrText xml:space="preserve"> PAGEREF _Toc56096948 \h </w:instrText>
            </w:r>
            <w:r>
              <w:rPr>
                <w:noProof/>
                <w:webHidden/>
              </w:rPr>
            </w:r>
            <w:r>
              <w:rPr>
                <w:noProof/>
                <w:webHidden/>
              </w:rPr>
              <w:fldChar w:fldCharType="separate"/>
            </w:r>
            <w:r w:rsidR="00882E22">
              <w:rPr>
                <w:noProof/>
                <w:webHidden/>
              </w:rPr>
              <w:t>31</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49" w:history="1">
            <w:r w:rsidR="00882E22" w:rsidRPr="004C6D97">
              <w:rPr>
                <w:rStyle w:val="Hipervnculo"/>
                <w:rFonts w:cs="Arial"/>
                <w:noProof/>
              </w:rPr>
              <w:t>2.1.3.6.</w:t>
            </w:r>
            <w:r w:rsidR="00882E22">
              <w:rPr>
                <w:rFonts w:asciiTheme="minorHAnsi" w:hAnsiTheme="minorHAnsi"/>
                <w:noProof/>
                <w:sz w:val="22"/>
                <w:lang w:val="es-PA" w:eastAsia="es-PA"/>
              </w:rPr>
              <w:tab/>
            </w:r>
            <w:r w:rsidR="00882E22" w:rsidRPr="004C6D97">
              <w:rPr>
                <w:rStyle w:val="Hipervnculo"/>
                <w:rFonts w:cs="Arial"/>
                <w:noProof/>
              </w:rPr>
              <w:t>FACULTAD DE INGENIERÍA EN SISTEMAS CONPUTACIONALES</w:t>
            </w:r>
            <w:r w:rsidR="00882E22">
              <w:rPr>
                <w:noProof/>
                <w:webHidden/>
              </w:rPr>
              <w:tab/>
            </w:r>
            <w:r>
              <w:rPr>
                <w:noProof/>
                <w:webHidden/>
              </w:rPr>
              <w:fldChar w:fldCharType="begin"/>
            </w:r>
            <w:r w:rsidR="00882E22">
              <w:rPr>
                <w:noProof/>
                <w:webHidden/>
              </w:rPr>
              <w:instrText xml:space="preserve"> PAGEREF _Toc56096949 \h </w:instrText>
            </w:r>
            <w:r>
              <w:rPr>
                <w:noProof/>
                <w:webHidden/>
              </w:rPr>
            </w:r>
            <w:r>
              <w:rPr>
                <w:noProof/>
                <w:webHidden/>
              </w:rPr>
              <w:fldChar w:fldCharType="separate"/>
            </w:r>
            <w:r w:rsidR="00882E22">
              <w:rPr>
                <w:noProof/>
                <w:webHidden/>
              </w:rPr>
              <w:t>32</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50" w:history="1">
            <w:r w:rsidR="00882E22" w:rsidRPr="004C6D97">
              <w:rPr>
                <w:rStyle w:val="Hipervnculo"/>
                <w:rFonts w:cs="Arial"/>
                <w:noProof/>
              </w:rPr>
              <w:t>2.1.4.</w:t>
            </w:r>
            <w:r w:rsidR="00882E22">
              <w:rPr>
                <w:rFonts w:asciiTheme="minorHAnsi" w:hAnsiTheme="minorHAnsi"/>
                <w:noProof/>
                <w:sz w:val="22"/>
                <w:lang w:val="es-PA" w:eastAsia="es-PA"/>
              </w:rPr>
              <w:tab/>
            </w:r>
            <w:r w:rsidR="00882E22" w:rsidRPr="004C6D97">
              <w:rPr>
                <w:rStyle w:val="Hipervnculo"/>
                <w:rFonts w:cs="Arial"/>
                <w:noProof/>
              </w:rPr>
              <w:t>CENTRO REGIONALES DE LA UNIVERSIDAD TECNOLÓGICA DE PANAMÁ</w:t>
            </w:r>
            <w:r w:rsidR="00882E22">
              <w:rPr>
                <w:noProof/>
                <w:webHidden/>
              </w:rPr>
              <w:tab/>
            </w:r>
            <w:r>
              <w:rPr>
                <w:noProof/>
                <w:webHidden/>
              </w:rPr>
              <w:fldChar w:fldCharType="begin"/>
            </w:r>
            <w:r w:rsidR="00882E22">
              <w:rPr>
                <w:noProof/>
                <w:webHidden/>
              </w:rPr>
              <w:instrText xml:space="preserve"> PAGEREF _Toc56096950 \h </w:instrText>
            </w:r>
            <w:r>
              <w:rPr>
                <w:noProof/>
                <w:webHidden/>
              </w:rPr>
            </w:r>
            <w:r>
              <w:rPr>
                <w:noProof/>
                <w:webHidden/>
              </w:rPr>
              <w:fldChar w:fldCharType="separate"/>
            </w:r>
            <w:r w:rsidR="00882E22">
              <w:rPr>
                <w:noProof/>
                <w:webHidden/>
              </w:rPr>
              <w:t>33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51" w:history="1">
            <w:r w:rsidR="00882E22" w:rsidRPr="004C6D97">
              <w:rPr>
                <w:rStyle w:val="Hipervnculo"/>
                <w:rFonts w:cs="Arial"/>
                <w:noProof/>
              </w:rPr>
              <w:t>2.1.4.1.</w:t>
            </w:r>
            <w:r w:rsidR="00882E22">
              <w:rPr>
                <w:rFonts w:asciiTheme="minorHAnsi" w:hAnsiTheme="minorHAnsi"/>
                <w:noProof/>
                <w:sz w:val="22"/>
                <w:lang w:val="es-PA" w:eastAsia="es-PA"/>
              </w:rPr>
              <w:tab/>
            </w:r>
            <w:r w:rsidR="00882E22" w:rsidRPr="004C6D97">
              <w:rPr>
                <w:rStyle w:val="Hipervnculo"/>
                <w:rFonts w:cs="Arial"/>
                <w:noProof/>
              </w:rPr>
              <w:t>CENTRO REGIONAL DE AZUERO</w:t>
            </w:r>
            <w:r w:rsidR="00882E22">
              <w:rPr>
                <w:noProof/>
                <w:webHidden/>
              </w:rPr>
              <w:tab/>
            </w:r>
            <w:r>
              <w:rPr>
                <w:noProof/>
                <w:webHidden/>
              </w:rPr>
              <w:fldChar w:fldCharType="begin"/>
            </w:r>
            <w:r w:rsidR="00882E22">
              <w:rPr>
                <w:noProof/>
                <w:webHidden/>
              </w:rPr>
              <w:instrText xml:space="preserve"> PAGEREF _Toc56096951 \h </w:instrText>
            </w:r>
            <w:r>
              <w:rPr>
                <w:noProof/>
                <w:webHidden/>
              </w:rPr>
            </w:r>
            <w:r>
              <w:rPr>
                <w:noProof/>
                <w:webHidden/>
              </w:rPr>
              <w:fldChar w:fldCharType="separate"/>
            </w:r>
            <w:r w:rsidR="00882E22">
              <w:rPr>
                <w:noProof/>
                <w:webHidden/>
              </w:rPr>
              <w:t>33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52" w:history="1">
            <w:r w:rsidR="00882E22" w:rsidRPr="004C6D97">
              <w:rPr>
                <w:rStyle w:val="Hipervnculo"/>
                <w:rFonts w:cs="Arial"/>
                <w:noProof/>
              </w:rPr>
              <w:t>2.1.4.2.</w:t>
            </w:r>
            <w:r w:rsidR="00882E22">
              <w:rPr>
                <w:rFonts w:asciiTheme="minorHAnsi" w:hAnsiTheme="minorHAnsi"/>
                <w:noProof/>
                <w:sz w:val="22"/>
                <w:lang w:val="es-PA" w:eastAsia="es-PA"/>
              </w:rPr>
              <w:tab/>
            </w:r>
            <w:r w:rsidR="00882E22" w:rsidRPr="004C6D97">
              <w:rPr>
                <w:rStyle w:val="Hipervnculo"/>
                <w:rFonts w:cs="Arial"/>
                <w:noProof/>
              </w:rPr>
              <w:t>CENTRO REGIONAL DE BOCAS DEL TORO</w:t>
            </w:r>
            <w:r w:rsidR="00882E22">
              <w:rPr>
                <w:noProof/>
                <w:webHidden/>
              </w:rPr>
              <w:tab/>
            </w:r>
            <w:r>
              <w:rPr>
                <w:noProof/>
                <w:webHidden/>
              </w:rPr>
              <w:fldChar w:fldCharType="begin"/>
            </w:r>
            <w:r w:rsidR="00882E22">
              <w:rPr>
                <w:noProof/>
                <w:webHidden/>
              </w:rPr>
              <w:instrText xml:space="preserve"> PAGEREF _Toc56096952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53" w:history="1">
            <w:r w:rsidR="00882E22" w:rsidRPr="004C6D97">
              <w:rPr>
                <w:rStyle w:val="Hipervnculo"/>
                <w:rFonts w:cs="Arial"/>
                <w:noProof/>
              </w:rPr>
              <w:t>2.1.4.3.</w:t>
            </w:r>
            <w:r w:rsidR="00882E22">
              <w:rPr>
                <w:rFonts w:asciiTheme="minorHAnsi" w:hAnsiTheme="minorHAnsi"/>
                <w:noProof/>
                <w:sz w:val="22"/>
                <w:lang w:val="es-PA" w:eastAsia="es-PA"/>
              </w:rPr>
              <w:tab/>
            </w:r>
            <w:r w:rsidR="00882E22" w:rsidRPr="004C6D97">
              <w:rPr>
                <w:rStyle w:val="Hipervnculo"/>
                <w:rFonts w:cs="Arial"/>
                <w:noProof/>
              </w:rPr>
              <w:t>CENTRO REGIONAL DE CHIRIQUÍ</w:t>
            </w:r>
            <w:r w:rsidR="00882E22">
              <w:rPr>
                <w:noProof/>
                <w:webHidden/>
              </w:rPr>
              <w:tab/>
            </w:r>
            <w:r>
              <w:rPr>
                <w:noProof/>
                <w:webHidden/>
              </w:rPr>
              <w:fldChar w:fldCharType="begin"/>
            </w:r>
            <w:r w:rsidR="00882E22">
              <w:rPr>
                <w:noProof/>
                <w:webHidden/>
              </w:rPr>
              <w:instrText xml:space="preserve"> PAGEREF _Toc56096953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54" w:history="1">
            <w:r w:rsidR="00882E22" w:rsidRPr="004C6D97">
              <w:rPr>
                <w:rStyle w:val="Hipervnculo"/>
                <w:rFonts w:cs="Arial"/>
                <w:noProof/>
              </w:rPr>
              <w:t>2.1.4.4.</w:t>
            </w:r>
            <w:r w:rsidR="00882E22">
              <w:rPr>
                <w:rFonts w:asciiTheme="minorHAnsi" w:hAnsiTheme="minorHAnsi"/>
                <w:noProof/>
                <w:sz w:val="22"/>
                <w:lang w:val="es-PA" w:eastAsia="es-PA"/>
              </w:rPr>
              <w:tab/>
            </w:r>
            <w:r w:rsidR="00882E22" w:rsidRPr="004C6D97">
              <w:rPr>
                <w:rStyle w:val="Hipervnculo"/>
                <w:rFonts w:cs="Arial"/>
                <w:noProof/>
              </w:rPr>
              <w:t>CENTRO REGIONAL DE COCLÉ</w:t>
            </w:r>
            <w:r w:rsidR="00882E22">
              <w:rPr>
                <w:noProof/>
                <w:webHidden/>
              </w:rPr>
              <w:tab/>
            </w:r>
            <w:r>
              <w:rPr>
                <w:noProof/>
                <w:webHidden/>
              </w:rPr>
              <w:fldChar w:fldCharType="begin"/>
            </w:r>
            <w:r w:rsidR="00882E22">
              <w:rPr>
                <w:noProof/>
                <w:webHidden/>
              </w:rPr>
              <w:instrText xml:space="preserve"> PAGEREF _Toc56096954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55" w:history="1">
            <w:r w:rsidR="00882E22" w:rsidRPr="004C6D97">
              <w:rPr>
                <w:rStyle w:val="Hipervnculo"/>
                <w:rFonts w:cs="Arial"/>
                <w:noProof/>
              </w:rPr>
              <w:t>2.1.4.5.</w:t>
            </w:r>
            <w:r w:rsidR="00882E22">
              <w:rPr>
                <w:rFonts w:asciiTheme="minorHAnsi" w:hAnsiTheme="minorHAnsi"/>
                <w:noProof/>
                <w:sz w:val="22"/>
                <w:lang w:val="es-PA" w:eastAsia="es-PA"/>
              </w:rPr>
              <w:tab/>
            </w:r>
            <w:r w:rsidR="00882E22" w:rsidRPr="004C6D97">
              <w:rPr>
                <w:rStyle w:val="Hipervnculo"/>
                <w:rFonts w:cs="Arial"/>
                <w:noProof/>
              </w:rPr>
              <w:t>CENTRO REGIONAL DE COLÓN</w:t>
            </w:r>
            <w:r w:rsidR="00882E22">
              <w:rPr>
                <w:noProof/>
                <w:webHidden/>
              </w:rPr>
              <w:tab/>
            </w:r>
            <w:r>
              <w:rPr>
                <w:noProof/>
                <w:webHidden/>
              </w:rPr>
              <w:fldChar w:fldCharType="begin"/>
            </w:r>
            <w:r w:rsidR="00882E22">
              <w:rPr>
                <w:noProof/>
                <w:webHidden/>
              </w:rPr>
              <w:instrText xml:space="preserve"> PAGEREF _Toc56096955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56" w:history="1">
            <w:r w:rsidR="00882E22" w:rsidRPr="004C6D97">
              <w:rPr>
                <w:rStyle w:val="Hipervnculo"/>
                <w:rFonts w:cs="Arial"/>
                <w:noProof/>
              </w:rPr>
              <w:t>2.1.4.6.</w:t>
            </w:r>
            <w:r w:rsidR="00882E22">
              <w:rPr>
                <w:rFonts w:asciiTheme="minorHAnsi" w:hAnsiTheme="minorHAnsi"/>
                <w:noProof/>
                <w:sz w:val="22"/>
                <w:lang w:val="es-PA" w:eastAsia="es-PA"/>
              </w:rPr>
              <w:tab/>
            </w:r>
            <w:r w:rsidR="00882E22" w:rsidRPr="004C6D97">
              <w:rPr>
                <w:rStyle w:val="Hipervnculo"/>
                <w:rFonts w:cs="Arial"/>
                <w:noProof/>
              </w:rPr>
              <w:t>CENTRO REGIONAL DE PANAMÁ OESTE</w:t>
            </w:r>
            <w:r w:rsidR="00882E22">
              <w:rPr>
                <w:noProof/>
                <w:webHidden/>
              </w:rPr>
              <w:tab/>
            </w:r>
            <w:r>
              <w:rPr>
                <w:noProof/>
                <w:webHidden/>
              </w:rPr>
              <w:fldChar w:fldCharType="begin"/>
            </w:r>
            <w:r w:rsidR="00882E22">
              <w:rPr>
                <w:noProof/>
                <w:webHidden/>
              </w:rPr>
              <w:instrText xml:space="preserve"> PAGEREF _Toc56096956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57" w:history="1">
            <w:r w:rsidR="00882E22" w:rsidRPr="004C6D97">
              <w:rPr>
                <w:rStyle w:val="Hipervnculo"/>
                <w:rFonts w:cs="Arial"/>
                <w:noProof/>
              </w:rPr>
              <w:t>2.1.4.7.</w:t>
            </w:r>
            <w:r w:rsidR="00882E22">
              <w:rPr>
                <w:rFonts w:asciiTheme="minorHAnsi" w:hAnsiTheme="minorHAnsi"/>
                <w:noProof/>
                <w:sz w:val="22"/>
                <w:lang w:val="es-PA" w:eastAsia="es-PA"/>
              </w:rPr>
              <w:tab/>
            </w:r>
            <w:r w:rsidR="00882E22" w:rsidRPr="004C6D97">
              <w:rPr>
                <w:rStyle w:val="Hipervnculo"/>
                <w:rFonts w:cs="Arial"/>
                <w:noProof/>
              </w:rPr>
              <w:t>CENTRO REGIONAL DE VERAGUAS</w:t>
            </w:r>
            <w:r w:rsidR="00882E22">
              <w:rPr>
                <w:noProof/>
                <w:webHidden/>
              </w:rPr>
              <w:tab/>
            </w:r>
            <w:r>
              <w:rPr>
                <w:noProof/>
                <w:webHidden/>
              </w:rPr>
              <w:fldChar w:fldCharType="begin"/>
            </w:r>
            <w:r w:rsidR="00882E22">
              <w:rPr>
                <w:noProof/>
                <w:webHidden/>
              </w:rPr>
              <w:instrText xml:space="preserve"> PAGEREF _Toc56096957 \h </w:instrText>
            </w:r>
            <w:r>
              <w:rPr>
                <w:noProof/>
                <w:webHidden/>
              </w:rPr>
            </w:r>
            <w:r>
              <w:rPr>
                <w:noProof/>
                <w:webHidden/>
              </w:rPr>
              <w:fldChar w:fldCharType="separate"/>
            </w:r>
            <w:r w:rsidR="00882E22">
              <w:rPr>
                <w:noProof/>
                <w:webHidden/>
              </w:rPr>
              <w:t>35</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58" w:history="1">
            <w:r w:rsidR="00882E22" w:rsidRPr="004C6D97">
              <w:rPr>
                <w:rStyle w:val="Hipervnculo"/>
                <w:rFonts w:cs="Arial"/>
                <w:noProof/>
              </w:rPr>
              <w:t>2.1.5.</w:t>
            </w:r>
            <w:r w:rsidR="00882E22">
              <w:rPr>
                <w:rFonts w:asciiTheme="minorHAnsi" w:hAnsiTheme="minorHAnsi"/>
                <w:noProof/>
                <w:sz w:val="22"/>
                <w:lang w:val="es-PA" w:eastAsia="es-PA"/>
              </w:rPr>
              <w:tab/>
            </w:r>
            <w:r w:rsidR="00882E22" w:rsidRPr="004C6D97">
              <w:rPr>
                <w:rStyle w:val="Hipervnculo"/>
                <w:rFonts w:cs="Arial"/>
                <w:noProof/>
              </w:rPr>
              <w:t>CENTROS DE INVESTIGACIÓN DE LA UNIVERSIDAD TECNOLÓGICA DE PANAMÁ</w:t>
            </w:r>
            <w:r w:rsidR="00882E22">
              <w:rPr>
                <w:noProof/>
                <w:webHidden/>
              </w:rPr>
              <w:tab/>
            </w:r>
            <w:r>
              <w:rPr>
                <w:noProof/>
                <w:webHidden/>
              </w:rPr>
              <w:fldChar w:fldCharType="begin"/>
            </w:r>
            <w:r w:rsidR="00882E22">
              <w:rPr>
                <w:noProof/>
                <w:webHidden/>
              </w:rPr>
              <w:instrText xml:space="preserve"> PAGEREF _Toc56096958 \h </w:instrText>
            </w:r>
            <w:r>
              <w:rPr>
                <w:noProof/>
                <w:webHidden/>
              </w:rPr>
            </w:r>
            <w:r>
              <w:rPr>
                <w:noProof/>
                <w:webHidden/>
              </w:rPr>
              <w:fldChar w:fldCharType="separate"/>
            </w:r>
            <w:r w:rsidR="00882E22">
              <w:rPr>
                <w:noProof/>
                <w:webHidden/>
              </w:rPr>
              <w:t>35</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59" w:history="1">
            <w:r w:rsidR="00882E22" w:rsidRPr="004C6D97">
              <w:rPr>
                <w:rStyle w:val="Hipervnculo"/>
                <w:rFonts w:cs="Arial"/>
                <w:noProof/>
              </w:rPr>
              <w:t>2.2.</w:t>
            </w:r>
            <w:r w:rsidR="00882E22">
              <w:rPr>
                <w:rFonts w:asciiTheme="minorHAnsi" w:hAnsiTheme="minorHAnsi"/>
                <w:noProof/>
                <w:sz w:val="22"/>
                <w:lang w:val="es-PA" w:eastAsia="es-PA"/>
              </w:rPr>
              <w:tab/>
            </w:r>
            <w:r w:rsidR="00882E22" w:rsidRPr="004C6D97">
              <w:rPr>
                <w:rStyle w:val="Hipervnculo"/>
                <w:rFonts w:cs="Arial"/>
                <w:noProof/>
              </w:rPr>
              <w:t>TRABAJO DE GRADUACIÓN</w:t>
            </w:r>
            <w:r w:rsidR="00882E22">
              <w:rPr>
                <w:noProof/>
                <w:webHidden/>
              </w:rPr>
              <w:tab/>
            </w:r>
            <w:r>
              <w:rPr>
                <w:noProof/>
                <w:webHidden/>
              </w:rPr>
              <w:fldChar w:fldCharType="begin"/>
            </w:r>
            <w:r w:rsidR="00882E22">
              <w:rPr>
                <w:noProof/>
                <w:webHidden/>
              </w:rPr>
              <w:instrText xml:space="preserve"> PAGEREF _Toc56096959 \h </w:instrText>
            </w:r>
            <w:r>
              <w:rPr>
                <w:noProof/>
                <w:webHidden/>
              </w:rPr>
            </w:r>
            <w:r>
              <w:rPr>
                <w:noProof/>
                <w:webHidden/>
              </w:rPr>
              <w:fldChar w:fldCharType="separate"/>
            </w:r>
            <w:r w:rsidR="00882E22">
              <w:rPr>
                <w:noProof/>
                <w:webHidden/>
              </w:rPr>
              <w:t>36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60" w:history="1">
            <w:r w:rsidR="00882E22" w:rsidRPr="004C6D97">
              <w:rPr>
                <w:rStyle w:val="Hipervnculo"/>
                <w:rFonts w:cs="Arial"/>
                <w:noProof/>
              </w:rPr>
              <w:t>2.2.1.</w:t>
            </w:r>
            <w:r w:rsidR="00882E22">
              <w:rPr>
                <w:rFonts w:asciiTheme="minorHAnsi" w:hAnsiTheme="minorHAnsi"/>
                <w:noProof/>
                <w:sz w:val="22"/>
                <w:lang w:val="es-PA" w:eastAsia="es-PA"/>
              </w:rPr>
              <w:tab/>
            </w:r>
            <w:r w:rsidR="00882E22" w:rsidRPr="004C6D97">
              <w:rPr>
                <w:rStyle w:val="Hipervnculo"/>
                <w:rFonts w:cs="Arial"/>
                <w:noProof/>
              </w:rPr>
              <w:t>TIPOS DE TRABAJO DE GRADUACIÓN</w:t>
            </w:r>
            <w:r w:rsidR="00882E22">
              <w:rPr>
                <w:noProof/>
                <w:webHidden/>
              </w:rPr>
              <w:tab/>
            </w:r>
            <w:r>
              <w:rPr>
                <w:noProof/>
                <w:webHidden/>
              </w:rPr>
              <w:fldChar w:fldCharType="begin"/>
            </w:r>
            <w:r w:rsidR="00882E22">
              <w:rPr>
                <w:noProof/>
                <w:webHidden/>
              </w:rPr>
              <w:instrText xml:space="preserve"> PAGEREF _Toc56096960 \h </w:instrText>
            </w:r>
            <w:r>
              <w:rPr>
                <w:noProof/>
                <w:webHidden/>
              </w:rPr>
            </w:r>
            <w:r>
              <w:rPr>
                <w:noProof/>
                <w:webHidden/>
              </w:rPr>
              <w:fldChar w:fldCharType="separate"/>
            </w:r>
            <w:r w:rsidR="00882E22">
              <w:rPr>
                <w:noProof/>
                <w:webHidden/>
              </w:rPr>
              <w:t>37</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61" w:history="1">
            <w:r w:rsidR="00882E22" w:rsidRPr="004C6D97">
              <w:rPr>
                <w:rStyle w:val="Hipervnculo"/>
                <w:rFonts w:cs="Arial"/>
                <w:noProof/>
              </w:rPr>
              <w:t>2.2.2.</w:t>
            </w:r>
            <w:r w:rsidR="00882E22">
              <w:rPr>
                <w:rFonts w:asciiTheme="minorHAnsi" w:hAnsiTheme="minorHAnsi"/>
                <w:noProof/>
                <w:sz w:val="22"/>
                <w:lang w:val="es-PA" w:eastAsia="es-PA"/>
              </w:rPr>
              <w:tab/>
            </w:r>
            <w:r w:rsidR="00882E22" w:rsidRPr="004C6D97">
              <w:rPr>
                <w:rStyle w:val="Hipervnculo"/>
                <w:rFonts w:cs="Arial"/>
                <w:noProof/>
              </w:rPr>
              <w:t>REGLAMENTO DE TRABAJO DE GRADUACIÓN</w:t>
            </w:r>
            <w:r w:rsidR="00882E22">
              <w:rPr>
                <w:noProof/>
                <w:webHidden/>
              </w:rPr>
              <w:tab/>
            </w:r>
            <w:r>
              <w:rPr>
                <w:noProof/>
                <w:webHidden/>
              </w:rPr>
              <w:fldChar w:fldCharType="begin"/>
            </w:r>
            <w:r w:rsidR="00882E22">
              <w:rPr>
                <w:noProof/>
                <w:webHidden/>
              </w:rPr>
              <w:instrText xml:space="preserve"> PAGEREF _Toc56096961 \h </w:instrText>
            </w:r>
            <w:r>
              <w:rPr>
                <w:noProof/>
                <w:webHidden/>
              </w:rPr>
            </w:r>
            <w:r>
              <w:rPr>
                <w:noProof/>
                <w:webHidden/>
              </w:rPr>
              <w:fldChar w:fldCharType="separate"/>
            </w:r>
            <w:r w:rsidR="00882E22">
              <w:rPr>
                <w:noProof/>
                <w:webHidden/>
              </w:rPr>
              <w:t>37</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62" w:history="1">
            <w:r w:rsidR="00882E22" w:rsidRPr="004C6D97">
              <w:rPr>
                <w:rStyle w:val="Hipervnculo"/>
                <w:rFonts w:cs="Arial"/>
                <w:noProof/>
              </w:rPr>
              <w:t>2.3.</w:t>
            </w:r>
            <w:r w:rsidR="00882E22">
              <w:rPr>
                <w:rFonts w:asciiTheme="minorHAnsi" w:hAnsiTheme="minorHAnsi"/>
                <w:noProof/>
                <w:sz w:val="22"/>
                <w:lang w:val="es-PA" w:eastAsia="es-PA"/>
              </w:rPr>
              <w:tab/>
            </w:r>
            <w:r w:rsidR="00882E22" w:rsidRPr="004C6D97">
              <w:rPr>
                <w:rStyle w:val="Hipervnculo"/>
                <w:rFonts w:cs="Arial"/>
                <w:noProof/>
              </w:rPr>
              <w:t>TRABAJOS RELACIONADOS</w:t>
            </w:r>
            <w:r w:rsidR="00882E22">
              <w:rPr>
                <w:noProof/>
                <w:webHidden/>
              </w:rPr>
              <w:tab/>
            </w:r>
            <w:r>
              <w:rPr>
                <w:noProof/>
                <w:webHidden/>
              </w:rPr>
              <w:fldChar w:fldCharType="begin"/>
            </w:r>
            <w:r w:rsidR="00882E22">
              <w:rPr>
                <w:noProof/>
                <w:webHidden/>
              </w:rPr>
              <w:instrText xml:space="preserve"> PAGEREF _Toc56096962 \h </w:instrText>
            </w:r>
            <w:r>
              <w:rPr>
                <w:noProof/>
                <w:webHidden/>
              </w:rPr>
            </w:r>
            <w:r>
              <w:rPr>
                <w:noProof/>
                <w:webHidden/>
              </w:rPr>
              <w:fldChar w:fldCharType="separate"/>
            </w:r>
            <w:r w:rsidR="00882E22">
              <w:rPr>
                <w:noProof/>
                <w:webHidden/>
              </w:rPr>
              <w:t>39</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63" w:history="1">
            <w:r w:rsidR="00882E22" w:rsidRPr="004C6D97">
              <w:rPr>
                <w:rStyle w:val="Hipervnculo"/>
                <w:noProof/>
              </w:rPr>
              <w:t>2.3.1.</w:t>
            </w:r>
            <w:r w:rsidR="00882E22">
              <w:rPr>
                <w:rFonts w:asciiTheme="minorHAnsi" w:hAnsiTheme="minorHAnsi"/>
                <w:noProof/>
                <w:sz w:val="22"/>
                <w:lang w:val="es-PA" w:eastAsia="es-PA"/>
              </w:rPr>
              <w:tab/>
            </w:r>
            <w:r w:rsidR="00882E22" w:rsidRPr="004C6D97">
              <w:rPr>
                <w:rStyle w:val="Hipervnculo"/>
                <w:noProof/>
              </w:rPr>
              <w:t>SISTEMA DE REGISTRO, SEGUIMIENTO Y CONTROL DE TESIS CASO: BIBLIOTECA CENTRAL</w:t>
            </w:r>
            <w:r w:rsidR="00882E22">
              <w:rPr>
                <w:noProof/>
                <w:webHidden/>
              </w:rPr>
              <w:tab/>
            </w:r>
            <w:r>
              <w:rPr>
                <w:noProof/>
                <w:webHidden/>
              </w:rPr>
              <w:fldChar w:fldCharType="begin"/>
            </w:r>
            <w:r w:rsidR="00882E22">
              <w:rPr>
                <w:noProof/>
                <w:webHidden/>
              </w:rPr>
              <w:instrText xml:space="preserve"> PAGEREF _Toc56096963 \h </w:instrText>
            </w:r>
            <w:r>
              <w:rPr>
                <w:noProof/>
                <w:webHidden/>
              </w:rPr>
            </w:r>
            <w:r>
              <w:rPr>
                <w:noProof/>
                <w:webHidden/>
              </w:rPr>
              <w:fldChar w:fldCharType="separate"/>
            </w:r>
            <w:r w:rsidR="00882E22">
              <w:rPr>
                <w:noProof/>
                <w:webHidden/>
              </w:rPr>
              <w:t>39</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64" w:history="1">
            <w:r w:rsidR="00882E22" w:rsidRPr="004C6D97">
              <w:rPr>
                <w:rStyle w:val="Hipervnculo"/>
                <w:noProof/>
              </w:rPr>
              <w:t>2.3.2.</w:t>
            </w:r>
            <w:r w:rsidR="00882E22">
              <w:rPr>
                <w:rFonts w:asciiTheme="minorHAnsi" w:hAnsiTheme="minorHAnsi"/>
                <w:noProof/>
                <w:sz w:val="22"/>
                <w:lang w:val="es-PA" w:eastAsia="es-PA"/>
              </w:rPr>
              <w:tab/>
            </w:r>
            <w:r w:rsidR="00882E22" w:rsidRPr="004C6D97">
              <w:rPr>
                <w:rStyle w:val="Hipervnculo"/>
                <w:noProof/>
              </w:rPr>
              <w:t>ANÁLISIS, DISEÑO E IMPLEMENTACIÓN DEL SISTEMA DE SEGUIMIENTO, EVALUACIÓN Y CONTROL DE LAS TUTORÍAS DE TESIS PARA LAS DIRECCIONES DE CARRERA DE LA FACULTAD DE INGENIERÍA CIENCIAS FÍSICAS Y MATEMÁTICA</w:t>
            </w:r>
            <w:r w:rsidR="00882E22">
              <w:rPr>
                <w:noProof/>
                <w:webHidden/>
              </w:rPr>
              <w:tab/>
            </w:r>
            <w:r>
              <w:rPr>
                <w:noProof/>
                <w:webHidden/>
              </w:rPr>
              <w:fldChar w:fldCharType="begin"/>
            </w:r>
            <w:r w:rsidR="00882E22">
              <w:rPr>
                <w:noProof/>
                <w:webHidden/>
              </w:rPr>
              <w:instrText xml:space="preserve"> PAGEREF _Toc56096964 \h </w:instrText>
            </w:r>
            <w:r>
              <w:rPr>
                <w:noProof/>
                <w:webHidden/>
              </w:rPr>
            </w:r>
            <w:r>
              <w:rPr>
                <w:noProof/>
                <w:webHidden/>
              </w:rPr>
              <w:fldChar w:fldCharType="separate"/>
            </w:r>
            <w:r w:rsidR="00882E22">
              <w:rPr>
                <w:noProof/>
                <w:webHidden/>
              </w:rPr>
              <w:t>40</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65" w:history="1">
            <w:r w:rsidR="00882E22" w:rsidRPr="004C6D97">
              <w:rPr>
                <w:rStyle w:val="Hipervnculo"/>
                <w:noProof/>
              </w:rPr>
              <w:t>2.3.3.</w:t>
            </w:r>
            <w:r w:rsidR="00882E22">
              <w:rPr>
                <w:rFonts w:asciiTheme="minorHAnsi" w:hAnsiTheme="minorHAnsi"/>
                <w:noProof/>
                <w:sz w:val="22"/>
                <w:lang w:val="es-PA" w:eastAsia="es-PA"/>
              </w:rPr>
              <w:tab/>
            </w:r>
            <w:r w:rsidR="00882E22" w:rsidRPr="004C6D97">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882E22">
              <w:rPr>
                <w:noProof/>
                <w:webHidden/>
              </w:rPr>
              <w:tab/>
            </w:r>
            <w:r>
              <w:rPr>
                <w:noProof/>
                <w:webHidden/>
              </w:rPr>
              <w:fldChar w:fldCharType="begin"/>
            </w:r>
            <w:r w:rsidR="00882E22">
              <w:rPr>
                <w:noProof/>
                <w:webHidden/>
              </w:rPr>
              <w:instrText xml:space="preserve"> PAGEREF _Toc56096965 \h </w:instrText>
            </w:r>
            <w:r>
              <w:rPr>
                <w:noProof/>
                <w:webHidden/>
              </w:rPr>
            </w:r>
            <w:r>
              <w:rPr>
                <w:noProof/>
                <w:webHidden/>
              </w:rPr>
              <w:fldChar w:fldCharType="separate"/>
            </w:r>
            <w:r w:rsidR="00882E22">
              <w:rPr>
                <w:noProof/>
                <w:webHidden/>
              </w:rPr>
              <w:t>41</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66" w:history="1">
            <w:r w:rsidR="00882E22" w:rsidRPr="004C6D97">
              <w:rPr>
                <w:rStyle w:val="Hipervnculo"/>
                <w:noProof/>
              </w:rPr>
              <w:t>2.4.</w:t>
            </w:r>
            <w:r w:rsidR="00882E22">
              <w:rPr>
                <w:rFonts w:asciiTheme="minorHAnsi" w:hAnsiTheme="minorHAnsi"/>
                <w:noProof/>
                <w:sz w:val="22"/>
                <w:lang w:val="es-PA" w:eastAsia="es-PA"/>
              </w:rPr>
              <w:tab/>
            </w:r>
            <w:r w:rsidR="00882E22" w:rsidRPr="004C6D97">
              <w:rPr>
                <w:rStyle w:val="Hipervnculo"/>
                <w:noProof/>
              </w:rPr>
              <w:t>ENCUESTA SOBRE BÚSQUEDA Y OFERTA DE TEMAS PARA TRABAJO DE GRADUACIÓN</w:t>
            </w:r>
            <w:r w:rsidR="00882E22">
              <w:rPr>
                <w:noProof/>
                <w:webHidden/>
              </w:rPr>
              <w:tab/>
            </w:r>
            <w:r>
              <w:rPr>
                <w:noProof/>
                <w:webHidden/>
              </w:rPr>
              <w:fldChar w:fldCharType="begin"/>
            </w:r>
            <w:r w:rsidR="00882E22">
              <w:rPr>
                <w:noProof/>
                <w:webHidden/>
              </w:rPr>
              <w:instrText xml:space="preserve"> PAGEREF _Toc56096966 \h </w:instrText>
            </w:r>
            <w:r>
              <w:rPr>
                <w:noProof/>
                <w:webHidden/>
              </w:rPr>
            </w:r>
            <w:r>
              <w:rPr>
                <w:noProof/>
                <w:webHidden/>
              </w:rPr>
              <w:fldChar w:fldCharType="separate"/>
            </w:r>
            <w:r w:rsidR="00882E22">
              <w:rPr>
                <w:noProof/>
                <w:webHidden/>
              </w:rPr>
              <w:t>41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67" w:history="1">
            <w:r w:rsidR="00882E22" w:rsidRPr="004C6D97">
              <w:rPr>
                <w:rStyle w:val="Hipervnculo"/>
                <w:noProof/>
              </w:rPr>
              <w:t>2.4.1.</w:t>
            </w:r>
            <w:r w:rsidR="00882E22">
              <w:rPr>
                <w:rFonts w:asciiTheme="minorHAnsi" w:hAnsiTheme="minorHAnsi"/>
                <w:noProof/>
                <w:sz w:val="22"/>
                <w:lang w:val="es-PA" w:eastAsia="es-PA"/>
              </w:rPr>
              <w:tab/>
            </w:r>
            <w:r w:rsidR="00882E22" w:rsidRPr="004C6D97">
              <w:rPr>
                <w:rStyle w:val="Hipervnculo"/>
                <w:noProof/>
              </w:rPr>
              <w:t>ENCUESTA PARA ESTUDIANTES</w:t>
            </w:r>
            <w:r w:rsidR="00882E22">
              <w:rPr>
                <w:noProof/>
                <w:webHidden/>
              </w:rPr>
              <w:tab/>
            </w:r>
            <w:r>
              <w:rPr>
                <w:noProof/>
                <w:webHidden/>
              </w:rPr>
              <w:fldChar w:fldCharType="begin"/>
            </w:r>
            <w:r w:rsidR="00882E22">
              <w:rPr>
                <w:noProof/>
                <w:webHidden/>
              </w:rPr>
              <w:instrText xml:space="preserve"> PAGEREF _Toc56096967 \h </w:instrText>
            </w:r>
            <w:r>
              <w:rPr>
                <w:noProof/>
                <w:webHidden/>
              </w:rPr>
            </w:r>
            <w:r>
              <w:rPr>
                <w:noProof/>
                <w:webHidden/>
              </w:rPr>
              <w:fldChar w:fldCharType="separate"/>
            </w:r>
            <w:r w:rsidR="00882E22">
              <w:rPr>
                <w:noProof/>
                <w:webHidden/>
              </w:rPr>
              <w:t>42</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68" w:history="1">
            <w:r w:rsidR="00882E22" w:rsidRPr="004C6D97">
              <w:rPr>
                <w:rStyle w:val="Hipervnculo"/>
                <w:noProof/>
              </w:rPr>
              <w:t>2.4.2.</w:t>
            </w:r>
            <w:r w:rsidR="00882E22">
              <w:rPr>
                <w:rFonts w:asciiTheme="minorHAnsi" w:hAnsiTheme="minorHAnsi"/>
                <w:noProof/>
                <w:sz w:val="22"/>
                <w:lang w:val="es-PA" w:eastAsia="es-PA"/>
              </w:rPr>
              <w:tab/>
            </w:r>
            <w:r w:rsidR="00882E22" w:rsidRPr="004C6D97">
              <w:rPr>
                <w:rStyle w:val="Hipervnculo"/>
                <w:noProof/>
              </w:rPr>
              <w:t>ENCUESTA PARA PROFESORES E INVESTIGADORES (PROPONENTES)</w:t>
            </w:r>
            <w:r w:rsidR="00882E22">
              <w:rPr>
                <w:noProof/>
                <w:webHidden/>
              </w:rPr>
              <w:tab/>
            </w:r>
            <w:r>
              <w:rPr>
                <w:noProof/>
                <w:webHidden/>
              </w:rPr>
              <w:fldChar w:fldCharType="begin"/>
            </w:r>
            <w:r w:rsidR="00882E22">
              <w:rPr>
                <w:noProof/>
                <w:webHidden/>
              </w:rPr>
              <w:instrText xml:space="preserve"> PAGEREF _Toc56096968 \h </w:instrText>
            </w:r>
            <w:r>
              <w:rPr>
                <w:noProof/>
                <w:webHidden/>
              </w:rPr>
            </w:r>
            <w:r>
              <w:rPr>
                <w:noProof/>
                <w:webHidden/>
              </w:rPr>
              <w:fldChar w:fldCharType="separate"/>
            </w:r>
            <w:r w:rsidR="00882E22">
              <w:rPr>
                <w:noProof/>
                <w:webHidden/>
              </w:rPr>
              <w:t>49</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69" w:history="1">
            <w:r w:rsidR="00882E22" w:rsidRPr="004C6D97">
              <w:rPr>
                <w:rStyle w:val="Hipervnculo"/>
                <w:noProof/>
              </w:rPr>
              <w:t>III ANÁLISIS DEL SISTEMA</w:t>
            </w:r>
            <w:r w:rsidR="00882E22">
              <w:rPr>
                <w:noProof/>
                <w:webHidden/>
              </w:rPr>
              <w:tab/>
            </w:r>
            <w:r>
              <w:rPr>
                <w:noProof/>
                <w:webHidden/>
              </w:rPr>
              <w:fldChar w:fldCharType="begin"/>
            </w:r>
            <w:r w:rsidR="00882E22">
              <w:rPr>
                <w:noProof/>
                <w:webHidden/>
              </w:rPr>
              <w:instrText xml:space="preserve"> PAGEREF _Toc56096969 \h </w:instrText>
            </w:r>
            <w:r>
              <w:rPr>
                <w:noProof/>
                <w:webHidden/>
              </w:rPr>
            </w:r>
            <w:r>
              <w:rPr>
                <w:noProof/>
                <w:webHidden/>
              </w:rPr>
              <w:fldChar w:fldCharType="separate"/>
            </w:r>
            <w:r w:rsidR="00882E22">
              <w:rPr>
                <w:noProof/>
                <w:webHidden/>
              </w:rPr>
              <w:t>55</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70" w:history="1">
            <w:r w:rsidR="00882E22" w:rsidRPr="004C6D97">
              <w:rPr>
                <w:rStyle w:val="Hipervnculo"/>
                <w:noProof/>
              </w:rPr>
              <w:t>3.1.</w:t>
            </w:r>
            <w:r w:rsidR="00882E22">
              <w:rPr>
                <w:rFonts w:asciiTheme="minorHAnsi" w:hAnsiTheme="minorHAnsi"/>
                <w:noProof/>
                <w:sz w:val="22"/>
                <w:lang w:val="es-PA" w:eastAsia="es-PA"/>
              </w:rPr>
              <w:tab/>
            </w:r>
            <w:r w:rsidR="00882E22" w:rsidRPr="004C6D97">
              <w:rPr>
                <w:rStyle w:val="Hipervnculo"/>
                <w:noProof/>
              </w:rPr>
              <w:t>ELICITACIÓN DE REQUISITOS FUNCIONALES Y NO FUNCIONALES</w:t>
            </w:r>
            <w:r w:rsidR="00882E22">
              <w:rPr>
                <w:noProof/>
                <w:webHidden/>
              </w:rPr>
              <w:tab/>
            </w:r>
            <w:r>
              <w:rPr>
                <w:noProof/>
                <w:webHidden/>
              </w:rPr>
              <w:fldChar w:fldCharType="begin"/>
            </w:r>
            <w:r w:rsidR="00882E22">
              <w:rPr>
                <w:noProof/>
                <w:webHidden/>
              </w:rPr>
              <w:instrText xml:space="preserve"> PAGEREF _Toc56096970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71" w:history="1">
            <w:r w:rsidR="00882E22" w:rsidRPr="004C6D97">
              <w:rPr>
                <w:rStyle w:val="Hipervnculo"/>
                <w:noProof/>
              </w:rPr>
              <w:t>3.1.1.</w:t>
            </w:r>
            <w:r w:rsidR="00882E22">
              <w:rPr>
                <w:rFonts w:asciiTheme="minorHAnsi" w:hAnsiTheme="minorHAnsi"/>
                <w:noProof/>
                <w:sz w:val="22"/>
                <w:lang w:val="es-PA" w:eastAsia="es-PA"/>
              </w:rPr>
              <w:tab/>
            </w:r>
            <w:r w:rsidR="00882E22" w:rsidRPr="004C6D97">
              <w:rPr>
                <w:rStyle w:val="Hipervnculo"/>
                <w:noProof/>
              </w:rPr>
              <w:t>ELICITACIÓN DE REQUISITOS FUNCIONALES</w:t>
            </w:r>
            <w:r w:rsidR="00882E22">
              <w:rPr>
                <w:noProof/>
                <w:webHidden/>
              </w:rPr>
              <w:tab/>
            </w:r>
            <w:r>
              <w:rPr>
                <w:noProof/>
                <w:webHidden/>
              </w:rPr>
              <w:fldChar w:fldCharType="begin"/>
            </w:r>
            <w:r w:rsidR="00882E22">
              <w:rPr>
                <w:noProof/>
                <w:webHidden/>
              </w:rPr>
              <w:instrText xml:space="preserve"> PAGEREF _Toc56096971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72" w:history="1">
            <w:r w:rsidR="00882E22" w:rsidRPr="004C6D97">
              <w:rPr>
                <w:rStyle w:val="Hipervnculo"/>
                <w:noProof/>
              </w:rPr>
              <w:t>3.1.1.1.</w:t>
            </w:r>
            <w:r w:rsidR="00882E22">
              <w:rPr>
                <w:rFonts w:asciiTheme="minorHAnsi" w:hAnsiTheme="minorHAnsi"/>
                <w:noProof/>
                <w:sz w:val="22"/>
                <w:lang w:val="es-PA" w:eastAsia="es-PA"/>
              </w:rPr>
              <w:tab/>
            </w:r>
            <w:r w:rsidR="00882E22" w:rsidRPr="004C6D97">
              <w:rPr>
                <w:rStyle w:val="Hipervnculo"/>
                <w:noProof/>
              </w:rPr>
              <w:t>REQUISITOS FUNCIONALES DE PROCESO</w:t>
            </w:r>
            <w:r w:rsidR="00882E22">
              <w:rPr>
                <w:noProof/>
                <w:webHidden/>
              </w:rPr>
              <w:tab/>
            </w:r>
            <w:r>
              <w:rPr>
                <w:noProof/>
                <w:webHidden/>
              </w:rPr>
              <w:fldChar w:fldCharType="begin"/>
            </w:r>
            <w:r w:rsidR="00882E22">
              <w:rPr>
                <w:noProof/>
                <w:webHidden/>
              </w:rPr>
              <w:instrText xml:space="preserve"> PAGEREF _Toc56096972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73" w:history="1">
            <w:r w:rsidR="00882E22" w:rsidRPr="004C6D97">
              <w:rPr>
                <w:rStyle w:val="Hipervnculo"/>
                <w:noProof/>
              </w:rPr>
              <w:t>3.1.1.2.</w:t>
            </w:r>
            <w:r w:rsidR="00882E22">
              <w:rPr>
                <w:rFonts w:asciiTheme="minorHAnsi" w:hAnsiTheme="minorHAnsi"/>
                <w:noProof/>
                <w:sz w:val="22"/>
                <w:lang w:val="es-PA" w:eastAsia="es-PA"/>
              </w:rPr>
              <w:tab/>
            </w:r>
            <w:r w:rsidR="00882E22" w:rsidRPr="004C6D97">
              <w:rPr>
                <w:rStyle w:val="Hipervnculo"/>
                <w:noProof/>
              </w:rPr>
              <w:t>REQUISITOS FUNCIONALES DE SEGURIDAD</w:t>
            </w:r>
            <w:r w:rsidR="00882E22">
              <w:rPr>
                <w:noProof/>
                <w:webHidden/>
              </w:rPr>
              <w:tab/>
            </w:r>
            <w:r>
              <w:rPr>
                <w:noProof/>
                <w:webHidden/>
              </w:rPr>
              <w:fldChar w:fldCharType="begin"/>
            </w:r>
            <w:r w:rsidR="00882E22">
              <w:rPr>
                <w:noProof/>
                <w:webHidden/>
              </w:rPr>
              <w:instrText xml:space="preserve"> PAGEREF _Toc56096973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74" w:history="1">
            <w:r w:rsidR="00882E22" w:rsidRPr="004C6D97">
              <w:rPr>
                <w:rStyle w:val="Hipervnculo"/>
                <w:noProof/>
              </w:rPr>
              <w:t>3.1.1.3.</w:t>
            </w:r>
            <w:r w:rsidR="00882E22">
              <w:rPr>
                <w:rFonts w:asciiTheme="minorHAnsi" w:hAnsiTheme="minorHAnsi"/>
                <w:noProof/>
                <w:sz w:val="22"/>
                <w:lang w:val="es-PA" w:eastAsia="es-PA"/>
              </w:rPr>
              <w:tab/>
            </w:r>
            <w:r w:rsidR="00882E22" w:rsidRPr="004C6D97">
              <w:rPr>
                <w:rStyle w:val="Hipervnculo"/>
                <w:noProof/>
              </w:rPr>
              <w:t>REQUISITOS FUNCIONALES DE INTERFAZ EXTERNAS</w:t>
            </w:r>
            <w:r w:rsidR="00882E22">
              <w:rPr>
                <w:noProof/>
                <w:webHidden/>
              </w:rPr>
              <w:tab/>
            </w:r>
            <w:r>
              <w:rPr>
                <w:noProof/>
                <w:webHidden/>
              </w:rPr>
              <w:fldChar w:fldCharType="begin"/>
            </w:r>
            <w:r w:rsidR="00882E22">
              <w:rPr>
                <w:noProof/>
                <w:webHidden/>
              </w:rPr>
              <w:instrText xml:space="preserve"> PAGEREF _Toc56096974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75" w:history="1">
            <w:r w:rsidR="00882E22" w:rsidRPr="004C6D97">
              <w:rPr>
                <w:rStyle w:val="Hipervnculo"/>
                <w:noProof/>
              </w:rPr>
              <w:t>3.1.2.</w:t>
            </w:r>
            <w:r w:rsidR="00882E22">
              <w:rPr>
                <w:rFonts w:asciiTheme="minorHAnsi" w:hAnsiTheme="minorHAnsi"/>
                <w:noProof/>
                <w:sz w:val="22"/>
                <w:lang w:val="es-PA" w:eastAsia="es-PA"/>
              </w:rPr>
              <w:tab/>
            </w:r>
            <w:r w:rsidR="00882E22" w:rsidRPr="004C6D97">
              <w:rPr>
                <w:rStyle w:val="Hipervnculo"/>
                <w:noProof/>
              </w:rPr>
              <w:t>ELICITACIÓN DE REQUISITOS NO FUNCIONALES</w:t>
            </w:r>
            <w:r w:rsidR="00882E22">
              <w:rPr>
                <w:noProof/>
                <w:webHidden/>
              </w:rPr>
              <w:tab/>
            </w:r>
            <w:r>
              <w:rPr>
                <w:noProof/>
                <w:webHidden/>
              </w:rPr>
              <w:fldChar w:fldCharType="begin"/>
            </w:r>
            <w:r w:rsidR="00882E22">
              <w:rPr>
                <w:noProof/>
                <w:webHidden/>
              </w:rPr>
              <w:instrText xml:space="preserve"> PAGEREF _Toc56096975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76" w:history="1">
            <w:r w:rsidR="00882E22" w:rsidRPr="004C6D97">
              <w:rPr>
                <w:rStyle w:val="Hipervnculo"/>
                <w:noProof/>
              </w:rPr>
              <w:t>3.1.2.1.</w:t>
            </w:r>
            <w:r w:rsidR="00882E22">
              <w:rPr>
                <w:rFonts w:asciiTheme="minorHAnsi" w:hAnsiTheme="minorHAnsi"/>
                <w:noProof/>
                <w:sz w:val="22"/>
                <w:lang w:val="es-PA" w:eastAsia="es-PA"/>
              </w:rPr>
              <w:tab/>
            </w:r>
            <w:r w:rsidR="00882E22" w:rsidRPr="004C6D97">
              <w:rPr>
                <w:rStyle w:val="Hipervnculo"/>
                <w:noProof/>
              </w:rPr>
              <w:t>REQUISITOS NO FUNCIONALES DE EFICIENCIA</w:t>
            </w:r>
            <w:r w:rsidR="00882E22">
              <w:rPr>
                <w:noProof/>
                <w:webHidden/>
              </w:rPr>
              <w:tab/>
            </w:r>
            <w:r>
              <w:rPr>
                <w:noProof/>
                <w:webHidden/>
              </w:rPr>
              <w:fldChar w:fldCharType="begin"/>
            </w:r>
            <w:r w:rsidR="00882E22">
              <w:rPr>
                <w:noProof/>
                <w:webHidden/>
              </w:rPr>
              <w:instrText xml:space="preserve"> PAGEREF _Toc56096976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77" w:history="1">
            <w:r w:rsidR="00882E22" w:rsidRPr="004C6D97">
              <w:rPr>
                <w:rStyle w:val="Hipervnculo"/>
                <w:noProof/>
              </w:rPr>
              <w:t>3.1.2.2.</w:t>
            </w:r>
            <w:r w:rsidR="00882E22">
              <w:rPr>
                <w:rFonts w:asciiTheme="minorHAnsi" w:hAnsiTheme="minorHAnsi"/>
                <w:noProof/>
                <w:sz w:val="22"/>
                <w:lang w:val="es-PA" w:eastAsia="es-PA"/>
              </w:rPr>
              <w:tab/>
            </w:r>
            <w:r w:rsidR="00882E22" w:rsidRPr="004C6D97">
              <w:rPr>
                <w:rStyle w:val="Hipervnculo"/>
                <w:noProof/>
              </w:rPr>
              <w:t>REQUISITOS NO FUNCIONALES DE SEGURIDAD DE DATOS</w:t>
            </w:r>
            <w:r w:rsidR="00882E22">
              <w:rPr>
                <w:noProof/>
                <w:webHidden/>
              </w:rPr>
              <w:tab/>
            </w:r>
            <w:r>
              <w:rPr>
                <w:noProof/>
                <w:webHidden/>
              </w:rPr>
              <w:fldChar w:fldCharType="begin"/>
            </w:r>
            <w:r w:rsidR="00882E22">
              <w:rPr>
                <w:noProof/>
                <w:webHidden/>
              </w:rPr>
              <w:instrText xml:space="preserve"> PAGEREF _Toc56096977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78" w:history="1">
            <w:r w:rsidR="00882E22" w:rsidRPr="004C6D97">
              <w:rPr>
                <w:rStyle w:val="Hipervnculo"/>
                <w:noProof/>
              </w:rPr>
              <w:t>3.1.2.3.</w:t>
            </w:r>
            <w:r w:rsidR="00882E22">
              <w:rPr>
                <w:rFonts w:asciiTheme="minorHAnsi" w:hAnsiTheme="minorHAnsi"/>
                <w:noProof/>
                <w:sz w:val="22"/>
                <w:lang w:val="es-PA" w:eastAsia="es-PA"/>
              </w:rPr>
              <w:tab/>
            </w:r>
            <w:r w:rsidR="00882E22" w:rsidRPr="004C6D97">
              <w:rPr>
                <w:rStyle w:val="Hipervnculo"/>
                <w:noProof/>
              </w:rPr>
              <w:t>REQUISITOS NO FUNCIONALES DE USABILIDAD</w:t>
            </w:r>
            <w:r w:rsidR="00882E22">
              <w:rPr>
                <w:noProof/>
                <w:webHidden/>
              </w:rPr>
              <w:tab/>
            </w:r>
            <w:r>
              <w:rPr>
                <w:noProof/>
                <w:webHidden/>
              </w:rPr>
              <w:fldChar w:fldCharType="begin"/>
            </w:r>
            <w:r w:rsidR="00882E22">
              <w:rPr>
                <w:noProof/>
                <w:webHidden/>
              </w:rPr>
              <w:instrText xml:space="preserve"> PAGEREF _Toc56096978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79" w:history="1">
            <w:r w:rsidR="00882E22" w:rsidRPr="004C6D97">
              <w:rPr>
                <w:rStyle w:val="Hipervnculo"/>
                <w:noProof/>
              </w:rPr>
              <w:t>3.1.2.4.</w:t>
            </w:r>
            <w:r w:rsidR="00882E22">
              <w:rPr>
                <w:rFonts w:asciiTheme="minorHAnsi" w:hAnsiTheme="minorHAnsi"/>
                <w:noProof/>
                <w:sz w:val="22"/>
                <w:lang w:val="es-PA" w:eastAsia="es-PA"/>
              </w:rPr>
              <w:tab/>
            </w:r>
            <w:r w:rsidR="00882E22" w:rsidRPr="004C6D97">
              <w:rPr>
                <w:rStyle w:val="Hipervnculo"/>
                <w:noProof/>
              </w:rPr>
              <w:t>REQUISITOS NO FUNCIONALES DE DEPENDIBILIDAD</w:t>
            </w:r>
            <w:r w:rsidR="00882E22">
              <w:rPr>
                <w:noProof/>
                <w:webHidden/>
              </w:rPr>
              <w:tab/>
            </w:r>
            <w:r>
              <w:rPr>
                <w:noProof/>
                <w:webHidden/>
              </w:rPr>
              <w:fldChar w:fldCharType="begin"/>
            </w:r>
            <w:r w:rsidR="00882E22">
              <w:rPr>
                <w:noProof/>
                <w:webHidden/>
              </w:rPr>
              <w:instrText xml:space="preserve"> PAGEREF _Toc56096979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80" w:history="1">
            <w:r w:rsidR="00882E22" w:rsidRPr="004C6D97">
              <w:rPr>
                <w:rStyle w:val="Hipervnculo"/>
                <w:noProof/>
              </w:rPr>
              <w:t>3.2.</w:t>
            </w:r>
            <w:r w:rsidR="00882E22">
              <w:rPr>
                <w:rFonts w:asciiTheme="minorHAnsi" w:hAnsiTheme="minorHAnsi"/>
                <w:noProof/>
                <w:sz w:val="22"/>
                <w:lang w:val="es-PA" w:eastAsia="es-PA"/>
              </w:rPr>
              <w:tab/>
            </w:r>
            <w:r w:rsidR="00882E22" w:rsidRPr="004C6D97">
              <w:rPr>
                <w:rStyle w:val="Hipervnculo"/>
                <w:noProof/>
              </w:rPr>
              <w:t>DIAGRAMAS DE CASOS DE USO</w:t>
            </w:r>
            <w:r w:rsidR="00882E22">
              <w:rPr>
                <w:noProof/>
                <w:webHidden/>
              </w:rPr>
              <w:tab/>
            </w:r>
            <w:r>
              <w:rPr>
                <w:noProof/>
                <w:webHidden/>
              </w:rPr>
              <w:fldChar w:fldCharType="begin"/>
            </w:r>
            <w:r w:rsidR="00882E22">
              <w:rPr>
                <w:noProof/>
                <w:webHidden/>
              </w:rPr>
              <w:instrText xml:space="preserve"> PAGEREF _Toc56096980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81" w:history="1">
            <w:r w:rsidR="00882E22" w:rsidRPr="004C6D97">
              <w:rPr>
                <w:rStyle w:val="Hipervnculo"/>
                <w:noProof/>
              </w:rPr>
              <w:t>3.2.1.</w:t>
            </w:r>
            <w:r w:rsidR="00882E22">
              <w:rPr>
                <w:rFonts w:asciiTheme="minorHAnsi" w:hAnsiTheme="minorHAnsi"/>
                <w:noProof/>
                <w:sz w:val="22"/>
                <w:lang w:val="es-PA" w:eastAsia="es-PA"/>
              </w:rPr>
              <w:tab/>
            </w:r>
            <w:r w:rsidR="00882E22" w:rsidRPr="004C6D97">
              <w:rPr>
                <w:rStyle w:val="Hipervnculo"/>
                <w:noProof/>
              </w:rPr>
              <w:t>CASO DE USO DE INICIO DE SESIÓN</w:t>
            </w:r>
            <w:r w:rsidR="00882E22">
              <w:rPr>
                <w:noProof/>
                <w:webHidden/>
              </w:rPr>
              <w:tab/>
            </w:r>
            <w:r>
              <w:rPr>
                <w:noProof/>
                <w:webHidden/>
              </w:rPr>
              <w:fldChar w:fldCharType="begin"/>
            </w:r>
            <w:r w:rsidR="00882E22">
              <w:rPr>
                <w:noProof/>
                <w:webHidden/>
              </w:rPr>
              <w:instrText xml:space="preserve"> PAGEREF _Toc56096981 \h </w:instrText>
            </w:r>
            <w:r>
              <w:rPr>
                <w:noProof/>
                <w:webHidden/>
              </w:rPr>
            </w:r>
            <w:r>
              <w:rPr>
                <w:noProof/>
                <w:webHidden/>
              </w:rPr>
              <w:fldChar w:fldCharType="separate"/>
            </w:r>
            <w:r w:rsidR="00882E22">
              <w:rPr>
                <w:noProof/>
                <w:webHidden/>
              </w:rPr>
              <w:t>58</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82" w:history="1">
            <w:r w:rsidR="00882E22" w:rsidRPr="004C6D97">
              <w:rPr>
                <w:rStyle w:val="Hipervnculo"/>
                <w:noProof/>
              </w:rPr>
              <w:t>3.2.2.</w:t>
            </w:r>
            <w:r w:rsidR="00882E22">
              <w:rPr>
                <w:rFonts w:asciiTheme="minorHAnsi" w:hAnsiTheme="minorHAnsi"/>
                <w:noProof/>
                <w:sz w:val="22"/>
                <w:lang w:val="es-PA" w:eastAsia="es-PA"/>
              </w:rPr>
              <w:tab/>
            </w:r>
            <w:r w:rsidR="00882E22" w:rsidRPr="004C6D97">
              <w:rPr>
                <w:rStyle w:val="Hipervnculo"/>
                <w:noProof/>
              </w:rPr>
              <w:t>CASO DE USO APLICAR A TEMA D TRABAJO DE GRADUACIÓN</w:t>
            </w:r>
            <w:r w:rsidR="00882E22">
              <w:rPr>
                <w:noProof/>
                <w:webHidden/>
              </w:rPr>
              <w:tab/>
            </w:r>
            <w:r>
              <w:rPr>
                <w:noProof/>
                <w:webHidden/>
              </w:rPr>
              <w:fldChar w:fldCharType="begin"/>
            </w:r>
            <w:r w:rsidR="00882E22">
              <w:rPr>
                <w:noProof/>
                <w:webHidden/>
              </w:rPr>
              <w:instrText xml:space="preserve"> PAGEREF _Toc56096982 \h </w:instrText>
            </w:r>
            <w:r>
              <w:rPr>
                <w:noProof/>
                <w:webHidden/>
              </w:rPr>
            </w:r>
            <w:r>
              <w:rPr>
                <w:noProof/>
                <w:webHidden/>
              </w:rPr>
              <w:fldChar w:fldCharType="separate"/>
            </w:r>
            <w:r w:rsidR="00882E22">
              <w:rPr>
                <w:noProof/>
                <w:webHidden/>
              </w:rPr>
              <w:t>60</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83" w:history="1">
            <w:r w:rsidR="00882E22" w:rsidRPr="004C6D97">
              <w:rPr>
                <w:rStyle w:val="Hipervnculo"/>
                <w:noProof/>
              </w:rPr>
              <w:t>3.2.3.</w:t>
            </w:r>
            <w:r w:rsidR="00882E22">
              <w:rPr>
                <w:rFonts w:asciiTheme="minorHAnsi" w:hAnsiTheme="minorHAnsi"/>
                <w:noProof/>
                <w:sz w:val="22"/>
                <w:lang w:val="es-PA" w:eastAsia="es-PA"/>
              </w:rPr>
              <w:tab/>
            </w:r>
            <w:r w:rsidR="00882E22" w:rsidRPr="004C6D97">
              <w:rPr>
                <w:rStyle w:val="Hipervnculo"/>
                <w:noProof/>
              </w:rPr>
              <w:t>CASO DE USO DE AGREGAR UN TEMA DE TRABAJO DE GRADUACIÓN</w:t>
            </w:r>
            <w:r w:rsidR="00882E22">
              <w:rPr>
                <w:noProof/>
                <w:webHidden/>
              </w:rPr>
              <w:tab/>
            </w:r>
            <w:r>
              <w:rPr>
                <w:noProof/>
                <w:webHidden/>
              </w:rPr>
              <w:fldChar w:fldCharType="begin"/>
            </w:r>
            <w:r w:rsidR="00882E22">
              <w:rPr>
                <w:noProof/>
                <w:webHidden/>
              </w:rPr>
              <w:instrText xml:space="preserve"> PAGEREF _Toc56096983 \h </w:instrText>
            </w:r>
            <w:r>
              <w:rPr>
                <w:noProof/>
                <w:webHidden/>
              </w:rPr>
            </w:r>
            <w:r>
              <w:rPr>
                <w:noProof/>
                <w:webHidden/>
              </w:rPr>
              <w:fldChar w:fldCharType="separate"/>
            </w:r>
            <w:r w:rsidR="00882E22">
              <w:rPr>
                <w:noProof/>
                <w:webHidden/>
              </w:rPr>
              <w:t>65</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84" w:history="1">
            <w:r w:rsidR="00882E22" w:rsidRPr="004C6D97">
              <w:rPr>
                <w:rStyle w:val="Hipervnculo"/>
                <w:noProof/>
              </w:rPr>
              <w:t>3.2.4.</w:t>
            </w:r>
            <w:r w:rsidR="00882E22">
              <w:rPr>
                <w:rFonts w:asciiTheme="minorHAnsi" w:hAnsiTheme="minorHAnsi"/>
                <w:noProof/>
                <w:sz w:val="22"/>
                <w:lang w:val="es-PA" w:eastAsia="es-PA"/>
              </w:rPr>
              <w:tab/>
            </w:r>
            <w:r w:rsidR="00882E22" w:rsidRPr="004C6D97">
              <w:rPr>
                <w:rStyle w:val="Hipervnculo"/>
                <w:noProof/>
              </w:rPr>
              <w:t>CASO DE USO MATENIMIENTO DE LAS OPCIONES DE TRABAJO DE GRADUACIÓN</w:t>
            </w:r>
            <w:r w:rsidR="00882E22">
              <w:rPr>
                <w:noProof/>
                <w:webHidden/>
              </w:rPr>
              <w:tab/>
            </w:r>
            <w:r>
              <w:rPr>
                <w:noProof/>
                <w:webHidden/>
              </w:rPr>
              <w:fldChar w:fldCharType="begin"/>
            </w:r>
            <w:r w:rsidR="00882E22">
              <w:rPr>
                <w:noProof/>
                <w:webHidden/>
              </w:rPr>
              <w:instrText xml:space="preserve"> PAGEREF _Toc56096984 \h </w:instrText>
            </w:r>
            <w:r>
              <w:rPr>
                <w:noProof/>
                <w:webHidden/>
              </w:rPr>
            </w:r>
            <w:r>
              <w:rPr>
                <w:noProof/>
                <w:webHidden/>
              </w:rPr>
              <w:fldChar w:fldCharType="separate"/>
            </w:r>
            <w:r w:rsidR="00882E22">
              <w:rPr>
                <w:noProof/>
                <w:webHidden/>
              </w:rPr>
              <w:t>68</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6985" w:history="1">
            <w:r w:rsidR="00882E22" w:rsidRPr="004C6D97">
              <w:rPr>
                <w:rStyle w:val="Hipervnculo"/>
                <w:noProof/>
              </w:rPr>
              <w:t>IV DISEÑO DEL SISTEMA</w:t>
            </w:r>
            <w:r w:rsidR="00882E22">
              <w:rPr>
                <w:noProof/>
                <w:webHidden/>
              </w:rPr>
              <w:tab/>
            </w:r>
            <w:r>
              <w:rPr>
                <w:noProof/>
                <w:webHidden/>
              </w:rPr>
              <w:fldChar w:fldCharType="begin"/>
            </w:r>
            <w:r w:rsidR="00882E22">
              <w:rPr>
                <w:noProof/>
                <w:webHidden/>
              </w:rPr>
              <w:instrText xml:space="preserve"> PAGEREF _Toc56096985 \h </w:instrText>
            </w:r>
            <w:r>
              <w:rPr>
                <w:noProof/>
                <w:webHidden/>
              </w:rPr>
            </w:r>
            <w:r>
              <w:rPr>
                <w:noProof/>
                <w:webHidden/>
              </w:rPr>
              <w:fldChar w:fldCharType="separate"/>
            </w:r>
            <w:r w:rsidR="00882E22">
              <w:rPr>
                <w:noProof/>
                <w:webHidden/>
              </w:rPr>
              <w:t>74</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6986" w:history="1">
            <w:r w:rsidR="00882E22" w:rsidRPr="004C6D97">
              <w:rPr>
                <w:rStyle w:val="Hipervnculo"/>
                <w:noProof/>
              </w:rPr>
              <w:t>4.1.</w:t>
            </w:r>
            <w:r w:rsidR="00882E22">
              <w:rPr>
                <w:rFonts w:asciiTheme="minorHAnsi" w:hAnsiTheme="minorHAnsi"/>
                <w:noProof/>
                <w:sz w:val="22"/>
                <w:lang w:val="es-PA" w:eastAsia="es-PA"/>
              </w:rPr>
              <w:tab/>
            </w:r>
            <w:r w:rsidR="00882E22" w:rsidRPr="004C6D97">
              <w:rPr>
                <w:rStyle w:val="Hipervnculo"/>
                <w:noProof/>
              </w:rPr>
              <w:t>HERRAMIENTAS DE DESARROLLO Y DISEÑO DEL SISTEMA</w:t>
            </w:r>
            <w:r w:rsidR="00882E22">
              <w:rPr>
                <w:noProof/>
                <w:webHidden/>
              </w:rPr>
              <w:tab/>
            </w:r>
            <w:r>
              <w:rPr>
                <w:noProof/>
                <w:webHidden/>
              </w:rPr>
              <w:fldChar w:fldCharType="begin"/>
            </w:r>
            <w:r w:rsidR="00882E22">
              <w:rPr>
                <w:noProof/>
                <w:webHidden/>
              </w:rPr>
              <w:instrText xml:space="preserve"> PAGEREF _Toc56096986 \h </w:instrText>
            </w:r>
            <w:r>
              <w:rPr>
                <w:noProof/>
                <w:webHidden/>
              </w:rPr>
            </w:r>
            <w:r>
              <w:rPr>
                <w:noProof/>
                <w:webHidden/>
              </w:rPr>
              <w:fldChar w:fldCharType="separate"/>
            </w:r>
            <w:r w:rsidR="00882E22">
              <w:rPr>
                <w:noProof/>
                <w:webHidden/>
              </w:rPr>
              <w:t>75</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87" w:history="1">
            <w:r w:rsidR="00882E22" w:rsidRPr="004C6D97">
              <w:rPr>
                <w:rStyle w:val="Hipervnculo"/>
                <w:noProof/>
              </w:rPr>
              <w:t>4.1.1.</w:t>
            </w:r>
            <w:r w:rsidR="00882E22">
              <w:rPr>
                <w:rFonts w:asciiTheme="minorHAnsi" w:hAnsiTheme="minorHAnsi"/>
                <w:noProof/>
                <w:sz w:val="22"/>
                <w:lang w:val="es-PA" w:eastAsia="es-PA"/>
              </w:rPr>
              <w:tab/>
            </w:r>
            <w:r w:rsidR="00882E22" w:rsidRPr="004C6D97">
              <w:rPr>
                <w:rStyle w:val="Hipervnculo"/>
                <w:noProof/>
              </w:rPr>
              <w:t>ANGULAR JS</w:t>
            </w:r>
            <w:r w:rsidR="00882E22">
              <w:rPr>
                <w:noProof/>
                <w:webHidden/>
              </w:rPr>
              <w:tab/>
            </w:r>
            <w:r>
              <w:rPr>
                <w:noProof/>
                <w:webHidden/>
              </w:rPr>
              <w:fldChar w:fldCharType="begin"/>
            </w:r>
            <w:r w:rsidR="00882E22">
              <w:rPr>
                <w:noProof/>
                <w:webHidden/>
              </w:rPr>
              <w:instrText xml:space="preserve"> PAGEREF _Toc56096987 \h </w:instrText>
            </w:r>
            <w:r>
              <w:rPr>
                <w:noProof/>
                <w:webHidden/>
              </w:rPr>
            </w:r>
            <w:r>
              <w:rPr>
                <w:noProof/>
                <w:webHidden/>
              </w:rPr>
              <w:fldChar w:fldCharType="separate"/>
            </w:r>
            <w:r w:rsidR="00882E22">
              <w:rPr>
                <w:noProof/>
                <w:webHidden/>
              </w:rPr>
              <w:t>75</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88" w:history="1">
            <w:r w:rsidR="00882E22" w:rsidRPr="004C6D97">
              <w:rPr>
                <w:rStyle w:val="Hipervnculo"/>
                <w:noProof/>
              </w:rPr>
              <w:t>4.1.1.1.</w:t>
            </w:r>
            <w:r w:rsidR="00882E22">
              <w:rPr>
                <w:rFonts w:asciiTheme="minorHAnsi" w:hAnsiTheme="minorHAnsi"/>
                <w:noProof/>
                <w:sz w:val="22"/>
                <w:lang w:val="es-PA" w:eastAsia="es-PA"/>
              </w:rPr>
              <w:tab/>
            </w:r>
            <w:r w:rsidR="00882E22" w:rsidRPr="004C6D97">
              <w:rPr>
                <w:rStyle w:val="Hipervnculo"/>
                <w:noProof/>
              </w:rPr>
              <w:t>CARACTERÍSTICAS DE ANGULAR JS</w:t>
            </w:r>
            <w:r w:rsidR="00882E22">
              <w:rPr>
                <w:noProof/>
                <w:webHidden/>
              </w:rPr>
              <w:tab/>
            </w:r>
            <w:r>
              <w:rPr>
                <w:noProof/>
                <w:webHidden/>
              </w:rPr>
              <w:fldChar w:fldCharType="begin"/>
            </w:r>
            <w:r w:rsidR="00882E22">
              <w:rPr>
                <w:noProof/>
                <w:webHidden/>
              </w:rPr>
              <w:instrText xml:space="preserve"> PAGEREF _Toc56096988 \h </w:instrText>
            </w:r>
            <w:r>
              <w:rPr>
                <w:noProof/>
                <w:webHidden/>
              </w:rPr>
            </w:r>
            <w:r>
              <w:rPr>
                <w:noProof/>
                <w:webHidden/>
              </w:rPr>
              <w:fldChar w:fldCharType="separate"/>
            </w:r>
            <w:r w:rsidR="00882E22">
              <w:rPr>
                <w:noProof/>
                <w:webHidden/>
              </w:rPr>
              <w:t>75</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89" w:history="1">
            <w:r w:rsidR="00882E22" w:rsidRPr="004C6D97">
              <w:rPr>
                <w:rStyle w:val="Hipervnculo"/>
                <w:noProof/>
              </w:rPr>
              <w:t>4.1.1.2.</w:t>
            </w:r>
            <w:r w:rsidR="00882E22">
              <w:rPr>
                <w:rFonts w:asciiTheme="minorHAnsi" w:hAnsiTheme="minorHAnsi"/>
                <w:noProof/>
                <w:sz w:val="22"/>
                <w:lang w:val="es-PA" w:eastAsia="es-PA"/>
              </w:rPr>
              <w:tab/>
            </w:r>
            <w:r w:rsidR="00882E22" w:rsidRPr="004C6D97">
              <w:rPr>
                <w:rStyle w:val="Hipervnculo"/>
                <w:noProof/>
              </w:rPr>
              <w:t>ARTEFACTOS</w:t>
            </w:r>
            <w:r w:rsidR="00882E22">
              <w:rPr>
                <w:noProof/>
                <w:webHidden/>
              </w:rPr>
              <w:tab/>
            </w:r>
            <w:r>
              <w:rPr>
                <w:noProof/>
                <w:webHidden/>
              </w:rPr>
              <w:fldChar w:fldCharType="begin"/>
            </w:r>
            <w:r w:rsidR="00882E22">
              <w:rPr>
                <w:noProof/>
                <w:webHidden/>
              </w:rPr>
              <w:instrText xml:space="preserve"> PAGEREF _Toc56096989 \h </w:instrText>
            </w:r>
            <w:r>
              <w:rPr>
                <w:noProof/>
                <w:webHidden/>
              </w:rPr>
            </w:r>
            <w:r>
              <w:rPr>
                <w:noProof/>
                <w:webHidden/>
              </w:rPr>
              <w:fldChar w:fldCharType="separate"/>
            </w:r>
            <w:r w:rsidR="00882E22">
              <w:rPr>
                <w:noProof/>
                <w:webHidden/>
              </w:rPr>
              <w:t>76</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6990" w:history="1">
            <w:r w:rsidR="00882E22" w:rsidRPr="004C6D97">
              <w:rPr>
                <w:rStyle w:val="Hipervnculo"/>
                <w:noProof/>
              </w:rPr>
              <w:t>4.1.1.2.1.</w:t>
            </w:r>
            <w:r w:rsidR="00882E22">
              <w:rPr>
                <w:rFonts w:asciiTheme="minorHAnsi" w:hAnsiTheme="minorHAnsi"/>
                <w:noProof/>
                <w:sz w:val="22"/>
                <w:lang w:val="es-PA" w:eastAsia="es-PA"/>
              </w:rPr>
              <w:tab/>
            </w:r>
            <w:r w:rsidR="00882E22" w:rsidRPr="004C6D97">
              <w:rPr>
                <w:rStyle w:val="Hipervnculo"/>
                <w:noProof/>
              </w:rPr>
              <w:t>MÓDULOS</w:t>
            </w:r>
            <w:r w:rsidR="00882E22">
              <w:rPr>
                <w:noProof/>
                <w:webHidden/>
              </w:rPr>
              <w:tab/>
            </w:r>
            <w:r>
              <w:rPr>
                <w:noProof/>
                <w:webHidden/>
              </w:rPr>
              <w:fldChar w:fldCharType="begin"/>
            </w:r>
            <w:r w:rsidR="00882E22">
              <w:rPr>
                <w:noProof/>
                <w:webHidden/>
              </w:rPr>
              <w:instrText xml:space="preserve"> PAGEREF _Toc56096990 \h </w:instrText>
            </w:r>
            <w:r>
              <w:rPr>
                <w:noProof/>
                <w:webHidden/>
              </w:rPr>
            </w:r>
            <w:r>
              <w:rPr>
                <w:noProof/>
                <w:webHidden/>
              </w:rPr>
              <w:fldChar w:fldCharType="separate"/>
            </w:r>
            <w:r w:rsidR="00882E22">
              <w:rPr>
                <w:noProof/>
                <w:webHidden/>
              </w:rPr>
              <w:t>76</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6991" w:history="1">
            <w:r w:rsidR="00882E22" w:rsidRPr="004C6D97">
              <w:rPr>
                <w:rStyle w:val="Hipervnculo"/>
                <w:noProof/>
              </w:rPr>
              <w:t>4.1.1.2.2.</w:t>
            </w:r>
            <w:r w:rsidR="00882E22">
              <w:rPr>
                <w:rFonts w:asciiTheme="minorHAnsi" w:hAnsiTheme="minorHAnsi"/>
                <w:noProof/>
                <w:sz w:val="22"/>
                <w:lang w:val="es-PA" w:eastAsia="es-PA"/>
              </w:rPr>
              <w:tab/>
            </w:r>
            <w:r w:rsidR="00882E22" w:rsidRPr="004C6D97">
              <w:rPr>
                <w:rStyle w:val="Hipervnculo"/>
                <w:noProof/>
              </w:rPr>
              <w:t>CONTROLADORES</w:t>
            </w:r>
            <w:r w:rsidR="00882E22">
              <w:rPr>
                <w:noProof/>
                <w:webHidden/>
              </w:rPr>
              <w:tab/>
            </w:r>
            <w:r>
              <w:rPr>
                <w:noProof/>
                <w:webHidden/>
              </w:rPr>
              <w:fldChar w:fldCharType="begin"/>
            </w:r>
            <w:r w:rsidR="00882E22">
              <w:rPr>
                <w:noProof/>
                <w:webHidden/>
              </w:rPr>
              <w:instrText xml:space="preserve"> PAGEREF _Toc56096991 \h </w:instrText>
            </w:r>
            <w:r>
              <w:rPr>
                <w:noProof/>
                <w:webHidden/>
              </w:rPr>
            </w:r>
            <w:r>
              <w:rPr>
                <w:noProof/>
                <w:webHidden/>
              </w:rPr>
              <w:fldChar w:fldCharType="separate"/>
            </w:r>
            <w:r w:rsidR="00882E22">
              <w:rPr>
                <w:noProof/>
                <w:webHidden/>
              </w:rPr>
              <w:t>77</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6992" w:history="1">
            <w:r w:rsidR="00882E22" w:rsidRPr="004C6D97">
              <w:rPr>
                <w:rStyle w:val="Hipervnculo"/>
                <w:noProof/>
              </w:rPr>
              <w:t>4.1.1.2.3.</w:t>
            </w:r>
            <w:r w:rsidR="00882E22">
              <w:rPr>
                <w:rFonts w:asciiTheme="minorHAnsi" w:hAnsiTheme="minorHAnsi"/>
                <w:noProof/>
                <w:sz w:val="22"/>
                <w:lang w:val="es-PA" w:eastAsia="es-PA"/>
              </w:rPr>
              <w:tab/>
            </w:r>
            <w:r w:rsidR="00882E22" w:rsidRPr="004C6D97">
              <w:rPr>
                <w:rStyle w:val="Hipervnculo"/>
                <w:noProof/>
              </w:rPr>
              <w:t>DIRECTIVAS</w:t>
            </w:r>
            <w:r w:rsidR="00882E22">
              <w:rPr>
                <w:noProof/>
                <w:webHidden/>
              </w:rPr>
              <w:tab/>
            </w:r>
            <w:r>
              <w:rPr>
                <w:noProof/>
                <w:webHidden/>
              </w:rPr>
              <w:fldChar w:fldCharType="begin"/>
            </w:r>
            <w:r w:rsidR="00882E22">
              <w:rPr>
                <w:noProof/>
                <w:webHidden/>
              </w:rPr>
              <w:instrText xml:space="preserve"> PAGEREF _Toc56096992 \h </w:instrText>
            </w:r>
            <w:r>
              <w:rPr>
                <w:noProof/>
                <w:webHidden/>
              </w:rPr>
            </w:r>
            <w:r>
              <w:rPr>
                <w:noProof/>
                <w:webHidden/>
              </w:rPr>
              <w:fldChar w:fldCharType="separate"/>
            </w:r>
            <w:r w:rsidR="00882E22">
              <w:rPr>
                <w:noProof/>
                <w:webHidden/>
              </w:rPr>
              <w:t>77</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6993" w:history="1">
            <w:r w:rsidR="00882E22" w:rsidRPr="004C6D97">
              <w:rPr>
                <w:rStyle w:val="Hipervnculo"/>
                <w:noProof/>
              </w:rPr>
              <w:t>4.1.1.2.4.</w:t>
            </w:r>
            <w:r w:rsidR="00882E22">
              <w:rPr>
                <w:rFonts w:asciiTheme="minorHAnsi" w:hAnsiTheme="minorHAnsi"/>
                <w:noProof/>
                <w:sz w:val="22"/>
                <w:lang w:val="es-PA" w:eastAsia="es-PA"/>
              </w:rPr>
              <w:tab/>
            </w:r>
            <w:r w:rsidR="00882E22" w:rsidRPr="004C6D97">
              <w:rPr>
                <w:rStyle w:val="Hipervnculo"/>
                <w:noProof/>
              </w:rPr>
              <w:t>SERVICIOS</w:t>
            </w:r>
            <w:r w:rsidR="00882E22">
              <w:rPr>
                <w:noProof/>
                <w:webHidden/>
              </w:rPr>
              <w:tab/>
            </w:r>
            <w:r>
              <w:rPr>
                <w:noProof/>
                <w:webHidden/>
              </w:rPr>
              <w:fldChar w:fldCharType="begin"/>
            </w:r>
            <w:r w:rsidR="00882E22">
              <w:rPr>
                <w:noProof/>
                <w:webHidden/>
              </w:rPr>
              <w:instrText xml:space="preserve"> PAGEREF _Toc56096993 \h </w:instrText>
            </w:r>
            <w:r>
              <w:rPr>
                <w:noProof/>
                <w:webHidden/>
              </w:rPr>
            </w:r>
            <w:r>
              <w:rPr>
                <w:noProof/>
                <w:webHidden/>
              </w:rPr>
              <w:fldChar w:fldCharType="separate"/>
            </w:r>
            <w:r w:rsidR="00882E22">
              <w:rPr>
                <w:noProof/>
                <w:webHidden/>
              </w:rPr>
              <w:t>78</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6994" w:history="1">
            <w:r w:rsidR="00882E22" w:rsidRPr="004C6D97">
              <w:rPr>
                <w:rStyle w:val="Hipervnculo"/>
                <w:noProof/>
              </w:rPr>
              <w:t>4.1.1.2.5.</w:t>
            </w:r>
            <w:r w:rsidR="00882E22">
              <w:rPr>
                <w:rFonts w:asciiTheme="minorHAnsi" w:hAnsiTheme="minorHAnsi"/>
                <w:noProof/>
                <w:sz w:val="22"/>
                <w:lang w:val="es-PA" w:eastAsia="es-PA"/>
              </w:rPr>
              <w:tab/>
            </w:r>
            <w:r w:rsidR="00882E22" w:rsidRPr="004C6D97">
              <w:rPr>
                <w:rStyle w:val="Hipervnculo"/>
                <w:noProof/>
              </w:rPr>
              <w:t>FILTROS</w:t>
            </w:r>
            <w:r w:rsidR="00882E22">
              <w:rPr>
                <w:noProof/>
                <w:webHidden/>
              </w:rPr>
              <w:tab/>
            </w:r>
            <w:r>
              <w:rPr>
                <w:noProof/>
                <w:webHidden/>
              </w:rPr>
              <w:fldChar w:fldCharType="begin"/>
            </w:r>
            <w:r w:rsidR="00882E22">
              <w:rPr>
                <w:noProof/>
                <w:webHidden/>
              </w:rPr>
              <w:instrText xml:space="preserve"> PAGEREF _Toc56096994 \h </w:instrText>
            </w:r>
            <w:r>
              <w:rPr>
                <w:noProof/>
                <w:webHidden/>
              </w:rPr>
            </w:r>
            <w:r>
              <w:rPr>
                <w:noProof/>
                <w:webHidden/>
              </w:rPr>
              <w:fldChar w:fldCharType="separate"/>
            </w:r>
            <w:r w:rsidR="00882E22">
              <w:rPr>
                <w:noProof/>
                <w:webHidden/>
              </w:rPr>
              <w:t>79</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95" w:history="1">
            <w:r w:rsidR="00882E22" w:rsidRPr="004C6D97">
              <w:rPr>
                <w:rStyle w:val="Hipervnculo"/>
                <w:noProof/>
              </w:rPr>
              <w:t>4.1.1.3.</w:t>
            </w:r>
            <w:r w:rsidR="00882E22">
              <w:rPr>
                <w:rFonts w:asciiTheme="minorHAnsi" w:hAnsiTheme="minorHAnsi"/>
                <w:noProof/>
                <w:sz w:val="22"/>
                <w:lang w:val="es-PA" w:eastAsia="es-PA"/>
              </w:rPr>
              <w:tab/>
            </w:r>
            <w:r w:rsidR="00882E22" w:rsidRPr="004C6D97">
              <w:rPr>
                <w:rStyle w:val="Hipervnculo"/>
                <w:noProof/>
              </w:rPr>
              <w:t>ANGULAR Y EL MODELO MVC</w:t>
            </w:r>
            <w:r w:rsidR="00882E22">
              <w:rPr>
                <w:noProof/>
                <w:webHidden/>
              </w:rPr>
              <w:tab/>
            </w:r>
            <w:r>
              <w:rPr>
                <w:noProof/>
                <w:webHidden/>
              </w:rPr>
              <w:fldChar w:fldCharType="begin"/>
            </w:r>
            <w:r w:rsidR="00882E22">
              <w:rPr>
                <w:noProof/>
                <w:webHidden/>
              </w:rPr>
              <w:instrText xml:space="preserve"> PAGEREF _Toc56096995 \h </w:instrText>
            </w:r>
            <w:r>
              <w:rPr>
                <w:noProof/>
                <w:webHidden/>
              </w:rPr>
            </w:r>
            <w:r>
              <w:rPr>
                <w:noProof/>
                <w:webHidden/>
              </w:rPr>
              <w:fldChar w:fldCharType="separate"/>
            </w:r>
            <w:r w:rsidR="00882E22">
              <w:rPr>
                <w:noProof/>
                <w:webHidden/>
              </w:rPr>
              <w:t>79</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6996" w:history="1">
            <w:r w:rsidR="00882E22" w:rsidRPr="004C6D97">
              <w:rPr>
                <w:rStyle w:val="Hipervnculo"/>
                <w:noProof/>
              </w:rPr>
              <w:t>4.1.2.</w:t>
            </w:r>
            <w:r w:rsidR="00882E22">
              <w:rPr>
                <w:rFonts w:asciiTheme="minorHAnsi" w:hAnsiTheme="minorHAnsi"/>
                <w:noProof/>
                <w:sz w:val="22"/>
                <w:lang w:val="es-PA" w:eastAsia="es-PA"/>
              </w:rPr>
              <w:tab/>
            </w:r>
            <w:r w:rsidR="00882E22" w:rsidRPr="004C6D97">
              <w:rPr>
                <w:rStyle w:val="Hipervnculo"/>
                <w:noProof/>
              </w:rPr>
              <w:t>PHP (CONEXIÓN A LA BASE DE DATOS)</w:t>
            </w:r>
            <w:r w:rsidR="00882E22">
              <w:rPr>
                <w:noProof/>
                <w:webHidden/>
              </w:rPr>
              <w:tab/>
            </w:r>
            <w:r>
              <w:rPr>
                <w:noProof/>
                <w:webHidden/>
              </w:rPr>
              <w:fldChar w:fldCharType="begin"/>
            </w:r>
            <w:r w:rsidR="00882E22">
              <w:rPr>
                <w:noProof/>
                <w:webHidden/>
              </w:rPr>
              <w:instrText xml:space="preserve"> PAGEREF _Toc56096996 \h </w:instrText>
            </w:r>
            <w:r>
              <w:rPr>
                <w:noProof/>
                <w:webHidden/>
              </w:rPr>
            </w:r>
            <w:r>
              <w:rPr>
                <w:noProof/>
                <w:webHidden/>
              </w:rPr>
              <w:fldChar w:fldCharType="separate"/>
            </w:r>
            <w:r w:rsidR="00882E22">
              <w:rPr>
                <w:noProof/>
                <w:webHidden/>
              </w:rPr>
              <w:t>80</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97" w:history="1">
            <w:r w:rsidR="00882E22" w:rsidRPr="004C6D97">
              <w:rPr>
                <w:rStyle w:val="Hipervnculo"/>
                <w:noProof/>
              </w:rPr>
              <w:t>4.1.2.1.</w:t>
            </w:r>
            <w:r w:rsidR="00882E22">
              <w:rPr>
                <w:rFonts w:asciiTheme="minorHAnsi" w:hAnsiTheme="minorHAnsi"/>
                <w:noProof/>
                <w:sz w:val="22"/>
                <w:lang w:val="es-PA" w:eastAsia="es-PA"/>
              </w:rPr>
              <w:tab/>
            </w:r>
            <w:r w:rsidR="00882E22" w:rsidRPr="004C6D97">
              <w:rPr>
                <w:rStyle w:val="Hipervnculo"/>
                <w:noProof/>
              </w:rPr>
              <w:t>CARACTERÍSTICAS DE PHP</w:t>
            </w:r>
            <w:r w:rsidR="00882E22">
              <w:rPr>
                <w:noProof/>
                <w:webHidden/>
              </w:rPr>
              <w:tab/>
            </w:r>
            <w:r>
              <w:rPr>
                <w:noProof/>
                <w:webHidden/>
              </w:rPr>
              <w:fldChar w:fldCharType="begin"/>
            </w:r>
            <w:r w:rsidR="00882E22">
              <w:rPr>
                <w:noProof/>
                <w:webHidden/>
              </w:rPr>
              <w:instrText xml:space="preserve"> PAGEREF _Toc56096997 \h </w:instrText>
            </w:r>
            <w:r>
              <w:rPr>
                <w:noProof/>
                <w:webHidden/>
              </w:rPr>
            </w:r>
            <w:r>
              <w:rPr>
                <w:noProof/>
                <w:webHidden/>
              </w:rPr>
              <w:fldChar w:fldCharType="separate"/>
            </w:r>
            <w:r w:rsidR="00882E22">
              <w:rPr>
                <w:noProof/>
                <w:webHidden/>
              </w:rPr>
              <w:t>81</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6998" w:history="1">
            <w:r w:rsidR="00882E22" w:rsidRPr="004C6D97">
              <w:rPr>
                <w:rStyle w:val="Hipervnculo"/>
                <w:noProof/>
              </w:rPr>
              <w:t>4.1.2.2.</w:t>
            </w:r>
            <w:r w:rsidR="00882E22">
              <w:rPr>
                <w:rFonts w:asciiTheme="minorHAnsi" w:hAnsiTheme="minorHAnsi"/>
                <w:noProof/>
                <w:sz w:val="22"/>
                <w:lang w:val="es-PA" w:eastAsia="es-PA"/>
              </w:rPr>
              <w:tab/>
            </w:r>
            <w:r w:rsidR="00882E22" w:rsidRPr="004C6D97">
              <w:rPr>
                <w:rStyle w:val="Hipervnculo"/>
                <w:noProof/>
              </w:rPr>
              <w:t>VENTAJAS Y DESVENTAJAS</w:t>
            </w:r>
            <w:r w:rsidR="00882E22">
              <w:rPr>
                <w:noProof/>
                <w:webHidden/>
              </w:rPr>
              <w:tab/>
            </w:r>
            <w:r>
              <w:rPr>
                <w:noProof/>
                <w:webHidden/>
              </w:rPr>
              <w:fldChar w:fldCharType="begin"/>
            </w:r>
            <w:r w:rsidR="00882E22">
              <w:rPr>
                <w:noProof/>
                <w:webHidden/>
              </w:rPr>
              <w:instrText xml:space="preserve"> PAGEREF _Toc56096998 \h </w:instrText>
            </w:r>
            <w:r>
              <w:rPr>
                <w:noProof/>
                <w:webHidden/>
              </w:rPr>
            </w:r>
            <w:r>
              <w:rPr>
                <w:noProof/>
                <w:webHidden/>
              </w:rPr>
              <w:fldChar w:fldCharType="separate"/>
            </w:r>
            <w:r w:rsidR="00882E22">
              <w:rPr>
                <w:noProof/>
                <w:webHidden/>
              </w:rPr>
              <w:t>81</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6999" w:history="1">
            <w:r w:rsidR="00882E22" w:rsidRPr="004C6D97">
              <w:rPr>
                <w:rStyle w:val="Hipervnculo"/>
                <w:noProof/>
              </w:rPr>
              <w:t>4.1.2.2.1.</w:t>
            </w:r>
            <w:r w:rsidR="00882E22">
              <w:rPr>
                <w:rFonts w:asciiTheme="minorHAnsi" w:hAnsiTheme="minorHAnsi"/>
                <w:noProof/>
                <w:sz w:val="22"/>
                <w:lang w:val="es-PA" w:eastAsia="es-PA"/>
              </w:rPr>
              <w:tab/>
            </w:r>
            <w:r w:rsidR="00882E22" w:rsidRPr="004C6D97">
              <w:rPr>
                <w:rStyle w:val="Hipervnculo"/>
                <w:noProof/>
              </w:rPr>
              <w:t>VENTAJAS</w:t>
            </w:r>
            <w:r w:rsidR="00882E22">
              <w:rPr>
                <w:noProof/>
                <w:webHidden/>
              </w:rPr>
              <w:tab/>
            </w:r>
            <w:r>
              <w:rPr>
                <w:noProof/>
                <w:webHidden/>
              </w:rPr>
              <w:fldChar w:fldCharType="begin"/>
            </w:r>
            <w:r w:rsidR="00882E22">
              <w:rPr>
                <w:noProof/>
                <w:webHidden/>
              </w:rPr>
              <w:instrText xml:space="preserve"> PAGEREF _Toc56096999 \h </w:instrText>
            </w:r>
            <w:r>
              <w:rPr>
                <w:noProof/>
                <w:webHidden/>
              </w:rPr>
            </w:r>
            <w:r>
              <w:rPr>
                <w:noProof/>
                <w:webHidden/>
              </w:rPr>
              <w:fldChar w:fldCharType="separate"/>
            </w:r>
            <w:r w:rsidR="00882E22">
              <w:rPr>
                <w:noProof/>
                <w:webHidden/>
              </w:rPr>
              <w:t>81</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7000" w:history="1">
            <w:r w:rsidR="00882E22" w:rsidRPr="004C6D97">
              <w:rPr>
                <w:rStyle w:val="Hipervnculo"/>
                <w:noProof/>
              </w:rPr>
              <w:t>4.1.2.2.2.</w:t>
            </w:r>
            <w:r w:rsidR="00882E22">
              <w:rPr>
                <w:rFonts w:asciiTheme="minorHAnsi" w:hAnsiTheme="minorHAnsi"/>
                <w:noProof/>
                <w:sz w:val="22"/>
                <w:lang w:val="es-PA" w:eastAsia="es-PA"/>
              </w:rPr>
              <w:tab/>
            </w:r>
            <w:r w:rsidR="00882E22" w:rsidRPr="004C6D97">
              <w:rPr>
                <w:rStyle w:val="Hipervnculo"/>
                <w:noProof/>
              </w:rPr>
              <w:t>DESVENTAJAS</w:t>
            </w:r>
            <w:r w:rsidR="00882E22">
              <w:rPr>
                <w:noProof/>
                <w:webHidden/>
              </w:rPr>
              <w:tab/>
            </w:r>
            <w:r>
              <w:rPr>
                <w:noProof/>
                <w:webHidden/>
              </w:rPr>
              <w:fldChar w:fldCharType="begin"/>
            </w:r>
            <w:r w:rsidR="00882E22">
              <w:rPr>
                <w:noProof/>
                <w:webHidden/>
              </w:rPr>
              <w:instrText xml:space="preserve"> PAGEREF _Toc56097000 \h </w:instrText>
            </w:r>
            <w:r>
              <w:rPr>
                <w:noProof/>
                <w:webHidden/>
              </w:rPr>
            </w:r>
            <w:r>
              <w:rPr>
                <w:noProof/>
                <w:webHidden/>
              </w:rPr>
              <w:fldChar w:fldCharType="separate"/>
            </w:r>
            <w:r w:rsidR="00882E22">
              <w:rPr>
                <w:noProof/>
                <w:webHidden/>
              </w:rPr>
              <w:t>82</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01" w:history="1">
            <w:r w:rsidR="00882E22" w:rsidRPr="004C6D97">
              <w:rPr>
                <w:rStyle w:val="Hipervnculo"/>
                <w:noProof/>
              </w:rPr>
              <w:t>4.1.2.3.</w:t>
            </w:r>
            <w:r w:rsidR="00882E22">
              <w:rPr>
                <w:rFonts w:asciiTheme="minorHAnsi" w:hAnsiTheme="minorHAnsi"/>
                <w:noProof/>
                <w:sz w:val="22"/>
                <w:lang w:val="es-PA" w:eastAsia="es-PA"/>
              </w:rPr>
              <w:tab/>
            </w:r>
            <w:r w:rsidR="00882E22" w:rsidRPr="004C6D97">
              <w:rPr>
                <w:rStyle w:val="Hipervnculo"/>
                <w:noProof/>
              </w:rPr>
              <w:t>TRABAJAR CON BASES DE DATOS EN PHP</w:t>
            </w:r>
            <w:r w:rsidR="00882E22">
              <w:rPr>
                <w:noProof/>
                <w:webHidden/>
              </w:rPr>
              <w:tab/>
            </w:r>
            <w:r>
              <w:rPr>
                <w:noProof/>
                <w:webHidden/>
              </w:rPr>
              <w:fldChar w:fldCharType="begin"/>
            </w:r>
            <w:r w:rsidR="00882E22">
              <w:rPr>
                <w:noProof/>
                <w:webHidden/>
              </w:rPr>
              <w:instrText xml:space="preserve"> PAGEREF _Toc56097001 \h </w:instrText>
            </w:r>
            <w:r>
              <w:rPr>
                <w:noProof/>
                <w:webHidden/>
              </w:rPr>
            </w:r>
            <w:r>
              <w:rPr>
                <w:noProof/>
                <w:webHidden/>
              </w:rPr>
              <w:fldChar w:fldCharType="separate"/>
            </w:r>
            <w:r w:rsidR="00882E22">
              <w:rPr>
                <w:noProof/>
                <w:webHidden/>
              </w:rPr>
              <w:t>82</w:t>
            </w:r>
            <w:r>
              <w:rPr>
                <w:noProof/>
                <w:webHidden/>
              </w:rPr>
              <w:fldChar w:fldCharType="end"/>
            </w:r>
          </w:hyperlink>
        </w:p>
        <w:p w:rsidR="00882E22" w:rsidRDefault="00B6363C">
          <w:pPr>
            <w:pStyle w:val="TDC2"/>
            <w:tabs>
              <w:tab w:val="left" w:pos="1540"/>
              <w:tab w:val="right" w:leader="dot" w:pos="8828"/>
            </w:tabs>
            <w:rPr>
              <w:rFonts w:asciiTheme="minorHAnsi" w:hAnsiTheme="minorHAnsi"/>
              <w:noProof/>
              <w:sz w:val="22"/>
              <w:lang w:val="es-PA" w:eastAsia="es-PA"/>
            </w:rPr>
          </w:pPr>
          <w:hyperlink w:anchor="_Toc56097002" w:history="1">
            <w:r w:rsidR="00882E22" w:rsidRPr="004C6D97">
              <w:rPr>
                <w:rStyle w:val="Hipervnculo"/>
                <w:noProof/>
              </w:rPr>
              <w:t>4.1.2.3.1.</w:t>
            </w:r>
            <w:r w:rsidR="00882E22">
              <w:rPr>
                <w:rFonts w:asciiTheme="minorHAnsi" w:hAnsiTheme="minorHAnsi"/>
                <w:noProof/>
                <w:sz w:val="22"/>
                <w:lang w:val="es-PA" w:eastAsia="es-PA"/>
              </w:rPr>
              <w:tab/>
            </w:r>
            <w:r w:rsidR="00882E22" w:rsidRPr="004C6D97">
              <w:rPr>
                <w:rStyle w:val="Hipervnculo"/>
                <w:noProof/>
              </w:rPr>
              <w:t>CONEXIONES</w:t>
            </w:r>
            <w:r w:rsidR="00882E22">
              <w:rPr>
                <w:noProof/>
                <w:webHidden/>
              </w:rPr>
              <w:tab/>
            </w:r>
            <w:r>
              <w:rPr>
                <w:noProof/>
                <w:webHidden/>
              </w:rPr>
              <w:fldChar w:fldCharType="begin"/>
            </w:r>
            <w:r w:rsidR="00882E22">
              <w:rPr>
                <w:noProof/>
                <w:webHidden/>
              </w:rPr>
              <w:instrText xml:space="preserve"> PAGEREF _Toc56097002 \h </w:instrText>
            </w:r>
            <w:r>
              <w:rPr>
                <w:noProof/>
                <w:webHidden/>
              </w:rPr>
            </w:r>
            <w:r>
              <w:rPr>
                <w:noProof/>
                <w:webHidden/>
              </w:rPr>
              <w:fldChar w:fldCharType="separate"/>
            </w:r>
            <w:r w:rsidR="00882E22">
              <w:rPr>
                <w:noProof/>
                <w:webHidden/>
              </w:rPr>
              <w:t>82</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03" w:history="1">
            <w:r w:rsidR="00882E22" w:rsidRPr="004C6D97">
              <w:rPr>
                <w:rStyle w:val="Hipervnculo"/>
                <w:noProof/>
              </w:rPr>
              <w:t>4.1.3.</w:t>
            </w:r>
            <w:r w:rsidR="00882E22">
              <w:rPr>
                <w:rFonts w:asciiTheme="minorHAnsi" w:hAnsiTheme="minorHAnsi"/>
                <w:noProof/>
                <w:sz w:val="22"/>
                <w:lang w:val="es-PA" w:eastAsia="es-PA"/>
              </w:rPr>
              <w:tab/>
            </w:r>
            <w:r w:rsidR="00882E22" w:rsidRPr="004C6D97">
              <w:rPr>
                <w:rStyle w:val="Hipervnculo"/>
                <w:noProof/>
              </w:rPr>
              <w:t>MYSQL (BASE DE DATOS)</w:t>
            </w:r>
            <w:r w:rsidR="00882E22">
              <w:rPr>
                <w:noProof/>
                <w:webHidden/>
              </w:rPr>
              <w:tab/>
            </w:r>
            <w:r>
              <w:rPr>
                <w:noProof/>
                <w:webHidden/>
              </w:rPr>
              <w:fldChar w:fldCharType="begin"/>
            </w:r>
            <w:r w:rsidR="00882E22">
              <w:rPr>
                <w:noProof/>
                <w:webHidden/>
              </w:rPr>
              <w:instrText xml:space="preserve"> PAGEREF _Toc56097003 \h </w:instrText>
            </w:r>
            <w:r>
              <w:rPr>
                <w:noProof/>
                <w:webHidden/>
              </w:rPr>
            </w:r>
            <w:r>
              <w:rPr>
                <w:noProof/>
                <w:webHidden/>
              </w:rPr>
              <w:fldChar w:fldCharType="separate"/>
            </w:r>
            <w:r w:rsidR="00882E22">
              <w:rPr>
                <w:noProof/>
                <w:webHidden/>
              </w:rPr>
              <w:t>83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04" w:history="1">
            <w:r w:rsidR="00882E22" w:rsidRPr="004C6D97">
              <w:rPr>
                <w:rStyle w:val="Hipervnculo"/>
                <w:noProof/>
              </w:rPr>
              <w:t>4.1.3.1.</w:t>
            </w:r>
            <w:r w:rsidR="00882E22">
              <w:rPr>
                <w:rFonts w:asciiTheme="minorHAnsi" w:hAnsiTheme="minorHAnsi"/>
                <w:noProof/>
                <w:sz w:val="22"/>
                <w:lang w:val="es-PA" w:eastAsia="es-PA"/>
              </w:rPr>
              <w:tab/>
            </w:r>
            <w:r w:rsidR="00882E22" w:rsidRPr="004C6D97">
              <w:rPr>
                <w:rStyle w:val="Hipervnculo"/>
                <w:noProof/>
              </w:rPr>
              <w:t>CARACTERÍSTICAS DE MYSQL</w:t>
            </w:r>
            <w:r w:rsidR="00882E22">
              <w:rPr>
                <w:noProof/>
                <w:webHidden/>
              </w:rPr>
              <w:tab/>
            </w:r>
            <w:r>
              <w:rPr>
                <w:noProof/>
                <w:webHidden/>
              </w:rPr>
              <w:fldChar w:fldCharType="begin"/>
            </w:r>
            <w:r w:rsidR="00882E22">
              <w:rPr>
                <w:noProof/>
                <w:webHidden/>
              </w:rPr>
              <w:instrText xml:space="preserve"> PAGEREF _Toc56097004 \h </w:instrText>
            </w:r>
            <w:r>
              <w:rPr>
                <w:noProof/>
                <w:webHidden/>
              </w:rPr>
            </w:r>
            <w:r>
              <w:rPr>
                <w:noProof/>
                <w:webHidden/>
              </w:rPr>
              <w:fldChar w:fldCharType="separate"/>
            </w:r>
            <w:r w:rsidR="00882E22">
              <w:rPr>
                <w:noProof/>
                <w:webHidden/>
              </w:rPr>
              <w:t>83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05" w:history="1">
            <w:r w:rsidR="00882E22" w:rsidRPr="004C6D97">
              <w:rPr>
                <w:rStyle w:val="Hipervnculo"/>
                <w:noProof/>
              </w:rPr>
              <w:t>4.1.3.2.</w:t>
            </w:r>
            <w:r w:rsidR="00882E22">
              <w:rPr>
                <w:rFonts w:asciiTheme="minorHAnsi" w:hAnsiTheme="minorHAnsi"/>
                <w:noProof/>
                <w:sz w:val="22"/>
                <w:lang w:val="es-PA" w:eastAsia="es-PA"/>
              </w:rPr>
              <w:tab/>
            </w:r>
            <w:r w:rsidR="00882E22" w:rsidRPr="004C6D97">
              <w:rPr>
                <w:rStyle w:val="Hipervnculo"/>
                <w:noProof/>
              </w:rPr>
              <w:t>PRINCIPALES SENTENCIAS DE MYSQL</w:t>
            </w:r>
            <w:r w:rsidR="00882E22">
              <w:rPr>
                <w:noProof/>
                <w:webHidden/>
              </w:rPr>
              <w:tab/>
            </w:r>
            <w:r>
              <w:rPr>
                <w:noProof/>
                <w:webHidden/>
              </w:rPr>
              <w:fldChar w:fldCharType="begin"/>
            </w:r>
            <w:r w:rsidR="00882E22">
              <w:rPr>
                <w:noProof/>
                <w:webHidden/>
              </w:rPr>
              <w:instrText xml:space="preserve"> PAGEREF _Toc56097005 \h </w:instrText>
            </w:r>
            <w:r>
              <w:rPr>
                <w:noProof/>
                <w:webHidden/>
              </w:rPr>
            </w:r>
            <w:r>
              <w:rPr>
                <w:noProof/>
                <w:webHidden/>
              </w:rPr>
              <w:fldChar w:fldCharType="separate"/>
            </w:r>
            <w:r w:rsidR="00882E22">
              <w:rPr>
                <w:noProof/>
                <w:webHidden/>
              </w:rPr>
              <w:t>84</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06" w:history="1">
            <w:r w:rsidR="00882E22" w:rsidRPr="004C6D97">
              <w:rPr>
                <w:rStyle w:val="Hipervnculo"/>
                <w:noProof/>
              </w:rPr>
              <w:t>4.1.3.3.</w:t>
            </w:r>
            <w:r w:rsidR="00882E22">
              <w:rPr>
                <w:rFonts w:asciiTheme="minorHAnsi" w:hAnsiTheme="minorHAnsi"/>
                <w:noProof/>
                <w:sz w:val="22"/>
                <w:lang w:val="es-PA" w:eastAsia="es-PA"/>
              </w:rPr>
              <w:tab/>
            </w:r>
            <w:r w:rsidR="00882E22" w:rsidRPr="004C6D97">
              <w:rPr>
                <w:rStyle w:val="Hipervnculo"/>
                <w:noProof/>
              </w:rPr>
              <w:t>ACCESO A LA BASE DE DATOS DESDE PHP</w:t>
            </w:r>
            <w:r w:rsidR="00882E22">
              <w:rPr>
                <w:noProof/>
                <w:webHidden/>
              </w:rPr>
              <w:tab/>
            </w:r>
            <w:r>
              <w:rPr>
                <w:noProof/>
                <w:webHidden/>
              </w:rPr>
              <w:fldChar w:fldCharType="begin"/>
            </w:r>
            <w:r w:rsidR="00882E22">
              <w:rPr>
                <w:noProof/>
                <w:webHidden/>
              </w:rPr>
              <w:instrText xml:space="preserve"> PAGEREF _Toc56097006 \h </w:instrText>
            </w:r>
            <w:r>
              <w:rPr>
                <w:noProof/>
                <w:webHidden/>
              </w:rPr>
            </w:r>
            <w:r>
              <w:rPr>
                <w:noProof/>
                <w:webHidden/>
              </w:rPr>
              <w:fldChar w:fldCharType="separate"/>
            </w:r>
            <w:r w:rsidR="00882E22">
              <w:rPr>
                <w:noProof/>
                <w:webHidden/>
              </w:rPr>
              <w:t>85</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07" w:history="1">
            <w:r w:rsidR="00882E22" w:rsidRPr="004C6D97">
              <w:rPr>
                <w:rStyle w:val="Hipervnculo"/>
                <w:noProof/>
              </w:rPr>
              <w:t>4.2.</w:t>
            </w:r>
            <w:r w:rsidR="00882E22">
              <w:rPr>
                <w:rFonts w:asciiTheme="minorHAnsi" w:hAnsiTheme="minorHAnsi"/>
                <w:noProof/>
                <w:sz w:val="22"/>
                <w:lang w:val="es-PA" w:eastAsia="es-PA"/>
              </w:rPr>
              <w:tab/>
            </w:r>
            <w:r w:rsidR="00882E22" w:rsidRPr="004C6D97">
              <w:rPr>
                <w:rStyle w:val="Hipervnculo"/>
                <w:noProof/>
              </w:rPr>
              <w:t>DIAGRAMA GENERAL</w:t>
            </w:r>
            <w:r w:rsidR="00882E22">
              <w:rPr>
                <w:noProof/>
                <w:webHidden/>
              </w:rPr>
              <w:tab/>
            </w:r>
            <w:r>
              <w:rPr>
                <w:noProof/>
                <w:webHidden/>
              </w:rPr>
              <w:fldChar w:fldCharType="begin"/>
            </w:r>
            <w:r w:rsidR="00882E22">
              <w:rPr>
                <w:noProof/>
                <w:webHidden/>
              </w:rPr>
              <w:instrText xml:space="preserve"> PAGEREF _Toc56097007 \h </w:instrText>
            </w:r>
            <w:r>
              <w:rPr>
                <w:noProof/>
                <w:webHidden/>
              </w:rPr>
            </w:r>
            <w:r>
              <w:rPr>
                <w:noProof/>
                <w:webHidden/>
              </w:rPr>
              <w:fldChar w:fldCharType="separate"/>
            </w:r>
            <w:r w:rsidR="00882E22">
              <w:rPr>
                <w:noProof/>
                <w:webHidden/>
              </w:rPr>
              <w:t>85</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08" w:history="1">
            <w:r w:rsidR="00882E22" w:rsidRPr="004C6D97">
              <w:rPr>
                <w:rStyle w:val="Hipervnculo"/>
                <w:rFonts w:cs="Arial"/>
                <w:noProof/>
              </w:rPr>
              <w:t>4.3.</w:t>
            </w:r>
            <w:r w:rsidR="00882E22">
              <w:rPr>
                <w:rFonts w:asciiTheme="minorHAnsi" w:hAnsiTheme="minorHAnsi"/>
                <w:noProof/>
                <w:sz w:val="22"/>
                <w:lang w:val="es-PA" w:eastAsia="es-PA"/>
              </w:rPr>
              <w:tab/>
            </w:r>
            <w:r w:rsidR="00882E22" w:rsidRPr="004C6D97">
              <w:rPr>
                <w:rStyle w:val="Hipervnculo"/>
                <w:rFonts w:cs="Arial"/>
                <w:noProof/>
              </w:rPr>
              <w:t>DIAGRAMAS Y ESPECIFICACIONES DE OBJETOS O CLASES</w:t>
            </w:r>
            <w:r w:rsidR="00882E22">
              <w:rPr>
                <w:noProof/>
                <w:webHidden/>
              </w:rPr>
              <w:tab/>
            </w:r>
            <w:r>
              <w:rPr>
                <w:noProof/>
                <w:webHidden/>
              </w:rPr>
              <w:fldChar w:fldCharType="begin"/>
            </w:r>
            <w:r w:rsidR="00882E22">
              <w:rPr>
                <w:noProof/>
                <w:webHidden/>
              </w:rPr>
              <w:instrText xml:space="preserve"> PAGEREF _Toc56097008 \h </w:instrText>
            </w:r>
            <w:r>
              <w:rPr>
                <w:noProof/>
                <w:webHidden/>
              </w:rPr>
            </w:r>
            <w:r>
              <w:rPr>
                <w:noProof/>
                <w:webHidden/>
              </w:rPr>
              <w:fldChar w:fldCharType="separate"/>
            </w:r>
            <w:r w:rsidR="00882E22">
              <w:rPr>
                <w:noProof/>
                <w:webHidden/>
              </w:rPr>
              <w:t>86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09" w:history="1">
            <w:r w:rsidR="00882E22" w:rsidRPr="004C6D97">
              <w:rPr>
                <w:rStyle w:val="Hipervnculo"/>
                <w:noProof/>
              </w:rPr>
              <w:t>4.3.1.</w:t>
            </w:r>
            <w:r w:rsidR="00882E22">
              <w:rPr>
                <w:rFonts w:asciiTheme="minorHAnsi" w:hAnsiTheme="minorHAnsi"/>
                <w:noProof/>
                <w:sz w:val="22"/>
                <w:lang w:val="es-PA" w:eastAsia="es-PA"/>
              </w:rPr>
              <w:tab/>
            </w:r>
            <w:r w:rsidR="00882E22" w:rsidRPr="004C6D97">
              <w:rPr>
                <w:rStyle w:val="Hipervnculo"/>
                <w:noProof/>
              </w:rPr>
              <w:t>DIAGRAMA DE CLASE INICIO DE SESIÓN</w:t>
            </w:r>
            <w:r w:rsidR="00882E22">
              <w:rPr>
                <w:noProof/>
                <w:webHidden/>
              </w:rPr>
              <w:tab/>
            </w:r>
            <w:r>
              <w:rPr>
                <w:noProof/>
                <w:webHidden/>
              </w:rPr>
              <w:fldChar w:fldCharType="begin"/>
            </w:r>
            <w:r w:rsidR="00882E22">
              <w:rPr>
                <w:noProof/>
                <w:webHidden/>
              </w:rPr>
              <w:instrText xml:space="preserve"> PAGEREF _Toc56097009 \h </w:instrText>
            </w:r>
            <w:r>
              <w:rPr>
                <w:noProof/>
                <w:webHidden/>
              </w:rPr>
            </w:r>
            <w:r>
              <w:rPr>
                <w:noProof/>
                <w:webHidden/>
              </w:rPr>
              <w:fldChar w:fldCharType="separate"/>
            </w:r>
            <w:r w:rsidR="00882E22">
              <w:rPr>
                <w:noProof/>
                <w:webHidden/>
              </w:rPr>
              <w:t>86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10" w:history="1">
            <w:r w:rsidR="00882E22" w:rsidRPr="004C6D97">
              <w:rPr>
                <w:rStyle w:val="Hipervnculo"/>
                <w:noProof/>
              </w:rPr>
              <w:t>4.3.2.</w:t>
            </w:r>
            <w:r w:rsidR="00882E22">
              <w:rPr>
                <w:rFonts w:asciiTheme="minorHAnsi" w:hAnsiTheme="minorHAnsi"/>
                <w:noProof/>
                <w:sz w:val="22"/>
                <w:lang w:val="es-PA" w:eastAsia="es-PA"/>
              </w:rPr>
              <w:tab/>
            </w:r>
            <w:r w:rsidR="00882E22" w:rsidRPr="004C6D97">
              <w:rPr>
                <w:rStyle w:val="Hipervnculo"/>
                <w:noProof/>
              </w:rPr>
              <w:t>DIAGRAMA DE CLASE APLICAR A TEMA DE TRABAJO DE GRADUACIÓN</w:t>
            </w:r>
            <w:r w:rsidR="00882E22">
              <w:rPr>
                <w:noProof/>
                <w:webHidden/>
              </w:rPr>
              <w:tab/>
            </w:r>
            <w:r>
              <w:rPr>
                <w:noProof/>
                <w:webHidden/>
              </w:rPr>
              <w:fldChar w:fldCharType="begin"/>
            </w:r>
            <w:r w:rsidR="00882E22">
              <w:rPr>
                <w:noProof/>
                <w:webHidden/>
              </w:rPr>
              <w:instrText xml:space="preserve"> PAGEREF _Toc56097010 \h </w:instrText>
            </w:r>
            <w:r>
              <w:rPr>
                <w:noProof/>
                <w:webHidden/>
              </w:rPr>
            </w:r>
            <w:r>
              <w:rPr>
                <w:noProof/>
                <w:webHidden/>
              </w:rPr>
              <w:fldChar w:fldCharType="separate"/>
            </w:r>
            <w:r w:rsidR="00882E22">
              <w:rPr>
                <w:noProof/>
                <w:webHidden/>
              </w:rPr>
              <w:t>87</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11" w:history="1">
            <w:r w:rsidR="00882E22" w:rsidRPr="004C6D97">
              <w:rPr>
                <w:rStyle w:val="Hipervnculo"/>
                <w:noProof/>
              </w:rPr>
              <w:t>4.3.3.</w:t>
            </w:r>
            <w:r w:rsidR="00882E22">
              <w:rPr>
                <w:rFonts w:asciiTheme="minorHAnsi" w:hAnsiTheme="minorHAnsi"/>
                <w:noProof/>
                <w:sz w:val="22"/>
                <w:lang w:val="es-PA" w:eastAsia="es-PA"/>
              </w:rPr>
              <w:tab/>
            </w:r>
            <w:r w:rsidR="00882E22" w:rsidRPr="004C6D97">
              <w:rPr>
                <w:rStyle w:val="Hipervnculo"/>
                <w:noProof/>
              </w:rPr>
              <w:t>DIAGRAMA DE CLASE AGREGAR UN TEMA DE TRABAJO DE GRADUACIÓN</w:t>
            </w:r>
            <w:r w:rsidR="00882E22">
              <w:rPr>
                <w:noProof/>
                <w:webHidden/>
              </w:rPr>
              <w:tab/>
            </w:r>
            <w:r>
              <w:rPr>
                <w:noProof/>
                <w:webHidden/>
              </w:rPr>
              <w:fldChar w:fldCharType="begin"/>
            </w:r>
            <w:r w:rsidR="00882E22">
              <w:rPr>
                <w:noProof/>
                <w:webHidden/>
              </w:rPr>
              <w:instrText xml:space="preserve"> PAGEREF _Toc56097011 \h </w:instrText>
            </w:r>
            <w:r>
              <w:rPr>
                <w:noProof/>
                <w:webHidden/>
              </w:rPr>
            </w:r>
            <w:r>
              <w:rPr>
                <w:noProof/>
                <w:webHidden/>
              </w:rPr>
              <w:fldChar w:fldCharType="separate"/>
            </w:r>
            <w:r w:rsidR="00882E22">
              <w:rPr>
                <w:noProof/>
                <w:webHidden/>
              </w:rPr>
              <w:t>88</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12" w:history="1">
            <w:r w:rsidR="00882E22" w:rsidRPr="004C6D97">
              <w:rPr>
                <w:rStyle w:val="Hipervnculo"/>
                <w:noProof/>
              </w:rPr>
              <w:t>4.3.4.</w:t>
            </w:r>
            <w:r w:rsidR="00882E22">
              <w:rPr>
                <w:rFonts w:asciiTheme="minorHAnsi" w:hAnsiTheme="minorHAnsi"/>
                <w:noProof/>
                <w:sz w:val="22"/>
                <w:lang w:val="es-PA" w:eastAsia="es-PA"/>
              </w:rPr>
              <w:tab/>
            </w:r>
            <w:r w:rsidR="00882E22" w:rsidRPr="004C6D97">
              <w:rPr>
                <w:rStyle w:val="Hipervnculo"/>
                <w:noProof/>
              </w:rPr>
              <w:t>DIAGRAMA DE CLASE MANTENIMIENTO DE LAS OPCIONES DE TEMAS DE TRABAJO DE GRADUACIÓN</w:t>
            </w:r>
            <w:r w:rsidR="00882E22">
              <w:rPr>
                <w:noProof/>
                <w:webHidden/>
              </w:rPr>
              <w:tab/>
            </w:r>
            <w:r>
              <w:rPr>
                <w:noProof/>
                <w:webHidden/>
              </w:rPr>
              <w:fldChar w:fldCharType="begin"/>
            </w:r>
            <w:r w:rsidR="00882E22">
              <w:rPr>
                <w:noProof/>
                <w:webHidden/>
              </w:rPr>
              <w:instrText xml:space="preserve"> PAGEREF _Toc56097012 \h </w:instrText>
            </w:r>
            <w:r>
              <w:rPr>
                <w:noProof/>
                <w:webHidden/>
              </w:rPr>
            </w:r>
            <w:r>
              <w:rPr>
                <w:noProof/>
                <w:webHidden/>
              </w:rPr>
              <w:fldChar w:fldCharType="separate"/>
            </w:r>
            <w:r w:rsidR="00882E22">
              <w:rPr>
                <w:noProof/>
                <w:webHidden/>
              </w:rPr>
              <w:t>89</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13" w:history="1">
            <w:r w:rsidR="00882E22" w:rsidRPr="004C6D97">
              <w:rPr>
                <w:rStyle w:val="Hipervnculo"/>
                <w:noProof/>
              </w:rPr>
              <w:t>4.3.4.1.</w:t>
            </w:r>
            <w:r w:rsidR="00882E22">
              <w:rPr>
                <w:rFonts w:asciiTheme="minorHAnsi" w:hAnsiTheme="minorHAnsi"/>
                <w:noProof/>
                <w:sz w:val="22"/>
                <w:lang w:val="es-PA" w:eastAsia="es-PA"/>
              </w:rPr>
              <w:tab/>
            </w:r>
            <w:r w:rsidR="00882E22" w:rsidRPr="004C6D97">
              <w:rPr>
                <w:rStyle w:val="Hipervnculo"/>
                <w:noProof/>
              </w:rPr>
              <w:t>DIAGRAMA DE CLASE DE MIS TEMAS PROPUESTOS</w:t>
            </w:r>
            <w:r w:rsidR="00882E22">
              <w:rPr>
                <w:noProof/>
                <w:webHidden/>
              </w:rPr>
              <w:tab/>
            </w:r>
            <w:r>
              <w:rPr>
                <w:noProof/>
                <w:webHidden/>
              </w:rPr>
              <w:fldChar w:fldCharType="begin"/>
            </w:r>
            <w:r w:rsidR="00882E22">
              <w:rPr>
                <w:noProof/>
                <w:webHidden/>
              </w:rPr>
              <w:instrText xml:space="preserve"> PAGEREF _Toc56097013 \h </w:instrText>
            </w:r>
            <w:r>
              <w:rPr>
                <w:noProof/>
                <w:webHidden/>
              </w:rPr>
            </w:r>
            <w:r>
              <w:rPr>
                <w:noProof/>
                <w:webHidden/>
              </w:rPr>
              <w:fldChar w:fldCharType="separate"/>
            </w:r>
            <w:r w:rsidR="00882E22">
              <w:rPr>
                <w:noProof/>
                <w:webHidden/>
              </w:rPr>
              <w:t>89</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14" w:history="1">
            <w:r w:rsidR="00882E22" w:rsidRPr="004C6D97">
              <w:rPr>
                <w:rStyle w:val="Hipervnculo"/>
                <w:noProof/>
              </w:rPr>
              <w:t>4.3.4.2.</w:t>
            </w:r>
            <w:r w:rsidR="00882E22">
              <w:rPr>
                <w:rFonts w:asciiTheme="minorHAnsi" w:hAnsiTheme="minorHAnsi"/>
                <w:noProof/>
                <w:sz w:val="22"/>
                <w:lang w:val="es-PA" w:eastAsia="es-PA"/>
              </w:rPr>
              <w:tab/>
            </w:r>
            <w:r w:rsidR="00882E22" w:rsidRPr="004C6D97">
              <w:rPr>
                <w:rStyle w:val="Hipervnculo"/>
                <w:noProof/>
              </w:rPr>
              <w:t>DIAGRAMA DE CLASE DE HISTORIAL DE TEMAS PROPUESTOS</w:t>
            </w:r>
            <w:r w:rsidR="00882E22">
              <w:rPr>
                <w:noProof/>
                <w:webHidden/>
              </w:rPr>
              <w:tab/>
            </w:r>
            <w:r>
              <w:rPr>
                <w:noProof/>
                <w:webHidden/>
              </w:rPr>
              <w:fldChar w:fldCharType="begin"/>
            </w:r>
            <w:r w:rsidR="00882E22">
              <w:rPr>
                <w:noProof/>
                <w:webHidden/>
              </w:rPr>
              <w:instrText xml:space="preserve"> PAGEREF _Toc56097014 \h </w:instrText>
            </w:r>
            <w:r>
              <w:rPr>
                <w:noProof/>
                <w:webHidden/>
              </w:rPr>
            </w:r>
            <w:r>
              <w:rPr>
                <w:noProof/>
                <w:webHidden/>
              </w:rPr>
              <w:fldChar w:fldCharType="separate"/>
            </w:r>
            <w:r w:rsidR="00882E22">
              <w:rPr>
                <w:noProof/>
                <w:webHidden/>
              </w:rPr>
              <w:t>90</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15" w:history="1">
            <w:r w:rsidR="00882E22" w:rsidRPr="004C6D97">
              <w:rPr>
                <w:rStyle w:val="Hipervnculo"/>
                <w:rFonts w:cs="Arial"/>
                <w:noProof/>
              </w:rPr>
              <w:t>4.4.</w:t>
            </w:r>
            <w:r w:rsidR="00882E22">
              <w:rPr>
                <w:rFonts w:asciiTheme="minorHAnsi" w:hAnsiTheme="minorHAnsi"/>
                <w:noProof/>
                <w:sz w:val="22"/>
                <w:lang w:val="es-PA" w:eastAsia="es-PA"/>
              </w:rPr>
              <w:tab/>
            </w:r>
            <w:r w:rsidR="00882E22" w:rsidRPr="004C6D97">
              <w:rPr>
                <w:rStyle w:val="Hipervnculo"/>
                <w:rFonts w:cs="Arial"/>
                <w:noProof/>
              </w:rPr>
              <w:t>DIAGRAMAS DE SECUENCIAS</w:t>
            </w:r>
            <w:r w:rsidR="00882E22">
              <w:rPr>
                <w:noProof/>
                <w:webHidden/>
              </w:rPr>
              <w:tab/>
            </w:r>
            <w:r>
              <w:rPr>
                <w:noProof/>
                <w:webHidden/>
              </w:rPr>
              <w:fldChar w:fldCharType="begin"/>
            </w:r>
            <w:r w:rsidR="00882E22">
              <w:rPr>
                <w:noProof/>
                <w:webHidden/>
              </w:rPr>
              <w:instrText xml:space="preserve"> PAGEREF _Toc56097015 \h </w:instrText>
            </w:r>
            <w:r>
              <w:rPr>
                <w:noProof/>
                <w:webHidden/>
              </w:rPr>
            </w:r>
            <w:r>
              <w:rPr>
                <w:noProof/>
                <w:webHidden/>
              </w:rPr>
              <w:fldChar w:fldCharType="separate"/>
            </w:r>
            <w:r w:rsidR="00882E22">
              <w:rPr>
                <w:noProof/>
                <w:webHidden/>
              </w:rPr>
              <w:t>90</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16" w:history="1">
            <w:r w:rsidR="00882E22" w:rsidRPr="004C6D97">
              <w:rPr>
                <w:rStyle w:val="Hipervnculo"/>
                <w:noProof/>
              </w:rPr>
              <w:t>4.4.1.</w:t>
            </w:r>
            <w:r w:rsidR="00882E22">
              <w:rPr>
                <w:rFonts w:asciiTheme="minorHAnsi" w:hAnsiTheme="minorHAnsi"/>
                <w:noProof/>
                <w:sz w:val="22"/>
                <w:lang w:val="es-PA" w:eastAsia="es-PA"/>
              </w:rPr>
              <w:tab/>
            </w:r>
            <w:r w:rsidR="00882E22" w:rsidRPr="004C6D97">
              <w:rPr>
                <w:rStyle w:val="Hipervnculo"/>
                <w:noProof/>
              </w:rPr>
              <w:t>DIAGRAMA DE SECUENCIA DE INICIO DE SESIÓN DE ESTUDIANTE</w:t>
            </w:r>
            <w:r w:rsidR="00882E22">
              <w:rPr>
                <w:noProof/>
                <w:webHidden/>
              </w:rPr>
              <w:tab/>
            </w:r>
            <w:r>
              <w:rPr>
                <w:noProof/>
                <w:webHidden/>
              </w:rPr>
              <w:fldChar w:fldCharType="begin"/>
            </w:r>
            <w:r w:rsidR="00882E22">
              <w:rPr>
                <w:noProof/>
                <w:webHidden/>
              </w:rPr>
              <w:instrText xml:space="preserve"> PAGEREF _Toc56097016 \h </w:instrText>
            </w:r>
            <w:r>
              <w:rPr>
                <w:noProof/>
                <w:webHidden/>
              </w:rPr>
            </w:r>
            <w:r>
              <w:rPr>
                <w:noProof/>
                <w:webHidden/>
              </w:rPr>
              <w:fldChar w:fldCharType="separate"/>
            </w:r>
            <w:r w:rsidR="00882E22">
              <w:rPr>
                <w:noProof/>
                <w:webHidden/>
              </w:rPr>
              <w:t>91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17" w:history="1">
            <w:r w:rsidR="00882E22" w:rsidRPr="004C6D97">
              <w:rPr>
                <w:rStyle w:val="Hipervnculo"/>
                <w:noProof/>
              </w:rPr>
              <w:t>4.4.2.</w:t>
            </w:r>
            <w:r w:rsidR="00882E22">
              <w:rPr>
                <w:rFonts w:asciiTheme="minorHAnsi" w:hAnsiTheme="minorHAnsi"/>
                <w:noProof/>
                <w:sz w:val="22"/>
                <w:lang w:val="es-PA" w:eastAsia="es-PA"/>
              </w:rPr>
              <w:tab/>
            </w:r>
            <w:r w:rsidR="00882E22" w:rsidRPr="004C6D97">
              <w:rPr>
                <w:rStyle w:val="Hipervnculo"/>
                <w:noProof/>
              </w:rPr>
              <w:t>DIAGRAMA DE SECUENCIA DE INICIO DE SESIÓN DE PROFESOR-INVESTIGADOR</w:t>
            </w:r>
            <w:r w:rsidR="00882E22">
              <w:rPr>
                <w:noProof/>
                <w:webHidden/>
              </w:rPr>
              <w:tab/>
            </w:r>
            <w:r>
              <w:rPr>
                <w:noProof/>
                <w:webHidden/>
              </w:rPr>
              <w:fldChar w:fldCharType="begin"/>
            </w:r>
            <w:r w:rsidR="00882E22">
              <w:rPr>
                <w:noProof/>
                <w:webHidden/>
              </w:rPr>
              <w:instrText xml:space="preserve"> PAGEREF _Toc56097017 \h </w:instrText>
            </w:r>
            <w:r>
              <w:rPr>
                <w:noProof/>
                <w:webHidden/>
              </w:rPr>
            </w:r>
            <w:r>
              <w:rPr>
                <w:noProof/>
                <w:webHidden/>
              </w:rPr>
              <w:fldChar w:fldCharType="separate"/>
            </w:r>
            <w:r w:rsidR="00882E22">
              <w:rPr>
                <w:noProof/>
                <w:webHidden/>
              </w:rPr>
              <w:t>91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18" w:history="1">
            <w:r w:rsidR="00882E22" w:rsidRPr="004C6D97">
              <w:rPr>
                <w:rStyle w:val="Hipervnculo"/>
                <w:noProof/>
              </w:rPr>
              <w:t>4.4.3.</w:t>
            </w:r>
            <w:r w:rsidR="00882E22">
              <w:rPr>
                <w:rFonts w:asciiTheme="minorHAnsi" w:hAnsiTheme="minorHAnsi"/>
                <w:noProof/>
                <w:sz w:val="22"/>
                <w:lang w:val="es-PA" w:eastAsia="es-PA"/>
              </w:rPr>
              <w:tab/>
            </w:r>
            <w:r w:rsidR="00882E22" w:rsidRPr="004C6D97">
              <w:rPr>
                <w:rStyle w:val="Hipervnculo"/>
                <w:noProof/>
              </w:rPr>
              <w:t>DIAGRAMA DE SECUENCIA DE APLICAR A UN TEMA DE TRABAJO DE GRADUACIÓN</w:t>
            </w:r>
            <w:r w:rsidR="00882E22">
              <w:rPr>
                <w:noProof/>
                <w:webHidden/>
              </w:rPr>
              <w:tab/>
            </w:r>
            <w:r>
              <w:rPr>
                <w:noProof/>
                <w:webHidden/>
              </w:rPr>
              <w:fldChar w:fldCharType="begin"/>
            </w:r>
            <w:r w:rsidR="00882E22">
              <w:rPr>
                <w:noProof/>
                <w:webHidden/>
              </w:rPr>
              <w:instrText xml:space="preserve"> PAGEREF _Toc56097018 \h </w:instrText>
            </w:r>
            <w:r>
              <w:rPr>
                <w:noProof/>
                <w:webHidden/>
              </w:rPr>
            </w:r>
            <w:r>
              <w:rPr>
                <w:noProof/>
                <w:webHidden/>
              </w:rPr>
              <w:fldChar w:fldCharType="separate"/>
            </w:r>
            <w:r w:rsidR="00882E22">
              <w:rPr>
                <w:noProof/>
                <w:webHidden/>
              </w:rPr>
              <w:t>92</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19" w:history="1">
            <w:r w:rsidR="00882E22" w:rsidRPr="004C6D97">
              <w:rPr>
                <w:rStyle w:val="Hipervnculo"/>
                <w:noProof/>
              </w:rPr>
              <w:t>4.4.4.</w:t>
            </w:r>
            <w:r w:rsidR="00882E22">
              <w:rPr>
                <w:rFonts w:asciiTheme="minorHAnsi" w:hAnsiTheme="minorHAnsi"/>
                <w:noProof/>
                <w:sz w:val="22"/>
                <w:lang w:val="es-PA" w:eastAsia="es-PA"/>
              </w:rPr>
              <w:tab/>
            </w:r>
            <w:r w:rsidR="00882E22" w:rsidRPr="004C6D97">
              <w:rPr>
                <w:rStyle w:val="Hipervnculo"/>
                <w:noProof/>
              </w:rPr>
              <w:t>DIAGRAMA DE SECUENCIA DE MANTENIMIENTO DE LAS OPCIONES DE TEMAS DE TRABAJO DE GRADUACIÓN</w:t>
            </w:r>
            <w:r w:rsidR="00882E22">
              <w:rPr>
                <w:noProof/>
                <w:webHidden/>
              </w:rPr>
              <w:tab/>
            </w:r>
            <w:r>
              <w:rPr>
                <w:noProof/>
                <w:webHidden/>
              </w:rPr>
              <w:fldChar w:fldCharType="begin"/>
            </w:r>
            <w:r w:rsidR="00882E22">
              <w:rPr>
                <w:noProof/>
                <w:webHidden/>
              </w:rPr>
              <w:instrText xml:space="preserve"> PAGEREF _Toc56097019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20" w:history="1">
            <w:r w:rsidR="00882E22" w:rsidRPr="004C6D97">
              <w:rPr>
                <w:rStyle w:val="Hipervnculo"/>
                <w:noProof/>
              </w:rPr>
              <w:t>4.4.4.1.</w:t>
            </w:r>
            <w:r w:rsidR="00882E22">
              <w:rPr>
                <w:rFonts w:asciiTheme="minorHAnsi" w:hAnsiTheme="minorHAnsi"/>
                <w:noProof/>
                <w:sz w:val="22"/>
                <w:lang w:val="es-PA" w:eastAsia="es-PA"/>
              </w:rPr>
              <w:tab/>
            </w:r>
            <w:r w:rsidR="00882E22" w:rsidRPr="004C6D97">
              <w:rPr>
                <w:rStyle w:val="Hipervnculo"/>
                <w:noProof/>
              </w:rPr>
              <w:t>DIAGRAMA DE SECUENCIA DE MIS TEMAS PROPUESTOS</w:t>
            </w:r>
            <w:r w:rsidR="00882E22">
              <w:rPr>
                <w:noProof/>
                <w:webHidden/>
              </w:rPr>
              <w:tab/>
            </w:r>
            <w:r>
              <w:rPr>
                <w:noProof/>
                <w:webHidden/>
              </w:rPr>
              <w:fldChar w:fldCharType="begin"/>
            </w:r>
            <w:r w:rsidR="00882E22">
              <w:rPr>
                <w:noProof/>
                <w:webHidden/>
              </w:rPr>
              <w:instrText xml:space="preserve"> PAGEREF _Toc56097020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21" w:history="1">
            <w:r w:rsidR="00882E22" w:rsidRPr="004C6D97">
              <w:rPr>
                <w:rStyle w:val="Hipervnculo"/>
                <w:noProof/>
              </w:rPr>
              <w:t>4.4.4.2.</w:t>
            </w:r>
            <w:r w:rsidR="00882E22">
              <w:rPr>
                <w:rFonts w:asciiTheme="minorHAnsi" w:hAnsiTheme="minorHAnsi"/>
                <w:noProof/>
                <w:sz w:val="22"/>
                <w:lang w:val="es-PA" w:eastAsia="es-PA"/>
              </w:rPr>
              <w:tab/>
            </w:r>
            <w:r w:rsidR="00882E22" w:rsidRPr="004C6D97">
              <w:rPr>
                <w:rStyle w:val="Hipervnculo"/>
                <w:noProof/>
              </w:rPr>
              <w:t>DIAGRAMA DE SECUENCIA DE HISTORIAL DE TEMAS PROPUESTOS</w:t>
            </w:r>
            <w:r w:rsidR="00882E22">
              <w:rPr>
                <w:noProof/>
                <w:webHidden/>
              </w:rPr>
              <w:tab/>
            </w:r>
            <w:r>
              <w:rPr>
                <w:noProof/>
                <w:webHidden/>
              </w:rPr>
              <w:fldChar w:fldCharType="begin"/>
            </w:r>
            <w:r w:rsidR="00882E22">
              <w:rPr>
                <w:noProof/>
                <w:webHidden/>
              </w:rPr>
              <w:instrText xml:space="preserve"> PAGEREF _Toc56097021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22" w:history="1">
            <w:r w:rsidR="00882E22" w:rsidRPr="004C6D97">
              <w:rPr>
                <w:rStyle w:val="Hipervnculo"/>
                <w:noProof/>
              </w:rPr>
              <w:t>4.4.5.</w:t>
            </w:r>
            <w:r w:rsidR="00882E22">
              <w:rPr>
                <w:rFonts w:asciiTheme="minorHAnsi" w:hAnsiTheme="minorHAnsi"/>
                <w:noProof/>
                <w:sz w:val="22"/>
                <w:lang w:val="es-PA" w:eastAsia="es-PA"/>
              </w:rPr>
              <w:tab/>
            </w:r>
            <w:r w:rsidR="00882E22" w:rsidRPr="004C6D97">
              <w:rPr>
                <w:rStyle w:val="Hipervnculo"/>
                <w:noProof/>
              </w:rPr>
              <w:t>DIAGRAMA DE SECUENCIA DE AGREGAR UN TEMA DE TRABAJO DE GRADUACIÓN</w:t>
            </w:r>
            <w:r w:rsidR="00882E22">
              <w:rPr>
                <w:noProof/>
                <w:webHidden/>
              </w:rPr>
              <w:tab/>
            </w:r>
            <w:r>
              <w:rPr>
                <w:noProof/>
                <w:webHidden/>
              </w:rPr>
              <w:fldChar w:fldCharType="begin"/>
            </w:r>
            <w:r w:rsidR="00882E22">
              <w:rPr>
                <w:noProof/>
                <w:webHidden/>
              </w:rPr>
              <w:instrText xml:space="preserve"> PAGEREF _Toc56097022 \h </w:instrText>
            </w:r>
            <w:r>
              <w:rPr>
                <w:noProof/>
                <w:webHidden/>
              </w:rPr>
            </w:r>
            <w:r>
              <w:rPr>
                <w:noProof/>
                <w:webHidden/>
              </w:rPr>
              <w:fldChar w:fldCharType="separate"/>
            </w:r>
            <w:r w:rsidR="00882E22">
              <w:rPr>
                <w:noProof/>
                <w:webHidden/>
              </w:rPr>
              <w:t>94</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23" w:history="1">
            <w:r w:rsidR="00882E22" w:rsidRPr="004C6D97">
              <w:rPr>
                <w:rStyle w:val="Hipervnculo"/>
                <w:noProof/>
              </w:rPr>
              <w:t>4.5.</w:t>
            </w:r>
            <w:r w:rsidR="00882E22">
              <w:rPr>
                <w:rFonts w:asciiTheme="minorHAnsi" w:hAnsiTheme="minorHAnsi"/>
                <w:noProof/>
                <w:sz w:val="22"/>
                <w:lang w:val="es-PA" w:eastAsia="es-PA"/>
              </w:rPr>
              <w:tab/>
            </w:r>
            <w:r w:rsidR="00882E22" w:rsidRPr="004C6D97">
              <w:rPr>
                <w:rStyle w:val="Hipervnculo"/>
                <w:noProof/>
              </w:rPr>
              <w:t>DIAGRAMAS DE ACTIVIDADES</w:t>
            </w:r>
            <w:r w:rsidR="00882E22">
              <w:rPr>
                <w:noProof/>
                <w:webHidden/>
              </w:rPr>
              <w:tab/>
            </w:r>
            <w:r>
              <w:rPr>
                <w:noProof/>
                <w:webHidden/>
              </w:rPr>
              <w:fldChar w:fldCharType="begin"/>
            </w:r>
            <w:r w:rsidR="00882E22">
              <w:rPr>
                <w:noProof/>
                <w:webHidden/>
              </w:rPr>
              <w:instrText xml:space="preserve"> PAGEREF _Toc56097023 \h </w:instrText>
            </w:r>
            <w:r>
              <w:rPr>
                <w:noProof/>
                <w:webHidden/>
              </w:rPr>
            </w:r>
            <w:r>
              <w:rPr>
                <w:noProof/>
                <w:webHidden/>
              </w:rPr>
              <w:fldChar w:fldCharType="separate"/>
            </w:r>
            <w:r w:rsidR="00882E22">
              <w:rPr>
                <w:noProof/>
                <w:webHidden/>
              </w:rPr>
              <w:t>95</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24" w:history="1">
            <w:r w:rsidR="00882E22" w:rsidRPr="004C6D97">
              <w:rPr>
                <w:rStyle w:val="Hipervnculo"/>
                <w:noProof/>
              </w:rPr>
              <w:t>4.5.1.</w:t>
            </w:r>
            <w:r w:rsidR="00882E22">
              <w:rPr>
                <w:rFonts w:asciiTheme="minorHAnsi" w:hAnsiTheme="minorHAnsi"/>
                <w:noProof/>
                <w:sz w:val="22"/>
                <w:lang w:val="es-PA" w:eastAsia="es-PA"/>
              </w:rPr>
              <w:tab/>
            </w:r>
            <w:r w:rsidR="00882E22" w:rsidRPr="004C6D97">
              <w:rPr>
                <w:rStyle w:val="Hipervnculo"/>
                <w:noProof/>
              </w:rPr>
              <w:t>DIAGRAMA DE ACTIVIDAD PARA ESTUDIANTE</w:t>
            </w:r>
            <w:r w:rsidR="00882E22">
              <w:rPr>
                <w:noProof/>
                <w:webHidden/>
              </w:rPr>
              <w:tab/>
            </w:r>
            <w:r>
              <w:rPr>
                <w:noProof/>
                <w:webHidden/>
              </w:rPr>
              <w:fldChar w:fldCharType="begin"/>
            </w:r>
            <w:r w:rsidR="00882E22">
              <w:rPr>
                <w:noProof/>
                <w:webHidden/>
              </w:rPr>
              <w:instrText xml:space="preserve"> PAGEREF _Toc56097024 \h </w:instrText>
            </w:r>
            <w:r>
              <w:rPr>
                <w:noProof/>
                <w:webHidden/>
              </w:rPr>
            </w:r>
            <w:r>
              <w:rPr>
                <w:noProof/>
                <w:webHidden/>
              </w:rPr>
              <w:fldChar w:fldCharType="separate"/>
            </w:r>
            <w:r w:rsidR="00882E22">
              <w:rPr>
                <w:noProof/>
                <w:webHidden/>
              </w:rPr>
              <w:t>95</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25" w:history="1">
            <w:r w:rsidR="00882E22" w:rsidRPr="004C6D97">
              <w:rPr>
                <w:rStyle w:val="Hipervnculo"/>
                <w:noProof/>
              </w:rPr>
              <w:t>4.5.2.</w:t>
            </w:r>
            <w:r w:rsidR="00882E22">
              <w:rPr>
                <w:rFonts w:asciiTheme="minorHAnsi" w:hAnsiTheme="minorHAnsi"/>
                <w:noProof/>
                <w:sz w:val="22"/>
                <w:lang w:val="es-PA" w:eastAsia="es-PA"/>
              </w:rPr>
              <w:tab/>
            </w:r>
            <w:r w:rsidR="00882E22" w:rsidRPr="004C6D97">
              <w:rPr>
                <w:rStyle w:val="Hipervnculo"/>
                <w:noProof/>
              </w:rPr>
              <w:t>DIAGRAMA DE ACTIVIDAD PARA PROFESOR E INVESTIGADOR</w:t>
            </w:r>
            <w:r w:rsidR="00882E22">
              <w:rPr>
                <w:noProof/>
                <w:webHidden/>
              </w:rPr>
              <w:tab/>
            </w:r>
            <w:r>
              <w:rPr>
                <w:noProof/>
                <w:webHidden/>
              </w:rPr>
              <w:fldChar w:fldCharType="begin"/>
            </w:r>
            <w:r w:rsidR="00882E22">
              <w:rPr>
                <w:noProof/>
                <w:webHidden/>
              </w:rPr>
              <w:instrText xml:space="preserve"> PAGEREF _Toc56097025 \h </w:instrText>
            </w:r>
            <w:r>
              <w:rPr>
                <w:noProof/>
                <w:webHidden/>
              </w:rPr>
            </w:r>
            <w:r>
              <w:rPr>
                <w:noProof/>
                <w:webHidden/>
              </w:rPr>
              <w:fldChar w:fldCharType="separate"/>
            </w:r>
            <w:r w:rsidR="00882E22">
              <w:rPr>
                <w:noProof/>
                <w:webHidden/>
              </w:rPr>
              <w:t>97</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7026" w:history="1">
            <w:r w:rsidR="00882E22" w:rsidRPr="004C6D97">
              <w:rPr>
                <w:rStyle w:val="Hipervnculo"/>
                <w:noProof/>
              </w:rPr>
              <w:t>V DESARROLLO</w:t>
            </w:r>
            <w:r w:rsidR="00882E22">
              <w:rPr>
                <w:noProof/>
                <w:webHidden/>
              </w:rPr>
              <w:tab/>
            </w:r>
            <w:r>
              <w:rPr>
                <w:noProof/>
                <w:webHidden/>
              </w:rPr>
              <w:fldChar w:fldCharType="begin"/>
            </w:r>
            <w:r w:rsidR="00882E22">
              <w:rPr>
                <w:noProof/>
                <w:webHidden/>
              </w:rPr>
              <w:instrText xml:space="preserve"> PAGEREF _Toc56097026 \h </w:instrText>
            </w:r>
            <w:r>
              <w:rPr>
                <w:noProof/>
                <w:webHidden/>
              </w:rPr>
            </w:r>
            <w:r>
              <w:rPr>
                <w:noProof/>
                <w:webHidden/>
              </w:rPr>
              <w:fldChar w:fldCharType="separate"/>
            </w:r>
            <w:r w:rsidR="00882E22">
              <w:rPr>
                <w:noProof/>
                <w:webHidden/>
              </w:rPr>
              <w:t>98</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27" w:history="1">
            <w:r w:rsidR="00882E22" w:rsidRPr="004C6D97">
              <w:rPr>
                <w:rStyle w:val="Hipervnculo"/>
                <w:noProof/>
              </w:rPr>
              <w:t>5.1.</w:t>
            </w:r>
            <w:r w:rsidR="00882E22">
              <w:rPr>
                <w:rFonts w:asciiTheme="minorHAnsi" w:hAnsiTheme="minorHAnsi"/>
                <w:noProof/>
                <w:sz w:val="22"/>
                <w:lang w:val="es-PA" w:eastAsia="es-PA"/>
              </w:rPr>
              <w:tab/>
            </w:r>
            <w:r w:rsidR="00882E22" w:rsidRPr="004C6D97">
              <w:rPr>
                <w:rStyle w:val="Hipervnculo"/>
                <w:noProof/>
              </w:rPr>
              <w:t>MODELO DE LA BASE DE DATOS</w:t>
            </w:r>
            <w:r w:rsidR="00882E22">
              <w:rPr>
                <w:noProof/>
                <w:webHidden/>
              </w:rPr>
              <w:tab/>
            </w:r>
            <w:r>
              <w:rPr>
                <w:noProof/>
                <w:webHidden/>
              </w:rPr>
              <w:fldChar w:fldCharType="begin"/>
            </w:r>
            <w:r w:rsidR="00882E22">
              <w:rPr>
                <w:noProof/>
                <w:webHidden/>
              </w:rPr>
              <w:instrText xml:space="preserve"> PAGEREF _Toc56097027 \h </w:instrText>
            </w:r>
            <w:r>
              <w:rPr>
                <w:noProof/>
                <w:webHidden/>
              </w:rPr>
            </w:r>
            <w:r>
              <w:rPr>
                <w:noProof/>
                <w:webHidden/>
              </w:rPr>
              <w:fldChar w:fldCharType="separate"/>
            </w:r>
            <w:r w:rsidR="00882E22">
              <w:rPr>
                <w:noProof/>
                <w:webHidden/>
              </w:rPr>
              <w:t>99</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28" w:history="1">
            <w:r w:rsidR="00882E22" w:rsidRPr="004C6D97">
              <w:rPr>
                <w:rStyle w:val="Hipervnculo"/>
                <w:noProof/>
              </w:rPr>
              <w:t>5.2.</w:t>
            </w:r>
            <w:r w:rsidR="00882E22">
              <w:rPr>
                <w:rFonts w:asciiTheme="minorHAnsi" w:hAnsiTheme="minorHAnsi"/>
                <w:noProof/>
                <w:sz w:val="22"/>
                <w:lang w:val="es-PA" w:eastAsia="es-PA"/>
              </w:rPr>
              <w:tab/>
            </w:r>
            <w:r w:rsidR="00882E22" w:rsidRPr="004C6D97">
              <w:rPr>
                <w:rStyle w:val="Hipervnculo"/>
                <w:noProof/>
              </w:rPr>
              <w:t>VALIDACIÓN DE LAS CARACTERÍSTICAS DE SEGURIDAD</w:t>
            </w:r>
            <w:r w:rsidR="00882E22">
              <w:rPr>
                <w:noProof/>
                <w:webHidden/>
              </w:rPr>
              <w:tab/>
            </w:r>
            <w:r>
              <w:rPr>
                <w:noProof/>
                <w:webHidden/>
              </w:rPr>
              <w:fldChar w:fldCharType="begin"/>
            </w:r>
            <w:r w:rsidR="00882E22">
              <w:rPr>
                <w:noProof/>
                <w:webHidden/>
              </w:rPr>
              <w:instrText xml:space="preserve"> PAGEREF _Toc56097028 \h </w:instrText>
            </w:r>
            <w:r>
              <w:rPr>
                <w:noProof/>
                <w:webHidden/>
              </w:rPr>
            </w:r>
            <w:r>
              <w:rPr>
                <w:noProof/>
                <w:webHidden/>
              </w:rPr>
              <w:fldChar w:fldCharType="separate"/>
            </w:r>
            <w:r w:rsidR="00882E22">
              <w:rPr>
                <w:noProof/>
                <w:webHidden/>
              </w:rPr>
              <w:t>100</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29" w:history="1">
            <w:r w:rsidR="00882E22" w:rsidRPr="004C6D97">
              <w:rPr>
                <w:rStyle w:val="Hipervnculo"/>
                <w:noProof/>
              </w:rPr>
              <w:t>5.3.</w:t>
            </w:r>
            <w:r w:rsidR="00882E22">
              <w:rPr>
                <w:rFonts w:asciiTheme="minorHAnsi" w:hAnsiTheme="minorHAnsi"/>
                <w:noProof/>
                <w:sz w:val="22"/>
                <w:lang w:val="es-PA" w:eastAsia="es-PA"/>
              </w:rPr>
              <w:tab/>
            </w:r>
            <w:r w:rsidR="00882E22" w:rsidRPr="004C6D97">
              <w:rPr>
                <w:rStyle w:val="Hipervnculo"/>
                <w:noProof/>
              </w:rPr>
              <w:t>FUNCIONALIDADES</w:t>
            </w:r>
            <w:r w:rsidR="00882E22">
              <w:rPr>
                <w:noProof/>
                <w:webHidden/>
              </w:rPr>
              <w:tab/>
            </w:r>
            <w:r>
              <w:rPr>
                <w:noProof/>
                <w:webHidden/>
              </w:rPr>
              <w:fldChar w:fldCharType="begin"/>
            </w:r>
            <w:r w:rsidR="00882E22">
              <w:rPr>
                <w:noProof/>
                <w:webHidden/>
              </w:rPr>
              <w:instrText xml:space="preserve"> PAGEREF _Toc56097029 \h </w:instrText>
            </w:r>
            <w:r>
              <w:rPr>
                <w:noProof/>
                <w:webHidden/>
              </w:rPr>
            </w:r>
            <w:r>
              <w:rPr>
                <w:noProof/>
                <w:webHidden/>
              </w:rPr>
              <w:fldChar w:fldCharType="separate"/>
            </w:r>
            <w:r w:rsidR="00882E22">
              <w:rPr>
                <w:noProof/>
                <w:webHidden/>
              </w:rPr>
              <w:t>101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30" w:history="1">
            <w:r w:rsidR="00882E22" w:rsidRPr="004C6D97">
              <w:rPr>
                <w:rStyle w:val="Hipervnculo"/>
                <w:noProof/>
              </w:rPr>
              <w:t>5.3.1.</w:t>
            </w:r>
            <w:r w:rsidR="00882E22">
              <w:rPr>
                <w:rFonts w:asciiTheme="minorHAnsi" w:hAnsiTheme="minorHAnsi"/>
                <w:noProof/>
                <w:sz w:val="22"/>
                <w:lang w:val="es-PA" w:eastAsia="es-PA"/>
              </w:rPr>
              <w:tab/>
            </w:r>
            <w:r w:rsidR="00882E22" w:rsidRPr="004C6D97">
              <w:rPr>
                <w:rStyle w:val="Hipervnculo"/>
                <w:noProof/>
              </w:rPr>
              <w:t>FUNCIONALIDADES COMUNES</w:t>
            </w:r>
            <w:r w:rsidR="00882E22">
              <w:rPr>
                <w:noProof/>
                <w:webHidden/>
              </w:rPr>
              <w:tab/>
            </w:r>
            <w:r>
              <w:rPr>
                <w:noProof/>
                <w:webHidden/>
              </w:rPr>
              <w:fldChar w:fldCharType="begin"/>
            </w:r>
            <w:r w:rsidR="00882E22">
              <w:rPr>
                <w:noProof/>
                <w:webHidden/>
              </w:rPr>
              <w:instrText xml:space="preserve"> PAGEREF _Toc56097030 \h </w:instrText>
            </w:r>
            <w:r>
              <w:rPr>
                <w:noProof/>
                <w:webHidden/>
              </w:rPr>
            </w:r>
            <w:r>
              <w:rPr>
                <w:noProof/>
                <w:webHidden/>
              </w:rPr>
              <w:fldChar w:fldCharType="separate"/>
            </w:r>
            <w:r w:rsidR="00882E22">
              <w:rPr>
                <w:noProof/>
                <w:webHidden/>
              </w:rPr>
              <w:t>101</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31" w:history="1">
            <w:r w:rsidR="00882E22" w:rsidRPr="004C6D97">
              <w:rPr>
                <w:rStyle w:val="Hipervnculo"/>
                <w:noProof/>
              </w:rPr>
              <w:t>5.3.1.1.</w:t>
            </w:r>
            <w:r w:rsidR="00882E22">
              <w:rPr>
                <w:rFonts w:asciiTheme="minorHAnsi" w:hAnsiTheme="minorHAnsi"/>
                <w:noProof/>
                <w:sz w:val="22"/>
                <w:lang w:val="es-PA" w:eastAsia="es-PA"/>
              </w:rPr>
              <w:tab/>
            </w:r>
            <w:r w:rsidR="00882E22" w:rsidRPr="004C6D97">
              <w:rPr>
                <w:rStyle w:val="Hipervnculo"/>
                <w:noProof/>
              </w:rPr>
              <w:t>INICIO DE SESIÓN</w:t>
            </w:r>
            <w:r w:rsidR="00882E22">
              <w:rPr>
                <w:noProof/>
                <w:webHidden/>
              </w:rPr>
              <w:tab/>
            </w:r>
            <w:r>
              <w:rPr>
                <w:noProof/>
                <w:webHidden/>
              </w:rPr>
              <w:fldChar w:fldCharType="begin"/>
            </w:r>
            <w:r w:rsidR="00882E22">
              <w:rPr>
                <w:noProof/>
                <w:webHidden/>
              </w:rPr>
              <w:instrText xml:space="preserve"> PAGEREF _Toc56097031 \h </w:instrText>
            </w:r>
            <w:r>
              <w:rPr>
                <w:noProof/>
                <w:webHidden/>
              </w:rPr>
            </w:r>
            <w:r>
              <w:rPr>
                <w:noProof/>
                <w:webHidden/>
              </w:rPr>
              <w:fldChar w:fldCharType="separate"/>
            </w:r>
            <w:r w:rsidR="00882E22">
              <w:rPr>
                <w:noProof/>
                <w:webHidden/>
              </w:rPr>
              <w:t>101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32" w:history="1">
            <w:r w:rsidR="00882E22" w:rsidRPr="004C6D97">
              <w:rPr>
                <w:rStyle w:val="Hipervnculo"/>
                <w:noProof/>
              </w:rPr>
              <w:t>5.3.2.</w:t>
            </w:r>
            <w:r w:rsidR="00882E22">
              <w:rPr>
                <w:rFonts w:asciiTheme="minorHAnsi" w:hAnsiTheme="minorHAnsi"/>
                <w:noProof/>
                <w:sz w:val="22"/>
                <w:lang w:val="es-PA" w:eastAsia="es-PA"/>
              </w:rPr>
              <w:tab/>
            </w:r>
            <w:r w:rsidR="00882E22" w:rsidRPr="004C6D97">
              <w:rPr>
                <w:rStyle w:val="Hipervnculo"/>
                <w:noProof/>
              </w:rPr>
              <w:t>FUNCIONALIDADES PARA USUARIOS DE TIPO ESTUDIANTE</w:t>
            </w:r>
            <w:r w:rsidR="00882E22">
              <w:rPr>
                <w:noProof/>
                <w:webHidden/>
              </w:rPr>
              <w:tab/>
            </w:r>
            <w:r>
              <w:rPr>
                <w:noProof/>
                <w:webHidden/>
              </w:rPr>
              <w:fldChar w:fldCharType="begin"/>
            </w:r>
            <w:r w:rsidR="00882E22">
              <w:rPr>
                <w:noProof/>
                <w:webHidden/>
              </w:rPr>
              <w:instrText xml:space="preserve"> PAGEREF _Toc56097032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33" w:history="1">
            <w:r w:rsidR="00882E22" w:rsidRPr="004C6D97">
              <w:rPr>
                <w:rStyle w:val="Hipervnculo"/>
                <w:noProof/>
              </w:rPr>
              <w:t>5.3.2.1.</w:t>
            </w:r>
            <w:r w:rsidR="00882E22">
              <w:rPr>
                <w:rFonts w:asciiTheme="minorHAnsi" w:hAnsiTheme="minorHAnsi"/>
                <w:noProof/>
                <w:sz w:val="22"/>
                <w:lang w:val="es-PA" w:eastAsia="es-PA"/>
              </w:rPr>
              <w:tab/>
            </w:r>
            <w:r w:rsidR="00882E22" w:rsidRPr="004C6D97">
              <w:rPr>
                <w:rStyle w:val="Hipervnculo"/>
                <w:noProof/>
              </w:rPr>
              <w:t>BÚSQUEDA DE TEMAS DE TRABAJO DE GRADUACIÓN</w:t>
            </w:r>
            <w:r w:rsidR="00882E22">
              <w:rPr>
                <w:noProof/>
                <w:webHidden/>
              </w:rPr>
              <w:tab/>
            </w:r>
            <w:r>
              <w:rPr>
                <w:noProof/>
                <w:webHidden/>
              </w:rPr>
              <w:fldChar w:fldCharType="begin"/>
            </w:r>
            <w:r w:rsidR="00882E22">
              <w:rPr>
                <w:noProof/>
                <w:webHidden/>
              </w:rPr>
              <w:instrText xml:space="preserve"> PAGEREF _Toc56097033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34" w:history="1">
            <w:r w:rsidR="00882E22" w:rsidRPr="004C6D97">
              <w:rPr>
                <w:rStyle w:val="Hipervnculo"/>
                <w:noProof/>
              </w:rPr>
              <w:t>5.3.2.2.</w:t>
            </w:r>
            <w:r w:rsidR="00882E22">
              <w:rPr>
                <w:rFonts w:asciiTheme="minorHAnsi" w:hAnsiTheme="minorHAnsi"/>
                <w:noProof/>
                <w:sz w:val="22"/>
                <w:lang w:val="es-PA" w:eastAsia="es-PA"/>
              </w:rPr>
              <w:tab/>
            </w:r>
            <w:r w:rsidR="00882E22" w:rsidRPr="004C6D97">
              <w:rPr>
                <w:rStyle w:val="Hipervnculo"/>
                <w:noProof/>
              </w:rPr>
              <w:t>MOSTRAR MÁS INFORMACIÓN DE UN TEMA DE GRADUACIÓN</w:t>
            </w:r>
            <w:r w:rsidR="00882E22">
              <w:rPr>
                <w:noProof/>
                <w:webHidden/>
              </w:rPr>
              <w:tab/>
            </w:r>
            <w:r>
              <w:rPr>
                <w:noProof/>
                <w:webHidden/>
              </w:rPr>
              <w:fldChar w:fldCharType="begin"/>
            </w:r>
            <w:r w:rsidR="00882E22">
              <w:rPr>
                <w:noProof/>
                <w:webHidden/>
              </w:rPr>
              <w:instrText xml:space="preserve"> PAGEREF _Toc56097034 \h </w:instrText>
            </w:r>
            <w:r>
              <w:rPr>
                <w:noProof/>
                <w:webHidden/>
              </w:rPr>
            </w:r>
            <w:r>
              <w:rPr>
                <w:noProof/>
                <w:webHidden/>
              </w:rPr>
              <w:fldChar w:fldCharType="separate"/>
            </w:r>
            <w:r w:rsidR="00882E22">
              <w:rPr>
                <w:noProof/>
                <w:webHidden/>
              </w:rPr>
              <w:t>108</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35" w:history="1">
            <w:r w:rsidR="00882E22" w:rsidRPr="004C6D97">
              <w:rPr>
                <w:rStyle w:val="Hipervnculo"/>
                <w:noProof/>
              </w:rPr>
              <w:t>5.3.2.3.</w:t>
            </w:r>
            <w:r w:rsidR="00882E22">
              <w:rPr>
                <w:rFonts w:asciiTheme="minorHAnsi" w:hAnsiTheme="minorHAnsi"/>
                <w:noProof/>
                <w:sz w:val="22"/>
                <w:lang w:val="es-PA" w:eastAsia="es-PA"/>
              </w:rPr>
              <w:tab/>
            </w:r>
            <w:r w:rsidR="00882E22" w:rsidRPr="004C6D97">
              <w:rPr>
                <w:rStyle w:val="Hipervnculo"/>
                <w:noProof/>
              </w:rPr>
              <w:t>ENVÍO DE CORREO</w:t>
            </w:r>
            <w:r w:rsidR="00882E22">
              <w:rPr>
                <w:noProof/>
                <w:webHidden/>
              </w:rPr>
              <w:tab/>
            </w:r>
            <w:r>
              <w:rPr>
                <w:noProof/>
                <w:webHidden/>
              </w:rPr>
              <w:fldChar w:fldCharType="begin"/>
            </w:r>
            <w:r w:rsidR="00882E22">
              <w:rPr>
                <w:noProof/>
                <w:webHidden/>
              </w:rPr>
              <w:instrText xml:space="preserve"> PAGEREF _Toc56097035 \h </w:instrText>
            </w:r>
            <w:r>
              <w:rPr>
                <w:noProof/>
                <w:webHidden/>
              </w:rPr>
            </w:r>
            <w:r>
              <w:rPr>
                <w:noProof/>
                <w:webHidden/>
              </w:rPr>
              <w:fldChar w:fldCharType="separate"/>
            </w:r>
            <w:r w:rsidR="00882E22">
              <w:rPr>
                <w:noProof/>
                <w:webHidden/>
              </w:rPr>
              <w:t>109</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36" w:history="1">
            <w:r w:rsidR="00882E22" w:rsidRPr="004C6D97">
              <w:rPr>
                <w:rStyle w:val="Hipervnculo"/>
                <w:noProof/>
              </w:rPr>
              <w:t>5.3.3.</w:t>
            </w:r>
            <w:r w:rsidR="00882E22">
              <w:rPr>
                <w:rFonts w:asciiTheme="minorHAnsi" w:hAnsiTheme="minorHAnsi"/>
                <w:noProof/>
                <w:sz w:val="22"/>
                <w:lang w:val="es-PA" w:eastAsia="es-PA"/>
              </w:rPr>
              <w:tab/>
            </w:r>
            <w:r w:rsidR="00882E22" w:rsidRPr="004C6D97">
              <w:rPr>
                <w:rStyle w:val="Hipervnculo"/>
                <w:noProof/>
              </w:rPr>
              <w:t>FUNCIONALIDADES PARA USUARIOS TIPO PROFESOR E INVESTIGADOR</w:t>
            </w:r>
            <w:r w:rsidR="00882E22">
              <w:rPr>
                <w:noProof/>
                <w:webHidden/>
              </w:rPr>
              <w:tab/>
            </w:r>
            <w:r>
              <w:rPr>
                <w:noProof/>
                <w:webHidden/>
              </w:rPr>
              <w:fldChar w:fldCharType="begin"/>
            </w:r>
            <w:r w:rsidR="00882E22">
              <w:rPr>
                <w:noProof/>
                <w:webHidden/>
              </w:rPr>
              <w:instrText xml:space="preserve"> PAGEREF _Toc56097036 \h </w:instrText>
            </w:r>
            <w:r>
              <w:rPr>
                <w:noProof/>
                <w:webHidden/>
              </w:rPr>
            </w:r>
            <w:r>
              <w:rPr>
                <w:noProof/>
                <w:webHidden/>
              </w:rPr>
              <w:fldChar w:fldCharType="separate"/>
            </w:r>
            <w:r w:rsidR="00882E22">
              <w:rPr>
                <w:noProof/>
                <w:webHidden/>
              </w:rPr>
              <w:t>112</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37" w:history="1">
            <w:r w:rsidR="00882E22" w:rsidRPr="004C6D97">
              <w:rPr>
                <w:rStyle w:val="Hipervnculo"/>
                <w:noProof/>
              </w:rPr>
              <w:t>5.3.3.1.</w:t>
            </w:r>
            <w:r w:rsidR="00882E22">
              <w:rPr>
                <w:rFonts w:asciiTheme="minorHAnsi" w:hAnsiTheme="minorHAnsi"/>
                <w:noProof/>
                <w:sz w:val="22"/>
                <w:lang w:val="es-PA" w:eastAsia="es-PA"/>
              </w:rPr>
              <w:tab/>
            </w:r>
            <w:r w:rsidR="00882E22" w:rsidRPr="004C6D97">
              <w:rPr>
                <w:rStyle w:val="Hipervnculo"/>
                <w:noProof/>
              </w:rPr>
              <w:t>CONSULTA DE TEMAS DE GRADUACIÓN AGREGADOS</w:t>
            </w:r>
            <w:r w:rsidR="00882E22">
              <w:rPr>
                <w:noProof/>
                <w:webHidden/>
              </w:rPr>
              <w:tab/>
            </w:r>
            <w:r>
              <w:rPr>
                <w:noProof/>
                <w:webHidden/>
              </w:rPr>
              <w:fldChar w:fldCharType="begin"/>
            </w:r>
            <w:r w:rsidR="00882E22">
              <w:rPr>
                <w:noProof/>
                <w:webHidden/>
              </w:rPr>
              <w:instrText xml:space="preserve"> PAGEREF _Toc56097037 \h </w:instrText>
            </w:r>
            <w:r>
              <w:rPr>
                <w:noProof/>
                <w:webHidden/>
              </w:rPr>
            </w:r>
            <w:r>
              <w:rPr>
                <w:noProof/>
                <w:webHidden/>
              </w:rPr>
              <w:fldChar w:fldCharType="separate"/>
            </w:r>
            <w:r w:rsidR="00882E22">
              <w:rPr>
                <w:noProof/>
                <w:webHidden/>
              </w:rPr>
              <w:t>112</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38" w:history="1">
            <w:r w:rsidR="00882E22" w:rsidRPr="004C6D97">
              <w:rPr>
                <w:rStyle w:val="Hipervnculo"/>
                <w:noProof/>
              </w:rPr>
              <w:t>5.3.3.2.</w:t>
            </w:r>
            <w:r w:rsidR="00882E22">
              <w:rPr>
                <w:rFonts w:asciiTheme="minorHAnsi" w:hAnsiTheme="minorHAnsi"/>
                <w:noProof/>
                <w:sz w:val="22"/>
                <w:lang w:val="es-PA" w:eastAsia="es-PA"/>
              </w:rPr>
              <w:tab/>
            </w:r>
            <w:r w:rsidR="00882E22" w:rsidRPr="004C6D97">
              <w:rPr>
                <w:rStyle w:val="Hipervnculo"/>
                <w:noProof/>
              </w:rPr>
              <w:t>ACTUALIZAR TEMA DE TRABAJO DE GRADUACIÓN</w:t>
            </w:r>
            <w:r w:rsidR="00882E22">
              <w:rPr>
                <w:noProof/>
                <w:webHidden/>
              </w:rPr>
              <w:tab/>
            </w:r>
            <w:r>
              <w:rPr>
                <w:noProof/>
                <w:webHidden/>
              </w:rPr>
              <w:fldChar w:fldCharType="begin"/>
            </w:r>
            <w:r w:rsidR="00882E22">
              <w:rPr>
                <w:noProof/>
                <w:webHidden/>
              </w:rPr>
              <w:instrText xml:space="preserve"> PAGEREF _Toc56097038 \h </w:instrText>
            </w:r>
            <w:r>
              <w:rPr>
                <w:noProof/>
                <w:webHidden/>
              </w:rPr>
            </w:r>
            <w:r>
              <w:rPr>
                <w:noProof/>
                <w:webHidden/>
              </w:rPr>
              <w:fldChar w:fldCharType="separate"/>
            </w:r>
            <w:r w:rsidR="00882E22">
              <w:rPr>
                <w:noProof/>
                <w:webHidden/>
              </w:rPr>
              <w:t>115</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39" w:history="1">
            <w:r w:rsidR="00882E22" w:rsidRPr="004C6D97">
              <w:rPr>
                <w:rStyle w:val="Hipervnculo"/>
                <w:noProof/>
              </w:rPr>
              <w:t>5.3.3.3.</w:t>
            </w:r>
            <w:r w:rsidR="00882E22">
              <w:rPr>
                <w:rFonts w:asciiTheme="minorHAnsi" w:hAnsiTheme="minorHAnsi"/>
                <w:noProof/>
                <w:sz w:val="22"/>
                <w:lang w:val="es-PA" w:eastAsia="es-PA"/>
              </w:rPr>
              <w:tab/>
            </w:r>
            <w:r w:rsidR="00882E22" w:rsidRPr="004C6D97">
              <w:rPr>
                <w:rStyle w:val="Hipervnculo"/>
                <w:noProof/>
              </w:rPr>
              <w:t>ELIMINAR TEMA DE TRABAJO DE GRADUACIÓN</w:t>
            </w:r>
            <w:r w:rsidR="00882E22">
              <w:rPr>
                <w:noProof/>
                <w:webHidden/>
              </w:rPr>
              <w:tab/>
            </w:r>
            <w:r>
              <w:rPr>
                <w:noProof/>
                <w:webHidden/>
              </w:rPr>
              <w:fldChar w:fldCharType="begin"/>
            </w:r>
            <w:r w:rsidR="00882E22">
              <w:rPr>
                <w:noProof/>
                <w:webHidden/>
              </w:rPr>
              <w:instrText xml:space="preserve"> PAGEREF _Toc56097039 \h </w:instrText>
            </w:r>
            <w:r>
              <w:rPr>
                <w:noProof/>
                <w:webHidden/>
              </w:rPr>
            </w:r>
            <w:r>
              <w:rPr>
                <w:noProof/>
                <w:webHidden/>
              </w:rPr>
              <w:fldChar w:fldCharType="separate"/>
            </w:r>
            <w:r w:rsidR="00882E22">
              <w:rPr>
                <w:noProof/>
                <w:webHidden/>
              </w:rPr>
              <w:t>120</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40" w:history="1">
            <w:r w:rsidR="00882E22" w:rsidRPr="004C6D97">
              <w:rPr>
                <w:rStyle w:val="Hipervnculo"/>
                <w:noProof/>
              </w:rPr>
              <w:t>5.3.3.4.</w:t>
            </w:r>
            <w:r w:rsidR="00882E22">
              <w:rPr>
                <w:rFonts w:asciiTheme="minorHAnsi" w:hAnsiTheme="minorHAnsi"/>
                <w:noProof/>
                <w:sz w:val="22"/>
                <w:lang w:val="es-PA" w:eastAsia="es-PA"/>
              </w:rPr>
              <w:tab/>
            </w:r>
            <w:r w:rsidR="00882E22" w:rsidRPr="004C6D97">
              <w:rPr>
                <w:rStyle w:val="Hipervnculo"/>
                <w:noProof/>
              </w:rPr>
              <w:t>AGREGAR UN NUEVO TEMA DE TRABAJO DE GRADUACIÓN</w:t>
            </w:r>
            <w:r w:rsidR="00882E22">
              <w:rPr>
                <w:noProof/>
                <w:webHidden/>
              </w:rPr>
              <w:tab/>
            </w:r>
            <w:r>
              <w:rPr>
                <w:noProof/>
                <w:webHidden/>
              </w:rPr>
              <w:fldChar w:fldCharType="begin"/>
            </w:r>
            <w:r w:rsidR="00882E22">
              <w:rPr>
                <w:noProof/>
                <w:webHidden/>
              </w:rPr>
              <w:instrText xml:space="preserve"> PAGEREF _Toc56097040 \h </w:instrText>
            </w:r>
            <w:r>
              <w:rPr>
                <w:noProof/>
                <w:webHidden/>
              </w:rPr>
            </w:r>
            <w:r>
              <w:rPr>
                <w:noProof/>
                <w:webHidden/>
              </w:rPr>
              <w:fldChar w:fldCharType="separate"/>
            </w:r>
            <w:r w:rsidR="00882E22">
              <w:rPr>
                <w:noProof/>
                <w:webHidden/>
              </w:rPr>
              <w:t>123</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41" w:history="1">
            <w:r w:rsidR="00882E22" w:rsidRPr="004C6D97">
              <w:rPr>
                <w:rStyle w:val="Hipervnculo"/>
                <w:noProof/>
              </w:rPr>
              <w:t>5.4.</w:t>
            </w:r>
            <w:r w:rsidR="00882E22">
              <w:rPr>
                <w:rFonts w:asciiTheme="minorHAnsi" w:hAnsiTheme="minorHAnsi"/>
                <w:noProof/>
                <w:sz w:val="22"/>
                <w:lang w:val="es-PA" w:eastAsia="es-PA"/>
              </w:rPr>
              <w:tab/>
            </w:r>
            <w:r w:rsidR="00882E22" w:rsidRPr="004C6D97">
              <w:rPr>
                <w:rStyle w:val="Hipervnculo"/>
                <w:noProof/>
              </w:rPr>
              <w:t>INTERFAZ GRÁFICA</w:t>
            </w:r>
            <w:r w:rsidR="00882E22">
              <w:rPr>
                <w:noProof/>
                <w:webHidden/>
              </w:rPr>
              <w:tab/>
            </w:r>
            <w:r>
              <w:rPr>
                <w:noProof/>
                <w:webHidden/>
              </w:rPr>
              <w:fldChar w:fldCharType="begin"/>
            </w:r>
            <w:r w:rsidR="00882E22">
              <w:rPr>
                <w:noProof/>
                <w:webHidden/>
              </w:rPr>
              <w:instrText xml:space="preserve"> PAGEREF _Toc56097041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42" w:history="1">
            <w:r w:rsidR="00882E22" w:rsidRPr="004C6D97">
              <w:rPr>
                <w:rStyle w:val="Hipervnculo"/>
                <w:noProof/>
              </w:rPr>
              <w:t>5.4.1.</w:t>
            </w:r>
            <w:r w:rsidR="00882E22">
              <w:rPr>
                <w:rFonts w:asciiTheme="minorHAnsi" w:hAnsiTheme="minorHAnsi"/>
                <w:noProof/>
                <w:sz w:val="22"/>
                <w:lang w:val="es-PA" w:eastAsia="es-PA"/>
              </w:rPr>
              <w:tab/>
            </w:r>
            <w:r w:rsidR="00882E22" w:rsidRPr="004C6D97">
              <w:rPr>
                <w:rStyle w:val="Hipervnculo"/>
                <w:noProof/>
              </w:rPr>
              <w:t>VISTAS COMUNES</w:t>
            </w:r>
            <w:r w:rsidR="00882E22">
              <w:rPr>
                <w:noProof/>
                <w:webHidden/>
              </w:rPr>
              <w:tab/>
            </w:r>
            <w:r>
              <w:rPr>
                <w:noProof/>
                <w:webHidden/>
              </w:rPr>
              <w:fldChar w:fldCharType="begin"/>
            </w:r>
            <w:r w:rsidR="00882E22">
              <w:rPr>
                <w:noProof/>
                <w:webHidden/>
              </w:rPr>
              <w:instrText xml:space="preserve"> PAGEREF _Toc56097042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43" w:history="1">
            <w:r w:rsidR="00882E22" w:rsidRPr="004C6D97">
              <w:rPr>
                <w:rStyle w:val="Hipervnculo"/>
                <w:noProof/>
              </w:rPr>
              <w:t>5.4.1.1.</w:t>
            </w:r>
            <w:r w:rsidR="00882E22">
              <w:rPr>
                <w:rFonts w:asciiTheme="minorHAnsi" w:hAnsiTheme="minorHAnsi"/>
                <w:noProof/>
                <w:sz w:val="22"/>
                <w:lang w:val="es-PA" w:eastAsia="es-PA"/>
              </w:rPr>
              <w:tab/>
            </w:r>
            <w:r w:rsidR="00882E22" w:rsidRPr="004C6D97">
              <w:rPr>
                <w:rStyle w:val="Hipervnculo"/>
                <w:noProof/>
              </w:rPr>
              <w:t>CABECERA</w:t>
            </w:r>
            <w:r w:rsidR="00882E22">
              <w:rPr>
                <w:noProof/>
                <w:webHidden/>
              </w:rPr>
              <w:tab/>
            </w:r>
            <w:r>
              <w:rPr>
                <w:noProof/>
                <w:webHidden/>
              </w:rPr>
              <w:fldChar w:fldCharType="begin"/>
            </w:r>
            <w:r w:rsidR="00882E22">
              <w:rPr>
                <w:noProof/>
                <w:webHidden/>
              </w:rPr>
              <w:instrText xml:space="preserve"> PAGEREF _Toc56097043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44" w:history="1">
            <w:r w:rsidR="00882E22" w:rsidRPr="004C6D97">
              <w:rPr>
                <w:rStyle w:val="Hipervnculo"/>
                <w:noProof/>
              </w:rPr>
              <w:t>5.4.1.2.</w:t>
            </w:r>
            <w:r w:rsidR="00882E22">
              <w:rPr>
                <w:rFonts w:asciiTheme="minorHAnsi" w:hAnsiTheme="minorHAnsi"/>
                <w:noProof/>
                <w:sz w:val="22"/>
                <w:lang w:val="es-PA" w:eastAsia="es-PA"/>
              </w:rPr>
              <w:tab/>
            </w:r>
            <w:r w:rsidR="00882E22" w:rsidRPr="004C6D97">
              <w:rPr>
                <w:rStyle w:val="Hipervnculo"/>
                <w:noProof/>
              </w:rPr>
              <w:t>FOOTER</w:t>
            </w:r>
            <w:r w:rsidR="00882E22">
              <w:rPr>
                <w:noProof/>
                <w:webHidden/>
              </w:rPr>
              <w:tab/>
            </w:r>
            <w:r>
              <w:rPr>
                <w:noProof/>
                <w:webHidden/>
              </w:rPr>
              <w:fldChar w:fldCharType="begin"/>
            </w:r>
            <w:r w:rsidR="00882E22">
              <w:rPr>
                <w:noProof/>
                <w:webHidden/>
              </w:rPr>
              <w:instrText xml:space="preserve"> PAGEREF _Toc56097044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45" w:history="1">
            <w:r w:rsidR="00882E22" w:rsidRPr="004C6D97">
              <w:rPr>
                <w:rStyle w:val="Hipervnculo"/>
                <w:noProof/>
              </w:rPr>
              <w:t>5.4.1.3.</w:t>
            </w:r>
            <w:r w:rsidR="00882E22">
              <w:rPr>
                <w:rFonts w:asciiTheme="minorHAnsi" w:hAnsiTheme="minorHAnsi"/>
                <w:noProof/>
                <w:sz w:val="22"/>
                <w:lang w:val="es-PA" w:eastAsia="es-PA"/>
              </w:rPr>
              <w:tab/>
            </w:r>
            <w:r w:rsidR="00882E22" w:rsidRPr="004C6D97">
              <w:rPr>
                <w:rStyle w:val="Hipervnculo"/>
                <w:noProof/>
              </w:rPr>
              <w:t>INICIO DE SESIÓN</w:t>
            </w:r>
            <w:r w:rsidR="00882E22">
              <w:rPr>
                <w:noProof/>
                <w:webHidden/>
              </w:rPr>
              <w:tab/>
            </w:r>
            <w:r>
              <w:rPr>
                <w:noProof/>
                <w:webHidden/>
              </w:rPr>
              <w:fldChar w:fldCharType="begin"/>
            </w:r>
            <w:r w:rsidR="00882E22">
              <w:rPr>
                <w:noProof/>
                <w:webHidden/>
              </w:rPr>
              <w:instrText xml:space="preserve"> PAGEREF _Toc56097045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46" w:history="1">
            <w:r w:rsidR="00882E22" w:rsidRPr="004C6D97">
              <w:rPr>
                <w:rStyle w:val="Hipervnculo"/>
                <w:noProof/>
              </w:rPr>
              <w:t>5.4.1.4.</w:t>
            </w:r>
            <w:r w:rsidR="00882E22">
              <w:rPr>
                <w:rFonts w:asciiTheme="minorHAnsi" w:hAnsiTheme="minorHAnsi"/>
                <w:noProof/>
                <w:sz w:val="22"/>
                <w:lang w:val="es-PA" w:eastAsia="es-PA"/>
              </w:rPr>
              <w:tab/>
            </w:r>
            <w:r w:rsidR="00882E22" w:rsidRPr="004C6D97">
              <w:rPr>
                <w:rStyle w:val="Hipervnculo"/>
                <w:noProof/>
              </w:rPr>
              <w:t>NOTIFICACIONES</w:t>
            </w:r>
            <w:r w:rsidR="00882E22">
              <w:rPr>
                <w:noProof/>
                <w:webHidden/>
              </w:rPr>
              <w:tab/>
            </w:r>
            <w:r>
              <w:rPr>
                <w:noProof/>
                <w:webHidden/>
              </w:rPr>
              <w:fldChar w:fldCharType="begin"/>
            </w:r>
            <w:r w:rsidR="00882E22">
              <w:rPr>
                <w:noProof/>
                <w:webHidden/>
              </w:rPr>
              <w:instrText xml:space="preserve"> PAGEREF _Toc56097046 \h </w:instrText>
            </w:r>
            <w:r>
              <w:rPr>
                <w:noProof/>
                <w:webHidden/>
              </w:rPr>
            </w:r>
            <w:r>
              <w:rPr>
                <w:noProof/>
                <w:webHidden/>
              </w:rPr>
              <w:fldChar w:fldCharType="separate"/>
            </w:r>
            <w:r w:rsidR="00882E22">
              <w:rPr>
                <w:noProof/>
                <w:webHidden/>
              </w:rPr>
              <w:t>128</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47" w:history="1">
            <w:r w:rsidR="00882E22" w:rsidRPr="004C6D97">
              <w:rPr>
                <w:rStyle w:val="Hipervnculo"/>
                <w:noProof/>
              </w:rPr>
              <w:t>5.4.2.</w:t>
            </w:r>
            <w:r w:rsidR="00882E22">
              <w:rPr>
                <w:rFonts w:asciiTheme="minorHAnsi" w:hAnsiTheme="minorHAnsi"/>
                <w:noProof/>
                <w:sz w:val="22"/>
                <w:lang w:val="es-PA" w:eastAsia="es-PA"/>
              </w:rPr>
              <w:tab/>
            </w:r>
            <w:r w:rsidR="00882E22" w:rsidRPr="004C6D97">
              <w:rPr>
                <w:rStyle w:val="Hipervnculo"/>
                <w:noProof/>
              </w:rPr>
              <w:t>PÁGINA PRINCIPAL DE ESTUDIANTES</w:t>
            </w:r>
            <w:r w:rsidR="00882E22">
              <w:rPr>
                <w:noProof/>
                <w:webHidden/>
              </w:rPr>
              <w:tab/>
            </w:r>
            <w:r>
              <w:rPr>
                <w:noProof/>
                <w:webHidden/>
              </w:rPr>
              <w:fldChar w:fldCharType="begin"/>
            </w:r>
            <w:r w:rsidR="00882E22">
              <w:rPr>
                <w:noProof/>
                <w:webHidden/>
              </w:rPr>
              <w:instrText xml:space="preserve"> PAGEREF _Toc56097047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48" w:history="1">
            <w:r w:rsidR="00882E22" w:rsidRPr="004C6D97">
              <w:rPr>
                <w:rStyle w:val="Hipervnculo"/>
                <w:noProof/>
              </w:rPr>
              <w:t>5.4.2.1.</w:t>
            </w:r>
            <w:r w:rsidR="00882E22">
              <w:rPr>
                <w:rFonts w:asciiTheme="minorHAnsi" w:hAnsiTheme="minorHAnsi"/>
                <w:noProof/>
                <w:sz w:val="22"/>
                <w:lang w:val="es-PA" w:eastAsia="es-PA"/>
              </w:rPr>
              <w:tab/>
            </w:r>
            <w:r w:rsidR="00882E22" w:rsidRPr="004C6D97">
              <w:rPr>
                <w:rStyle w:val="Hipervnculo"/>
                <w:noProof/>
              </w:rPr>
              <w:t>FORMULARIO DE BÚSQUEDA</w:t>
            </w:r>
            <w:r w:rsidR="00882E22">
              <w:rPr>
                <w:noProof/>
                <w:webHidden/>
              </w:rPr>
              <w:tab/>
            </w:r>
            <w:r>
              <w:rPr>
                <w:noProof/>
                <w:webHidden/>
              </w:rPr>
              <w:fldChar w:fldCharType="begin"/>
            </w:r>
            <w:r w:rsidR="00882E22">
              <w:rPr>
                <w:noProof/>
                <w:webHidden/>
              </w:rPr>
              <w:instrText xml:space="preserve"> PAGEREF _Toc56097048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49" w:history="1">
            <w:r w:rsidR="00882E22" w:rsidRPr="004C6D97">
              <w:rPr>
                <w:rStyle w:val="Hipervnculo"/>
                <w:noProof/>
              </w:rPr>
              <w:t>5.4.2.2.</w:t>
            </w:r>
            <w:r w:rsidR="00882E22">
              <w:rPr>
                <w:rFonts w:asciiTheme="minorHAnsi" w:hAnsiTheme="minorHAnsi"/>
                <w:noProof/>
                <w:sz w:val="22"/>
                <w:lang w:val="es-PA" w:eastAsia="es-PA"/>
              </w:rPr>
              <w:tab/>
            </w:r>
            <w:r w:rsidR="00882E22" w:rsidRPr="004C6D97">
              <w:rPr>
                <w:rStyle w:val="Hipervnculo"/>
                <w:noProof/>
              </w:rPr>
              <w:t>CUADRO DE RESULTADOS</w:t>
            </w:r>
            <w:r w:rsidR="00882E22">
              <w:rPr>
                <w:noProof/>
                <w:webHidden/>
              </w:rPr>
              <w:tab/>
            </w:r>
            <w:r>
              <w:rPr>
                <w:noProof/>
                <w:webHidden/>
              </w:rPr>
              <w:fldChar w:fldCharType="begin"/>
            </w:r>
            <w:r w:rsidR="00882E22">
              <w:rPr>
                <w:noProof/>
                <w:webHidden/>
              </w:rPr>
              <w:instrText xml:space="preserve"> PAGEREF _Toc56097049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50" w:history="1">
            <w:r w:rsidR="00882E22" w:rsidRPr="004C6D97">
              <w:rPr>
                <w:rStyle w:val="Hipervnculo"/>
                <w:noProof/>
              </w:rPr>
              <w:t>5.4.2.3.</w:t>
            </w:r>
            <w:r w:rsidR="00882E22">
              <w:rPr>
                <w:rFonts w:asciiTheme="minorHAnsi" w:hAnsiTheme="minorHAnsi"/>
                <w:noProof/>
                <w:sz w:val="22"/>
                <w:lang w:val="es-PA" w:eastAsia="es-PA"/>
              </w:rPr>
              <w:tab/>
            </w:r>
            <w:r w:rsidR="00882E22" w:rsidRPr="004C6D97">
              <w:rPr>
                <w:rStyle w:val="Hipervnculo"/>
                <w:noProof/>
              </w:rPr>
              <w:t>VENTANA MODAL DE INFORMACIÓN</w:t>
            </w:r>
            <w:r w:rsidR="00882E22">
              <w:rPr>
                <w:noProof/>
                <w:webHidden/>
              </w:rPr>
              <w:tab/>
            </w:r>
            <w:r>
              <w:rPr>
                <w:noProof/>
                <w:webHidden/>
              </w:rPr>
              <w:fldChar w:fldCharType="begin"/>
            </w:r>
            <w:r w:rsidR="00882E22">
              <w:rPr>
                <w:noProof/>
                <w:webHidden/>
              </w:rPr>
              <w:instrText xml:space="preserve"> PAGEREF _Toc56097050 \h </w:instrText>
            </w:r>
            <w:r>
              <w:rPr>
                <w:noProof/>
                <w:webHidden/>
              </w:rPr>
            </w:r>
            <w:r>
              <w:rPr>
                <w:noProof/>
                <w:webHidden/>
              </w:rPr>
              <w:fldChar w:fldCharType="separate"/>
            </w:r>
            <w:r w:rsidR="00882E22">
              <w:rPr>
                <w:noProof/>
                <w:webHidden/>
              </w:rPr>
              <w:t>130</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51" w:history="1">
            <w:r w:rsidR="00882E22" w:rsidRPr="004C6D97">
              <w:rPr>
                <w:rStyle w:val="Hipervnculo"/>
                <w:noProof/>
              </w:rPr>
              <w:t>5.4.2.4.</w:t>
            </w:r>
            <w:r w:rsidR="00882E22">
              <w:rPr>
                <w:rFonts w:asciiTheme="minorHAnsi" w:hAnsiTheme="minorHAnsi"/>
                <w:noProof/>
                <w:sz w:val="22"/>
                <w:lang w:val="es-PA" w:eastAsia="es-PA"/>
              </w:rPr>
              <w:tab/>
            </w:r>
            <w:r w:rsidR="00882E22" w:rsidRPr="004C6D97">
              <w:rPr>
                <w:rStyle w:val="Hipervnculo"/>
                <w:noProof/>
              </w:rPr>
              <w:t>VENTANA MODAL DEL ENVÍO DE CORREO</w:t>
            </w:r>
            <w:r w:rsidR="00882E22">
              <w:rPr>
                <w:noProof/>
                <w:webHidden/>
              </w:rPr>
              <w:tab/>
            </w:r>
            <w:r>
              <w:rPr>
                <w:noProof/>
                <w:webHidden/>
              </w:rPr>
              <w:fldChar w:fldCharType="begin"/>
            </w:r>
            <w:r w:rsidR="00882E22">
              <w:rPr>
                <w:noProof/>
                <w:webHidden/>
              </w:rPr>
              <w:instrText xml:space="preserve"> PAGEREF _Toc56097051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52" w:history="1">
            <w:r w:rsidR="00882E22" w:rsidRPr="004C6D97">
              <w:rPr>
                <w:rStyle w:val="Hipervnculo"/>
                <w:noProof/>
              </w:rPr>
              <w:t>5.4.3.</w:t>
            </w:r>
            <w:r w:rsidR="00882E22">
              <w:rPr>
                <w:rFonts w:asciiTheme="minorHAnsi" w:hAnsiTheme="minorHAnsi"/>
                <w:noProof/>
                <w:sz w:val="22"/>
                <w:lang w:val="es-PA" w:eastAsia="es-PA"/>
              </w:rPr>
              <w:tab/>
            </w:r>
            <w:r w:rsidR="00882E22" w:rsidRPr="004C6D97">
              <w:rPr>
                <w:rStyle w:val="Hipervnculo"/>
                <w:noProof/>
              </w:rPr>
              <w:t>PÁGINA PRINCIPAL DE PROPONENTES</w:t>
            </w:r>
            <w:r w:rsidR="00882E22">
              <w:rPr>
                <w:noProof/>
                <w:webHidden/>
              </w:rPr>
              <w:tab/>
            </w:r>
            <w:r>
              <w:rPr>
                <w:noProof/>
                <w:webHidden/>
              </w:rPr>
              <w:fldChar w:fldCharType="begin"/>
            </w:r>
            <w:r w:rsidR="00882E22">
              <w:rPr>
                <w:noProof/>
                <w:webHidden/>
              </w:rPr>
              <w:instrText xml:space="preserve"> PAGEREF _Toc56097052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53" w:history="1">
            <w:r w:rsidR="00882E22" w:rsidRPr="004C6D97">
              <w:rPr>
                <w:rStyle w:val="Hipervnculo"/>
                <w:noProof/>
              </w:rPr>
              <w:t>5.4.3.1.</w:t>
            </w:r>
            <w:r w:rsidR="00882E22">
              <w:rPr>
                <w:rFonts w:asciiTheme="minorHAnsi" w:hAnsiTheme="minorHAnsi"/>
                <w:noProof/>
                <w:sz w:val="22"/>
                <w:lang w:val="es-PA" w:eastAsia="es-PA"/>
              </w:rPr>
              <w:tab/>
            </w:r>
            <w:r w:rsidR="00882E22" w:rsidRPr="004C6D97">
              <w:rPr>
                <w:rStyle w:val="Hipervnculo"/>
                <w:noProof/>
              </w:rPr>
              <w:t>RESUMEN DE OPCIONES DE TRABAJOS DE GRADUACIÓN</w:t>
            </w:r>
            <w:r w:rsidR="00882E22">
              <w:rPr>
                <w:noProof/>
                <w:webHidden/>
              </w:rPr>
              <w:tab/>
            </w:r>
            <w:r>
              <w:rPr>
                <w:noProof/>
                <w:webHidden/>
              </w:rPr>
              <w:fldChar w:fldCharType="begin"/>
            </w:r>
            <w:r w:rsidR="00882E22">
              <w:rPr>
                <w:noProof/>
                <w:webHidden/>
              </w:rPr>
              <w:instrText xml:space="preserve"> PAGEREF _Toc56097053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54" w:history="1">
            <w:r w:rsidR="00882E22" w:rsidRPr="004C6D97">
              <w:rPr>
                <w:rStyle w:val="Hipervnculo"/>
                <w:noProof/>
              </w:rPr>
              <w:t>5.4.3.2.</w:t>
            </w:r>
            <w:r w:rsidR="00882E22">
              <w:rPr>
                <w:rFonts w:asciiTheme="minorHAnsi" w:hAnsiTheme="minorHAnsi"/>
                <w:noProof/>
                <w:sz w:val="22"/>
                <w:lang w:val="es-PA" w:eastAsia="es-PA"/>
              </w:rPr>
              <w:tab/>
            </w:r>
            <w:r w:rsidR="00882E22" w:rsidRPr="004C6D97">
              <w:rPr>
                <w:rStyle w:val="Hipervnculo"/>
                <w:noProof/>
              </w:rPr>
              <w:t>VENTANA MODAL DE EDICIÓN DE TEMAS DE TRABAJO DE GRADUACIÓN</w:t>
            </w:r>
            <w:r w:rsidR="00882E22">
              <w:rPr>
                <w:noProof/>
                <w:webHidden/>
              </w:rPr>
              <w:tab/>
            </w:r>
            <w:r>
              <w:rPr>
                <w:noProof/>
                <w:webHidden/>
              </w:rPr>
              <w:fldChar w:fldCharType="begin"/>
            </w:r>
            <w:r w:rsidR="00882E22">
              <w:rPr>
                <w:noProof/>
                <w:webHidden/>
              </w:rPr>
              <w:instrText xml:space="preserve"> PAGEREF _Toc56097054 \h </w:instrText>
            </w:r>
            <w:r>
              <w:rPr>
                <w:noProof/>
                <w:webHidden/>
              </w:rPr>
            </w:r>
            <w:r>
              <w:rPr>
                <w:noProof/>
                <w:webHidden/>
              </w:rPr>
              <w:fldChar w:fldCharType="separate"/>
            </w:r>
            <w:r w:rsidR="00882E22">
              <w:rPr>
                <w:noProof/>
                <w:webHidden/>
              </w:rPr>
              <w:t>132</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55" w:history="1">
            <w:r w:rsidR="00882E22" w:rsidRPr="004C6D97">
              <w:rPr>
                <w:rStyle w:val="Hipervnculo"/>
                <w:noProof/>
              </w:rPr>
              <w:t>5.4.3.3.</w:t>
            </w:r>
            <w:r w:rsidR="00882E22">
              <w:rPr>
                <w:rFonts w:asciiTheme="minorHAnsi" w:hAnsiTheme="minorHAnsi"/>
                <w:noProof/>
                <w:sz w:val="22"/>
                <w:lang w:val="es-PA" w:eastAsia="es-PA"/>
              </w:rPr>
              <w:tab/>
            </w:r>
            <w:r w:rsidR="00882E22" w:rsidRPr="004C6D97">
              <w:rPr>
                <w:rStyle w:val="Hipervnculo"/>
                <w:noProof/>
              </w:rPr>
              <w:t>VENTANA MODAL DE CONFIRMACIÓN PARA ELIMINAR</w:t>
            </w:r>
            <w:r w:rsidR="00882E22">
              <w:rPr>
                <w:noProof/>
                <w:webHidden/>
              </w:rPr>
              <w:tab/>
            </w:r>
            <w:r>
              <w:rPr>
                <w:noProof/>
                <w:webHidden/>
              </w:rPr>
              <w:fldChar w:fldCharType="begin"/>
            </w:r>
            <w:r w:rsidR="00882E22">
              <w:rPr>
                <w:noProof/>
                <w:webHidden/>
              </w:rPr>
              <w:instrText xml:space="preserve"> PAGEREF _Toc56097055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56" w:history="1">
            <w:r w:rsidR="00882E22" w:rsidRPr="004C6D97">
              <w:rPr>
                <w:rStyle w:val="Hipervnculo"/>
                <w:noProof/>
              </w:rPr>
              <w:t>5.4.3.4.</w:t>
            </w:r>
            <w:r w:rsidR="00882E22">
              <w:rPr>
                <w:rFonts w:asciiTheme="minorHAnsi" w:hAnsiTheme="minorHAnsi"/>
                <w:noProof/>
                <w:sz w:val="22"/>
                <w:lang w:val="es-PA" w:eastAsia="es-PA"/>
              </w:rPr>
              <w:tab/>
            </w:r>
            <w:r w:rsidR="00882E22" w:rsidRPr="004C6D97">
              <w:rPr>
                <w:rStyle w:val="Hipervnculo"/>
                <w:noProof/>
              </w:rPr>
              <w:t>FORMULARIO PARA AÑADIR TEMA PARA TRABAJO DE GRADUACIÓN</w:t>
            </w:r>
            <w:r w:rsidR="00882E22">
              <w:rPr>
                <w:noProof/>
                <w:webHidden/>
              </w:rPr>
              <w:tab/>
            </w:r>
            <w:r>
              <w:rPr>
                <w:noProof/>
                <w:webHidden/>
              </w:rPr>
              <w:fldChar w:fldCharType="begin"/>
            </w:r>
            <w:r w:rsidR="00882E22">
              <w:rPr>
                <w:noProof/>
                <w:webHidden/>
              </w:rPr>
              <w:instrText xml:space="preserve"> PAGEREF _Toc56097056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57" w:history="1">
            <w:r w:rsidR="00882E22" w:rsidRPr="004C6D97">
              <w:rPr>
                <w:rStyle w:val="Hipervnculo"/>
                <w:noProof/>
              </w:rPr>
              <w:t>5.4.3.5.</w:t>
            </w:r>
            <w:r w:rsidR="00882E22">
              <w:rPr>
                <w:rFonts w:asciiTheme="minorHAnsi" w:hAnsiTheme="minorHAnsi"/>
                <w:noProof/>
                <w:sz w:val="22"/>
                <w:lang w:val="es-PA" w:eastAsia="es-PA"/>
              </w:rPr>
              <w:tab/>
            </w:r>
            <w:r w:rsidR="00882E22" w:rsidRPr="004C6D97">
              <w:rPr>
                <w:rStyle w:val="Hipervnculo"/>
                <w:noProof/>
              </w:rPr>
              <w:t>HISTORIAL DE TEMA PROPUESTOS</w:t>
            </w:r>
            <w:r w:rsidR="00882E22">
              <w:rPr>
                <w:noProof/>
                <w:webHidden/>
              </w:rPr>
              <w:tab/>
            </w:r>
            <w:r>
              <w:rPr>
                <w:noProof/>
                <w:webHidden/>
              </w:rPr>
              <w:fldChar w:fldCharType="begin"/>
            </w:r>
            <w:r w:rsidR="00882E22">
              <w:rPr>
                <w:noProof/>
                <w:webHidden/>
              </w:rPr>
              <w:instrText xml:space="preserve"> PAGEREF _Toc56097057 \h </w:instrText>
            </w:r>
            <w:r>
              <w:rPr>
                <w:noProof/>
                <w:webHidden/>
              </w:rPr>
            </w:r>
            <w:r>
              <w:rPr>
                <w:noProof/>
                <w:webHidden/>
              </w:rPr>
              <w:fldChar w:fldCharType="separate"/>
            </w:r>
            <w:r w:rsidR="00882E22">
              <w:rPr>
                <w:noProof/>
                <w:webHidden/>
              </w:rPr>
              <w:t>134</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7058" w:history="1">
            <w:r w:rsidR="00882E22" w:rsidRPr="004C6D97">
              <w:rPr>
                <w:rStyle w:val="Hipervnculo"/>
                <w:noProof/>
              </w:rPr>
              <w:t>VI EVALUACIÓN</w:t>
            </w:r>
            <w:r w:rsidR="00882E22">
              <w:rPr>
                <w:noProof/>
                <w:webHidden/>
              </w:rPr>
              <w:tab/>
            </w:r>
            <w:r>
              <w:rPr>
                <w:noProof/>
                <w:webHidden/>
              </w:rPr>
              <w:fldChar w:fldCharType="begin"/>
            </w:r>
            <w:r w:rsidR="00882E22">
              <w:rPr>
                <w:noProof/>
                <w:webHidden/>
              </w:rPr>
              <w:instrText xml:space="preserve"> PAGEREF _Toc56097058 \h </w:instrText>
            </w:r>
            <w:r>
              <w:rPr>
                <w:noProof/>
                <w:webHidden/>
              </w:rPr>
            </w:r>
            <w:r>
              <w:rPr>
                <w:noProof/>
                <w:webHidden/>
              </w:rPr>
              <w:fldChar w:fldCharType="separate"/>
            </w:r>
            <w:r w:rsidR="00882E22">
              <w:rPr>
                <w:noProof/>
                <w:webHidden/>
              </w:rPr>
              <w:t>135</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62" w:history="1">
            <w:r w:rsidR="00882E22" w:rsidRPr="004C6D97">
              <w:rPr>
                <w:rStyle w:val="Hipervnculo"/>
                <w:noProof/>
              </w:rPr>
              <w:t>6.1.</w:t>
            </w:r>
            <w:r w:rsidR="00882E22">
              <w:rPr>
                <w:rFonts w:asciiTheme="minorHAnsi" w:hAnsiTheme="minorHAnsi"/>
                <w:noProof/>
                <w:sz w:val="22"/>
                <w:lang w:val="es-PA" w:eastAsia="es-PA"/>
              </w:rPr>
              <w:tab/>
            </w:r>
            <w:r w:rsidR="00882E22" w:rsidRPr="004C6D97">
              <w:rPr>
                <w:rStyle w:val="Hipervnculo"/>
                <w:noProof/>
              </w:rPr>
              <w:t>PRUEBAS FUNCIONALES</w:t>
            </w:r>
            <w:r w:rsidR="00882E22">
              <w:rPr>
                <w:noProof/>
                <w:webHidden/>
              </w:rPr>
              <w:tab/>
            </w:r>
            <w:r>
              <w:rPr>
                <w:noProof/>
                <w:webHidden/>
              </w:rPr>
              <w:fldChar w:fldCharType="begin"/>
            </w:r>
            <w:r w:rsidR="00882E22">
              <w:rPr>
                <w:noProof/>
                <w:webHidden/>
              </w:rPr>
              <w:instrText xml:space="preserve"> PAGEREF _Toc56097062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63" w:history="1">
            <w:r w:rsidR="00882E22" w:rsidRPr="004C6D97">
              <w:rPr>
                <w:rStyle w:val="Hipervnculo"/>
                <w:noProof/>
              </w:rPr>
              <w:t>6.1.1.</w:t>
            </w:r>
            <w:r w:rsidR="00882E22">
              <w:rPr>
                <w:rFonts w:asciiTheme="minorHAnsi" w:hAnsiTheme="minorHAnsi"/>
                <w:noProof/>
                <w:sz w:val="22"/>
                <w:lang w:val="es-PA" w:eastAsia="es-PA"/>
              </w:rPr>
              <w:tab/>
            </w:r>
            <w:r w:rsidR="00882E22" w:rsidRPr="004C6D97">
              <w:rPr>
                <w:rStyle w:val="Hipervnculo"/>
                <w:noProof/>
              </w:rPr>
              <w:t>PRUEBAS AUTOMATIZADAS</w:t>
            </w:r>
            <w:r w:rsidR="00882E22">
              <w:rPr>
                <w:noProof/>
                <w:webHidden/>
              </w:rPr>
              <w:tab/>
            </w:r>
            <w:r>
              <w:rPr>
                <w:noProof/>
                <w:webHidden/>
              </w:rPr>
              <w:fldChar w:fldCharType="begin"/>
            </w:r>
            <w:r w:rsidR="00882E22">
              <w:rPr>
                <w:noProof/>
                <w:webHidden/>
              </w:rPr>
              <w:instrText xml:space="preserve"> PAGEREF _Toc56097063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64" w:history="1">
            <w:r w:rsidR="00882E22" w:rsidRPr="004C6D97">
              <w:rPr>
                <w:rStyle w:val="Hipervnculo"/>
                <w:noProof/>
              </w:rPr>
              <w:t>6.1.2.</w:t>
            </w:r>
            <w:r w:rsidR="00882E22">
              <w:rPr>
                <w:rFonts w:asciiTheme="minorHAnsi" w:hAnsiTheme="minorHAnsi"/>
                <w:noProof/>
                <w:sz w:val="22"/>
                <w:lang w:val="es-PA" w:eastAsia="es-PA"/>
              </w:rPr>
              <w:tab/>
            </w:r>
            <w:r w:rsidR="00882E22" w:rsidRPr="004C6D97">
              <w:rPr>
                <w:rStyle w:val="Hipervnculo"/>
                <w:noProof/>
              </w:rPr>
              <w:t>RESULTADOS DE LAS PRUEBAS AUTOMATIZADAS</w:t>
            </w:r>
            <w:r w:rsidR="00882E22">
              <w:rPr>
                <w:noProof/>
                <w:webHidden/>
              </w:rPr>
              <w:tab/>
            </w:r>
            <w:r>
              <w:rPr>
                <w:noProof/>
                <w:webHidden/>
              </w:rPr>
              <w:fldChar w:fldCharType="begin"/>
            </w:r>
            <w:r w:rsidR="00882E22">
              <w:rPr>
                <w:noProof/>
                <w:webHidden/>
              </w:rPr>
              <w:instrText xml:space="preserve"> PAGEREF _Toc56097064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65" w:history="1">
            <w:r w:rsidR="00882E22" w:rsidRPr="004C6D97">
              <w:rPr>
                <w:rStyle w:val="Hipervnculo"/>
                <w:noProof/>
              </w:rPr>
              <w:t>6.1.2.1.</w:t>
            </w:r>
            <w:r w:rsidR="00882E22">
              <w:rPr>
                <w:rFonts w:asciiTheme="minorHAnsi" w:hAnsiTheme="minorHAnsi"/>
                <w:noProof/>
                <w:sz w:val="22"/>
                <w:lang w:val="es-PA" w:eastAsia="es-PA"/>
              </w:rPr>
              <w:tab/>
            </w:r>
            <w:r w:rsidR="00882E22" w:rsidRPr="004C6D97">
              <w:rPr>
                <w:rStyle w:val="Hipervnculo"/>
                <w:noProof/>
              </w:rPr>
              <w:t>INICIO DE SESIÓN</w:t>
            </w:r>
            <w:r w:rsidR="00882E22">
              <w:rPr>
                <w:noProof/>
                <w:webHidden/>
              </w:rPr>
              <w:tab/>
            </w:r>
            <w:r>
              <w:rPr>
                <w:noProof/>
                <w:webHidden/>
              </w:rPr>
              <w:fldChar w:fldCharType="begin"/>
            </w:r>
            <w:r w:rsidR="00882E22">
              <w:rPr>
                <w:noProof/>
                <w:webHidden/>
              </w:rPr>
              <w:instrText xml:space="preserve"> PAGEREF _Toc56097065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66" w:history="1">
            <w:r w:rsidR="00882E22" w:rsidRPr="004C6D97">
              <w:rPr>
                <w:rStyle w:val="Hipervnculo"/>
                <w:noProof/>
              </w:rPr>
              <w:t>6.1.2.2.</w:t>
            </w:r>
            <w:r w:rsidR="00882E22">
              <w:rPr>
                <w:rFonts w:asciiTheme="minorHAnsi" w:hAnsiTheme="minorHAnsi"/>
                <w:noProof/>
                <w:sz w:val="22"/>
                <w:lang w:val="es-PA" w:eastAsia="es-PA"/>
              </w:rPr>
              <w:tab/>
            </w:r>
            <w:r w:rsidR="00882E22" w:rsidRPr="004C6D97">
              <w:rPr>
                <w:rStyle w:val="Hipervnculo"/>
                <w:noProof/>
              </w:rPr>
              <w:t>AGREGAR UN TEMA DE TRABAJO DE GRADUACIÓN</w:t>
            </w:r>
            <w:r w:rsidR="00882E22">
              <w:rPr>
                <w:noProof/>
                <w:webHidden/>
              </w:rPr>
              <w:tab/>
            </w:r>
            <w:r>
              <w:rPr>
                <w:noProof/>
                <w:webHidden/>
              </w:rPr>
              <w:fldChar w:fldCharType="begin"/>
            </w:r>
            <w:r w:rsidR="00882E22">
              <w:rPr>
                <w:noProof/>
                <w:webHidden/>
              </w:rPr>
              <w:instrText xml:space="preserve"> PAGEREF _Toc56097066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67" w:history="1">
            <w:r w:rsidR="00882E22" w:rsidRPr="004C6D97">
              <w:rPr>
                <w:rStyle w:val="Hipervnculo"/>
                <w:noProof/>
              </w:rPr>
              <w:t>6.1.2.3.</w:t>
            </w:r>
            <w:r w:rsidR="00882E22">
              <w:rPr>
                <w:rFonts w:asciiTheme="minorHAnsi" w:hAnsiTheme="minorHAnsi"/>
                <w:noProof/>
                <w:sz w:val="22"/>
                <w:lang w:val="es-PA" w:eastAsia="es-PA"/>
              </w:rPr>
              <w:tab/>
            </w:r>
            <w:r w:rsidR="00882E22" w:rsidRPr="004C6D97">
              <w:rPr>
                <w:rStyle w:val="Hipervnculo"/>
                <w:noProof/>
              </w:rPr>
              <w:t>MODIFICAR UN TEMA DE TRABAJO DE GRADUACIÓN</w:t>
            </w:r>
            <w:r w:rsidR="00882E22">
              <w:rPr>
                <w:noProof/>
                <w:webHidden/>
              </w:rPr>
              <w:tab/>
            </w:r>
            <w:r>
              <w:rPr>
                <w:noProof/>
                <w:webHidden/>
              </w:rPr>
              <w:fldChar w:fldCharType="begin"/>
            </w:r>
            <w:r w:rsidR="00882E22">
              <w:rPr>
                <w:noProof/>
                <w:webHidden/>
              </w:rPr>
              <w:instrText xml:space="preserve"> PAGEREF _Toc56097067 \h </w:instrText>
            </w:r>
            <w:r>
              <w:rPr>
                <w:noProof/>
                <w:webHidden/>
              </w:rPr>
            </w:r>
            <w:r>
              <w:rPr>
                <w:noProof/>
                <w:webHidden/>
              </w:rPr>
              <w:fldChar w:fldCharType="separate"/>
            </w:r>
            <w:r w:rsidR="00882E22">
              <w:rPr>
                <w:noProof/>
                <w:webHidden/>
              </w:rPr>
              <w:t>137</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68" w:history="1">
            <w:r w:rsidR="00882E22" w:rsidRPr="004C6D97">
              <w:rPr>
                <w:rStyle w:val="Hipervnculo"/>
                <w:noProof/>
              </w:rPr>
              <w:t>6.1.2.4.</w:t>
            </w:r>
            <w:r w:rsidR="00882E22">
              <w:rPr>
                <w:rFonts w:asciiTheme="minorHAnsi" w:hAnsiTheme="minorHAnsi"/>
                <w:noProof/>
                <w:sz w:val="22"/>
                <w:lang w:val="es-PA" w:eastAsia="es-PA"/>
              </w:rPr>
              <w:tab/>
            </w:r>
            <w:r w:rsidR="00882E22" w:rsidRPr="004C6D97">
              <w:rPr>
                <w:rStyle w:val="Hipervnculo"/>
                <w:noProof/>
              </w:rPr>
              <w:t>ELIMINAR UN TEMA DE TRABAJO DE GRADUACIÓN</w:t>
            </w:r>
            <w:r w:rsidR="00882E22">
              <w:rPr>
                <w:noProof/>
                <w:webHidden/>
              </w:rPr>
              <w:tab/>
            </w:r>
            <w:r>
              <w:rPr>
                <w:noProof/>
                <w:webHidden/>
              </w:rPr>
              <w:fldChar w:fldCharType="begin"/>
            </w:r>
            <w:r w:rsidR="00882E22">
              <w:rPr>
                <w:noProof/>
                <w:webHidden/>
              </w:rPr>
              <w:instrText xml:space="preserve"> PAGEREF _Toc56097068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B6363C">
          <w:pPr>
            <w:pStyle w:val="TDC2"/>
            <w:tabs>
              <w:tab w:val="left" w:pos="1320"/>
              <w:tab w:val="right" w:leader="dot" w:pos="8828"/>
            </w:tabs>
            <w:rPr>
              <w:rFonts w:asciiTheme="minorHAnsi" w:hAnsiTheme="minorHAnsi"/>
              <w:noProof/>
              <w:sz w:val="22"/>
              <w:lang w:val="es-PA" w:eastAsia="es-PA"/>
            </w:rPr>
          </w:pPr>
          <w:hyperlink w:anchor="_Toc56097069" w:history="1">
            <w:r w:rsidR="00882E22" w:rsidRPr="004C6D97">
              <w:rPr>
                <w:rStyle w:val="Hipervnculo"/>
                <w:noProof/>
              </w:rPr>
              <w:t>6.1.2.5.</w:t>
            </w:r>
            <w:r w:rsidR="00882E22">
              <w:rPr>
                <w:rFonts w:asciiTheme="minorHAnsi" w:hAnsiTheme="minorHAnsi"/>
                <w:noProof/>
                <w:sz w:val="22"/>
                <w:lang w:val="es-PA" w:eastAsia="es-PA"/>
              </w:rPr>
              <w:tab/>
            </w:r>
            <w:r w:rsidR="00882E22" w:rsidRPr="004C6D97">
              <w:rPr>
                <w:rStyle w:val="Hipervnculo"/>
                <w:noProof/>
              </w:rPr>
              <w:t>APLICAR A UN TEMA DE TRABAJO DE GRADUACIÓN</w:t>
            </w:r>
            <w:r w:rsidR="00882E22">
              <w:rPr>
                <w:noProof/>
                <w:webHidden/>
              </w:rPr>
              <w:tab/>
            </w:r>
            <w:r>
              <w:rPr>
                <w:noProof/>
                <w:webHidden/>
              </w:rPr>
              <w:fldChar w:fldCharType="begin"/>
            </w:r>
            <w:r w:rsidR="00882E22">
              <w:rPr>
                <w:noProof/>
                <w:webHidden/>
              </w:rPr>
              <w:instrText xml:space="preserve"> PAGEREF _Toc56097069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B6363C">
          <w:pPr>
            <w:pStyle w:val="TDC2"/>
            <w:tabs>
              <w:tab w:val="left" w:pos="880"/>
              <w:tab w:val="right" w:leader="dot" w:pos="8828"/>
            </w:tabs>
            <w:rPr>
              <w:rFonts w:asciiTheme="minorHAnsi" w:hAnsiTheme="minorHAnsi"/>
              <w:noProof/>
              <w:sz w:val="22"/>
              <w:lang w:val="es-PA" w:eastAsia="es-PA"/>
            </w:rPr>
          </w:pPr>
          <w:hyperlink w:anchor="_Toc56097070" w:history="1">
            <w:r w:rsidR="00882E22" w:rsidRPr="004C6D97">
              <w:rPr>
                <w:rStyle w:val="Hipervnculo"/>
                <w:noProof/>
              </w:rPr>
              <w:t>6.2.</w:t>
            </w:r>
            <w:r w:rsidR="00882E22">
              <w:rPr>
                <w:rFonts w:asciiTheme="minorHAnsi" w:hAnsiTheme="minorHAnsi"/>
                <w:noProof/>
                <w:sz w:val="22"/>
                <w:lang w:val="es-PA" w:eastAsia="es-PA"/>
              </w:rPr>
              <w:tab/>
            </w:r>
            <w:r w:rsidR="00882E22" w:rsidRPr="004C6D97">
              <w:rPr>
                <w:rStyle w:val="Hipervnculo"/>
                <w:noProof/>
              </w:rPr>
              <w:t>PRUEBAS DE USABILIDAD IN-SITU</w:t>
            </w:r>
            <w:r w:rsidR="00882E22">
              <w:rPr>
                <w:noProof/>
                <w:webHidden/>
              </w:rPr>
              <w:tab/>
            </w:r>
            <w:r>
              <w:rPr>
                <w:noProof/>
                <w:webHidden/>
              </w:rPr>
              <w:fldChar w:fldCharType="begin"/>
            </w:r>
            <w:r w:rsidR="00882E22">
              <w:rPr>
                <w:noProof/>
                <w:webHidden/>
              </w:rPr>
              <w:instrText xml:space="preserve"> PAGEREF _Toc56097070 \h </w:instrText>
            </w:r>
            <w:r>
              <w:rPr>
                <w:noProof/>
                <w:webHidden/>
              </w:rPr>
            </w:r>
            <w:r>
              <w:rPr>
                <w:noProof/>
                <w:webHidden/>
              </w:rPr>
              <w:fldChar w:fldCharType="separate"/>
            </w:r>
            <w:r w:rsidR="00882E22">
              <w:rPr>
                <w:noProof/>
                <w:webHidden/>
              </w:rPr>
              <w:t>139</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71" w:history="1">
            <w:r w:rsidR="00882E22" w:rsidRPr="004C6D97">
              <w:rPr>
                <w:rStyle w:val="Hipervnculo"/>
                <w:noProof/>
              </w:rPr>
              <w:t>6.2.1.</w:t>
            </w:r>
            <w:r w:rsidR="00882E22">
              <w:rPr>
                <w:rFonts w:asciiTheme="minorHAnsi" w:hAnsiTheme="minorHAnsi"/>
                <w:noProof/>
                <w:sz w:val="22"/>
                <w:lang w:val="es-PA" w:eastAsia="es-PA"/>
              </w:rPr>
              <w:tab/>
            </w:r>
            <w:r w:rsidR="00882E22" w:rsidRPr="004C6D97">
              <w:rPr>
                <w:rStyle w:val="Hipervnculo"/>
                <w:noProof/>
              </w:rPr>
              <w:t>DESCRIPCIÓN DE LAS PRUEBAS PRESENCIALES</w:t>
            </w:r>
            <w:r w:rsidR="00882E22">
              <w:rPr>
                <w:noProof/>
                <w:webHidden/>
              </w:rPr>
              <w:tab/>
            </w:r>
            <w:r>
              <w:rPr>
                <w:noProof/>
                <w:webHidden/>
              </w:rPr>
              <w:fldChar w:fldCharType="begin"/>
            </w:r>
            <w:r w:rsidR="00882E22">
              <w:rPr>
                <w:noProof/>
                <w:webHidden/>
              </w:rPr>
              <w:instrText xml:space="preserve"> PAGEREF _Toc56097071 \h </w:instrText>
            </w:r>
            <w:r>
              <w:rPr>
                <w:noProof/>
                <w:webHidden/>
              </w:rPr>
            </w:r>
            <w:r>
              <w:rPr>
                <w:noProof/>
                <w:webHidden/>
              </w:rPr>
              <w:fldChar w:fldCharType="separate"/>
            </w:r>
            <w:r w:rsidR="00882E22">
              <w:rPr>
                <w:noProof/>
                <w:webHidden/>
              </w:rPr>
              <w:t>140</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72" w:history="1">
            <w:r w:rsidR="00882E22" w:rsidRPr="004C6D97">
              <w:rPr>
                <w:rStyle w:val="Hipervnculo"/>
                <w:noProof/>
              </w:rPr>
              <w:t>6.2.2.</w:t>
            </w:r>
            <w:r w:rsidR="00882E22">
              <w:rPr>
                <w:rFonts w:asciiTheme="minorHAnsi" w:hAnsiTheme="minorHAnsi"/>
                <w:noProof/>
                <w:sz w:val="22"/>
                <w:lang w:val="es-PA" w:eastAsia="es-PA"/>
              </w:rPr>
              <w:tab/>
            </w:r>
            <w:r w:rsidR="00882E22" w:rsidRPr="004C6D97">
              <w:rPr>
                <w:rStyle w:val="Hipervnculo"/>
                <w:noProof/>
              </w:rPr>
              <w:t>RESULTADOS DE LAS PRUEBAS PRESENCIALES</w:t>
            </w:r>
            <w:r w:rsidR="00882E22">
              <w:rPr>
                <w:noProof/>
                <w:webHidden/>
              </w:rPr>
              <w:tab/>
            </w:r>
            <w:r>
              <w:rPr>
                <w:noProof/>
                <w:webHidden/>
              </w:rPr>
              <w:fldChar w:fldCharType="begin"/>
            </w:r>
            <w:r w:rsidR="00882E22">
              <w:rPr>
                <w:noProof/>
                <w:webHidden/>
              </w:rPr>
              <w:instrText xml:space="preserve"> PAGEREF _Toc56097072 \h </w:instrText>
            </w:r>
            <w:r>
              <w:rPr>
                <w:noProof/>
                <w:webHidden/>
              </w:rPr>
            </w:r>
            <w:r>
              <w:rPr>
                <w:noProof/>
                <w:webHidden/>
              </w:rPr>
              <w:fldChar w:fldCharType="separate"/>
            </w:r>
            <w:r w:rsidR="00882E22">
              <w:rPr>
                <w:noProof/>
                <w:webHidden/>
              </w:rPr>
              <w:t>140</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73" w:history="1">
            <w:r w:rsidR="00882E22" w:rsidRPr="004C6D97">
              <w:rPr>
                <w:rStyle w:val="Hipervnculo"/>
                <w:noProof/>
              </w:rPr>
              <w:t>6.2.3.</w:t>
            </w:r>
            <w:r w:rsidR="00882E22">
              <w:rPr>
                <w:rFonts w:asciiTheme="minorHAnsi" w:hAnsiTheme="minorHAnsi"/>
                <w:noProof/>
                <w:sz w:val="22"/>
                <w:lang w:val="es-PA" w:eastAsia="es-PA"/>
              </w:rPr>
              <w:tab/>
            </w:r>
            <w:r w:rsidR="00882E22" w:rsidRPr="004C6D97">
              <w:rPr>
                <w:rStyle w:val="Hipervnculo"/>
                <w:noProof/>
              </w:rPr>
              <w:t>DESCRIPCIÓN DE LAS PRUEBAS REMOTAS</w:t>
            </w:r>
            <w:r w:rsidR="00882E22">
              <w:rPr>
                <w:noProof/>
                <w:webHidden/>
              </w:rPr>
              <w:tab/>
            </w:r>
            <w:r>
              <w:rPr>
                <w:noProof/>
                <w:webHidden/>
              </w:rPr>
              <w:fldChar w:fldCharType="begin"/>
            </w:r>
            <w:r w:rsidR="00882E22">
              <w:rPr>
                <w:noProof/>
                <w:webHidden/>
              </w:rPr>
              <w:instrText xml:space="preserve"> PAGEREF _Toc56097073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B6363C">
          <w:pPr>
            <w:pStyle w:val="TDC2"/>
            <w:tabs>
              <w:tab w:val="left" w:pos="1100"/>
              <w:tab w:val="right" w:leader="dot" w:pos="8828"/>
            </w:tabs>
            <w:rPr>
              <w:rFonts w:asciiTheme="minorHAnsi" w:hAnsiTheme="minorHAnsi"/>
              <w:noProof/>
              <w:sz w:val="22"/>
              <w:lang w:val="es-PA" w:eastAsia="es-PA"/>
            </w:rPr>
          </w:pPr>
          <w:hyperlink w:anchor="_Toc56097074" w:history="1">
            <w:r w:rsidR="00882E22" w:rsidRPr="004C6D97">
              <w:rPr>
                <w:rStyle w:val="Hipervnculo"/>
                <w:noProof/>
              </w:rPr>
              <w:t>6.2.4.</w:t>
            </w:r>
            <w:r w:rsidR="00882E22">
              <w:rPr>
                <w:rFonts w:asciiTheme="minorHAnsi" w:hAnsiTheme="minorHAnsi"/>
                <w:noProof/>
                <w:sz w:val="22"/>
                <w:lang w:val="es-PA" w:eastAsia="es-PA"/>
              </w:rPr>
              <w:tab/>
            </w:r>
            <w:r w:rsidR="00882E22" w:rsidRPr="004C6D97">
              <w:rPr>
                <w:rStyle w:val="Hipervnculo"/>
                <w:noProof/>
              </w:rPr>
              <w:t>RESULTADO DE LAS PRUEBAS REMOTAS</w:t>
            </w:r>
            <w:r w:rsidR="00882E22">
              <w:rPr>
                <w:noProof/>
                <w:webHidden/>
              </w:rPr>
              <w:tab/>
            </w:r>
            <w:r>
              <w:rPr>
                <w:noProof/>
                <w:webHidden/>
              </w:rPr>
              <w:fldChar w:fldCharType="begin"/>
            </w:r>
            <w:r w:rsidR="00882E22">
              <w:rPr>
                <w:noProof/>
                <w:webHidden/>
              </w:rPr>
              <w:instrText xml:space="preserve"> PAGEREF _Toc56097074 \h </w:instrText>
            </w:r>
            <w:r>
              <w:rPr>
                <w:noProof/>
                <w:webHidden/>
              </w:rPr>
            </w:r>
            <w:r>
              <w:rPr>
                <w:noProof/>
                <w:webHidden/>
              </w:rPr>
              <w:fldChar w:fldCharType="separate"/>
            </w:r>
            <w:r w:rsidR="00882E22">
              <w:rPr>
                <w:noProof/>
                <w:webHidden/>
              </w:rPr>
              <w:t>142</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7075" w:history="1">
            <w:r w:rsidR="00882E22" w:rsidRPr="004C6D97">
              <w:rPr>
                <w:rStyle w:val="Hipervnculo"/>
                <w:noProof/>
              </w:rPr>
              <w:t>VII CONCLUSIONES</w:t>
            </w:r>
            <w:r w:rsidR="00882E22">
              <w:rPr>
                <w:noProof/>
                <w:webHidden/>
              </w:rPr>
              <w:tab/>
            </w:r>
            <w:r>
              <w:rPr>
                <w:noProof/>
                <w:webHidden/>
              </w:rPr>
              <w:fldChar w:fldCharType="begin"/>
            </w:r>
            <w:r w:rsidR="00882E22">
              <w:rPr>
                <w:noProof/>
                <w:webHidden/>
              </w:rPr>
              <w:instrText xml:space="preserve"> PAGEREF _Toc56097075 \h </w:instrText>
            </w:r>
            <w:r>
              <w:rPr>
                <w:noProof/>
                <w:webHidden/>
              </w:rPr>
            </w:r>
            <w:r>
              <w:rPr>
                <w:noProof/>
                <w:webHidden/>
              </w:rPr>
              <w:fldChar w:fldCharType="separate"/>
            </w:r>
            <w:r w:rsidR="00882E22">
              <w:rPr>
                <w:noProof/>
                <w:webHidden/>
              </w:rPr>
              <w:t>144</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7076" w:history="1">
            <w:r w:rsidR="00882E22" w:rsidRPr="004C6D97">
              <w:rPr>
                <w:rStyle w:val="Hipervnculo"/>
                <w:noProof/>
              </w:rPr>
              <w:t>CONCLUSIONES</w:t>
            </w:r>
            <w:r w:rsidR="00882E22">
              <w:rPr>
                <w:noProof/>
                <w:webHidden/>
              </w:rPr>
              <w:tab/>
            </w:r>
            <w:r>
              <w:rPr>
                <w:noProof/>
                <w:webHidden/>
              </w:rPr>
              <w:fldChar w:fldCharType="begin"/>
            </w:r>
            <w:r w:rsidR="00882E22">
              <w:rPr>
                <w:noProof/>
                <w:webHidden/>
              </w:rPr>
              <w:instrText xml:space="preserve"> PAGEREF _Toc56097076 \h </w:instrText>
            </w:r>
            <w:r>
              <w:rPr>
                <w:noProof/>
                <w:webHidden/>
              </w:rPr>
            </w:r>
            <w:r>
              <w:rPr>
                <w:noProof/>
                <w:webHidden/>
              </w:rPr>
              <w:fldChar w:fldCharType="separate"/>
            </w:r>
            <w:r w:rsidR="00882E22">
              <w:rPr>
                <w:noProof/>
                <w:webHidden/>
              </w:rPr>
              <w:t>145</w:t>
            </w:r>
            <w:r>
              <w:rPr>
                <w:noProof/>
                <w:webHidden/>
              </w:rPr>
              <w:fldChar w:fldCharType="end"/>
            </w:r>
          </w:hyperlink>
        </w:p>
        <w:p w:rsidR="00882E22" w:rsidRDefault="00B6363C">
          <w:pPr>
            <w:pStyle w:val="TDC1"/>
            <w:tabs>
              <w:tab w:val="right" w:leader="dot" w:pos="8828"/>
            </w:tabs>
            <w:rPr>
              <w:rFonts w:asciiTheme="minorHAnsi" w:hAnsiTheme="minorHAnsi"/>
              <w:noProof/>
              <w:sz w:val="22"/>
              <w:lang w:val="es-PA" w:eastAsia="es-PA"/>
            </w:rPr>
          </w:pPr>
          <w:hyperlink w:anchor="_Toc56097077" w:history="1">
            <w:r w:rsidR="00882E22" w:rsidRPr="004C6D97">
              <w:rPr>
                <w:rStyle w:val="Hipervnculo"/>
                <w:noProof/>
              </w:rPr>
              <w:t>BIBLIOGRAFÍA</w:t>
            </w:r>
            <w:r w:rsidR="00882E22">
              <w:rPr>
                <w:noProof/>
                <w:webHidden/>
              </w:rPr>
              <w:tab/>
            </w:r>
            <w:r>
              <w:rPr>
                <w:noProof/>
                <w:webHidden/>
              </w:rPr>
              <w:fldChar w:fldCharType="begin"/>
            </w:r>
            <w:r w:rsidR="00882E22">
              <w:rPr>
                <w:noProof/>
                <w:webHidden/>
              </w:rPr>
              <w:instrText xml:space="preserve"> PAGEREF _Toc56097077 \h </w:instrText>
            </w:r>
            <w:r>
              <w:rPr>
                <w:noProof/>
                <w:webHidden/>
              </w:rPr>
            </w:r>
            <w:r>
              <w:rPr>
                <w:noProof/>
                <w:webHidden/>
              </w:rPr>
              <w:fldChar w:fldCharType="separate"/>
            </w:r>
            <w:r w:rsidR="00882E22">
              <w:rPr>
                <w:noProof/>
                <w:webHidden/>
              </w:rPr>
              <w:t>146</w:t>
            </w:r>
            <w:r>
              <w:rPr>
                <w:noProof/>
                <w:webHidden/>
              </w:rPr>
              <w:fldChar w:fldCharType="end"/>
            </w:r>
          </w:hyperlink>
        </w:p>
        <w:p w:rsidR="00B03A14" w:rsidRPr="00B03A14" w:rsidRDefault="00B6363C"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2" w:name="_Toc56096919"/>
      <w:r>
        <w:lastRenderedPageBreak/>
        <w:t xml:space="preserve">ÍNDICE DE </w:t>
      </w:r>
      <w:r w:rsidR="00C90C7D">
        <w:t>FIGURAS</w:t>
      </w:r>
      <w:bookmarkEnd w:id="2"/>
      <w:r>
        <w:t xml:space="preserve"> </w:t>
      </w:r>
    </w:p>
    <w:p w:rsidR="00882E22" w:rsidRDefault="00B6363C">
      <w:pPr>
        <w:pStyle w:val="Tabladeilustraciones"/>
        <w:tabs>
          <w:tab w:val="right" w:leader="dot" w:pos="8828"/>
        </w:tabs>
        <w:rPr>
          <w:rFonts w:asciiTheme="minorHAnsi" w:eastAsiaTheme="minorEastAsia" w:hAnsiTheme="minorHAnsi"/>
          <w:noProof/>
          <w:sz w:val="22"/>
          <w:lang w:eastAsia="es-PA"/>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6097078" w:history="1">
        <w:r w:rsidR="00882E22" w:rsidRPr="00EA468B">
          <w:rPr>
            <w:rStyle w:val="Hipervnculo"/>
            <w:noProof/>
          </w:rPr>
          <w:t>Figura 1: Diagrama general del sistema</w:t>
        </w:r>
        <w:r w:rsidR="00882E22">
          <w:rPr>
            <w:noProof/>
            <w:webHidden/>
          </w:rPr>
          <w:tab/>
        </w:r>
        <w:r>
          <w:rPr>
            <w:noProof/>
            <w:webHidden/>
          </w:rPr>
          <w:fldChar w:fldCharType="begin"/>
        </w:r>
        <w:r w:rsidR="00882E22">
          <w:rPr>
            <w:noProof/>
            <w:webHidden/>
          </w:rPr>
          <w:instrText xml:space="preserve"> PAGEREF _Toc56097078 \h </w:instrText>
        </w:r>
        <w:r>
          <w:rPr>
            <w:noProof/>
            <w:webHidden/>
          </w:rPr>
        </w:r>
        <w:r>
          <w:rPr>
            <w:noProof/>
            <w:webHidden/>
          </w:rPr>
          <w:fldChar w:fldCharType="separate"/>
        </w:r>
        <w:r w:rsidR="00882E22">
          <w:rPr>
            <w:noProof/>
            <w:webHidden/>
          </w:rPr>
          <w:t>86</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79" w:history="1">
        <w:r w:rsidR="00882E22" w:rsidRPr="00EA468B">
          <w:rPr>
            <w:rStyle w:val="Hipervnculo"/>
            <w:noProof/>
          </w:rPr>
          <w:t>Figura 2: Diagrama de clase Inicio de Sesión</w:t>
        </w:r>
        <w:r w:rsidR="00882E22">
          <w:rPr>
            <w:noProof/>
            <w:webHidden/>
          </w:rPr>
          <w:tab/>
        </w:r>
        <w:r>
          <w:rPr>
            <w:noProof/>
            <w:webHidden/>
          </w:rPr>
          <w:fldChar w:fldCharType="begin"/>
        </w:r>
        <w:r w:rsidR="00882E22">
          <w:rPr>
            <w:noProof/>
            <w:webHidden/>
          </w:rPr>
          <w:instrText xml:space="preserve"> PAGEREF _Toc56097079 \h </w:instrText>
        </w:r>
        <w:r>
          <w:rPr>
            <w:noProof/>
            <w:webHidden/>
          </w:rPr>
        </w:r>
        <w:r>
          <w:rPr>
            <w:noProof/>
            <w:webHidden/>
          </w:rPr>
          <w:fldChar w:fldCharType="separate"/>
        </w:r>
        <w:r w:rsidR="00882E22">
          <w:rPr>
            <w:noProof/>
            <w:webHidden/>
          </w:rPr>
          <w:t>87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0" w:history="1">
        <w:r w:rsidR="00882E22" w:rsidRPr="00EA468B">
          <w:rPr>
            <w:rStyle w:val="Hipervnculo"/>
            <w:noProof/>
          </w:rPr>
          <w:t>Figura 3: Diagrama de clase aplicar a tema de trabajo de graduación</w:t>
        </w:r>
        <w:r w:rsidR="00882E22">
          <w:rPr>
            <w:noProof/>
            <w:webHidden/>
          </w:rPr>
          <w:tab/>
        </w:r>
        <w:r>
          <w:rPr>
            <w:noProof/>
            <w:webHidden/>
          </w:rPr>
          <w:fldChar w:fldCharType="begin"/>
        </w:r>
        <w:r w:rsidR="00882E22">
          <w:rPr>
            <w:noProof/>
            <w:webHidden/>
          </w:rPr>
          <w:instrText xml:space="preserve"> PAGEREF _Toc56097080 \h </w:instrText>
        </w:r>
        <w:r>
          <w:rPr>
            <w:noProof/>
            <w:webHidden/>
          </w:rPr>
        </w:r>
        <w:r>
          <w:rPr>
            <w:noProof/>
            <w:webHidden/>
          </w:rPr>
          <w:fldChar w:fldCharType="separate"/>
        </w:r>
        <w:r w:rsidR="00882E22">
          <w:rPr>
            <w:noProof/>
            <w:webHidden/>
          </w:rPr>
          <w:t>88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1" w:history="1">
        <w:r w:rsidR="00882E22" w:rsidRPr="00EA468B">
          <w:rPr>
            <w:rStyle w:val="Hipervnculo"/>
            <w:noProof/>
          </w:rPr>
          <w:t>Figura 4: Diagrama de clase ingresar un tema de trabajo de graduación</w:t>
        </w:r>
        <w:r w:rsidR="00882E22">
          <w:rPr>
            <w:noProof/>
            <w:webHidden/>
          </w:rPr>
          <w:tab/>
        </w:r>
        <w:r>
          <w:rPr>
            <w:noProof/>
            <w:webHidden/>
          </w:rPr>
          <w:fldChar w:fldCharType="begin"/>
        </w:r>
        <w:r w:rsidR="00882E22">
          <w:rPr>
            <w:noProof/>
            <w:webHidden/>
          </w:rPr>
          <w:instrText xml:space="preserve"> PAGEREF _Toc56097081 \h </w:instrText>
        </w:r>
        <w:r>
          <w:rPr>
            <w:noProof/>
            <w:webHidden/>
          </w:rPr>
        </w:r>
        <w:r>
          <w:rPr>
            <w:noProof/>
            <w:webHidden/>
          </w:rPr>
          <w:fldChar w:fldCharType="separate"/>
        </w:r>
        <w:r w:rsidR="00882E22">
          <w:rPr>
            <w:noProof/>
            <w:webHidden/>
          </w:rPr>
          <w:t>88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2" w:history="1">
        <w:r w:rsidR="00882E22" w:rsidRPr="00EA468B">
          <w:rPr>
            <w:rStyle w:val="Hipervnculo"/>
            <w:noProof/>
          </w:rPr>
          <w:t>Figura 5: Diagrama de clase de mis temas propuestos</w:t>
        </w:r>
        <w:r w:rsidR="00882E22">
          <w:rPr>
            <w:noProof/>
            <w:webHidden/>
          </w:rPr>
          <w:tab/>
        </w:r>
        <w:r>
          <w:rPr>
            <w:noProof/>
            <w:webHidden/>
          </w:rPr>
          <w:fldChar w:fldCharType="begin"/>
        </w:r>
        <w:r w:rsidR="00882E22">
          <w:rPr>
            <w:noProof/>
            <w:webHidden/>
          </w:rPr>
          <w:instrText xml:space="preserve"> PAGEREF _Toc56097082 \h </w:instrText>
        </w:r>
        <w:r>
          <w:rPr>
            <w:noProof/>
            <w:webHidden/>
          </w:rPr>
        </w:r>
        <w:r>
          <w:rPr>
            <w:noProof/>
            <w:webHidden/>
          </w:rPr>
          <w:fldChar w:fldCharType="separate"/>
        </w:r>
        <w:r w:rsidR="00882E22">
          <w:rPr>
            <w:noProof/>
            <w:webHidden/>
          </w:rPr>
          <w:t>89</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3" w:history="1">
        <w:r w:rsidR="00882E22" w:rsidRPr="00EA468B">
          <w:rPr>
            <w:rStyle w:val="Hipervnculo"/>
            <w:noProof/>
          </w:rPr>
          <w:t>Figura 6: Diagrama de clase de historial de temas propuestos</w:t>
        </w:r>
        <w:r w:rsidR="00882E22">
          <w:rPr>
            <w:noProof/>
            <w:webHidden/>
          </w:rPr>
          <w:tab/>
        </w:r>
        <w:r>
          <w:rPr>
            <w:noProof/>
            <w:webHidden/>
          </w:rPr>
          <w:fldChar w:fldCharType="begin"/>
        </w:r>
        <w:r w:rsidR="00882E22">
          <w:rPr>
            <w:noProof/>
            <w:webHidden/>
          </w:rPr>
          <w:instrText xml:space="preserve"> PAGEREF _Toc56097083 \h </w:instrText>
        </w:r>
        <w:r>
          <w:rPr>
            <w:noProof/>
            <w:webHidden/>
          </w:rPr>
        </w:r>
        <w:r>
          <w:rPr>
            <w:noProof/>
            <w:webHidden/>
          </w:rPr>
          <w:fldChar w:fldCharType="separate"/>
        </w:r>
        <w:r w:rsidR="00882E22">
          <w:rPr>
            <w:noProof/>
            <w:webHidden/>
          </w:rPr>
          <w:t>90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4" w:history="1">
        <w:r w:rsidR="00882E22" w:rsidRPr="00EA468B">
          <w:rPr>
            <w:rStyle w:val="Hipervnculo"/>
            <w:noProof/>
          </w:rPr>
          <w:t>Figura 7: Diagrama de secuencia de inicio de sesión de estudiante</w:t>
        </w:r>
        <w:r w:rsidR="00882E22">
          <w:rPr>
            <w:noProof/>
            <w:webHidden/>
          </w:rPr>
          <w:tab/>
        </w:r>
        <w:r>
          <w:rPr>
            <w:noProof/>
            <w:webHidden/>
          </w:rPr>
          <w:fldChar w:fldCharType="begin"/>
        </w:r>
        <w:r w:rsidR="00882E22">
          <w:rPr>
            <w:noProof/>
            <w:webHidden/>
          </w:rPr>
          <w:instrText xml:space="preserve"> PAGEREF _Toc56097084 \h </w:instrText>
        </w:r>
        <w:r>
          <w:rPr>
            <w:noProof/>
            <w:webHidden/>
          </w:rPr>
        </w:r>
        <w:r>
          <w:rPr>
            <w:noProof/>
            <w:webHidden/>
          </w:rPr>
          <w:fldChar w:fldCharType="separate"/>
        </w:r>
        <w:r w:rsidR="00882E22">
          <w:rPr>
            <w:noProof/>
            <w:webHidden/>
          </w:rPr>
          <w:t>91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5" w:history="1">
        <w:r w:rsidR="00882E22" w:rsidRPr="00EA468B">
          <w:rPr>
            <w:rStyle w:val="Hipervnculo"/>
            <w:noProof/>
          </w:rPr>
          <w:t>Figura 8: Diagrama de secuencia de inicio de sesión de profesor-investigador</w:t>
        </w:r>
        <w:r w:rsidR="00882E22">
          <w:rPr>
            <w:noProof/>
            <w:webHidden/>
          </w:rPr>
          <w:tab/>
        </w:r>
        <w:r>
          <w:rPr>
            <w:noProof/>
            <w:webHidden/>
          </w:rPr>
          <w:fldChar w:fldCharType="begin"/>
        </w:r>
        <w:r w:rsidR="00882E22">
          <w:rPr>
            <w:noProof/>
            <w:webHidden/>
          </w:rPr>
          <w:instrText xml:space="preserve"> PAGEREF _Toc56097085 \h </w:instrText>
        </w:r>
        <w:r>
          <w:rPr>
            <w:noProof/>
            <w:webHidden/>
          </w:rPr>
        </w:r>
        <w:r>
          <w:rPr>
            <w:noProof/>
            <w:webHidden/>
          </w:rPr>
          <w:fldChar w:fldCharType="separate"/>
        </w:r>
        <w:r w:rsidR="00882E22">
          <w:rPr>
            <w:noProof/>
            <w:webHidden/>
          </w:rPr>
          <w:t>92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6" w:history="1">
        <w:r w:rsidR="00882E22" w:rsidRPr="00EA468B">
          <w:rPr>
            <w:rStyle w:val="Hipervnculo"/>
            <w:noProof/>
          </w:rPr>
          <w:t>Figura 9: Diagrama de secuencia de aplicar a un tema de trabajo de graduación</w:t>
        </w:r>
        <w:r w:rsidR="00882E22">
          <w:rPr>
            <w:noProof/>
            <w:webHidden/>
          </w:rPr>
          <w:tab/>
        </w:r>
        <w:r>
          <w:rPr>
            <w:noProof/>
            <w:webHidden/>
          </w:rPr>
          <w:fldChar w:fldCharType="begin"/>
        </w:r>
        <w:r w:rsidR="00882E22">
          <w:rPr>
            <w:noProof/>
            <w:webHidden/>
          </w:rPr>
          <w:instrText xml:space="preserve"> PAGEREF _Toc56097086 \h </w:instrText>
        </w:r>
        <w:r>
          <w:rPr>
            <w:noProof/>
            <w:webHidden/>
          </w:rPr>
        </w:r>
        <w:r>
          <w:rPr>
            <w:noProof/>
            <w:webHidden/>
          </w:rPr>
          <w:fldChar w:fldCharType="separate"/>
        </w:r>
        <w:r w:rsidR="00882E22">
          <w:rPr>
            <w:noProof/>
            <w:webHidden/>
          </w:rPr>
          <w:t>92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7" w:history="1">
        <w:r w:rsidR="00882E22" w:rsidRPr="00EA468B">
          <w:rPr>
            <w:rStyle w:val="Hipervnculo"/>
            <w:noProof/>
          </w:rPr>
          <w:t>Figura 10: Diagrama de secuencia de mis temas propuestos</w:t>
        </w:r>
        <w:r w:rsidR="00882E22">
          <w:rPr>
            <w:noProof/>
            <w:webHidden/>
          </w:rPr>
          <w:tab/>
        </w:r>
        <w:r>
          <w:rPr>
            <w:noProof/>
            <w:webHidden/>
          </w:rPr>
          <w:fldChar w:fldCharType="begin"/>
        </w:r>
        <w:r w:rsidR="00882E22">
          <w:rPr>
            <w:noProof/>
            <w:webHidden/>
          </w:rPr>
          <w:instrText xml:space="preserve"> PAGEREF _Toc56097087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8" w:history="1">
        <w:r w:rsidR="00882E22" w:rsidRPr="00EA468B">
          <w:rPr>
            <w:rStyle w:val="Hipervnculo"/>
            <w:noProof/>
          </w:rPr>
          <w:t>Figura 11: Diagrama de secuencia de historial de temas propuestos</w:t>
        </w:r>
        <w:r w:rsidR="00882E22">
          <w:rPr>
            <w:noProof/>
            <w:webHidden/>
          </w:rPr>
          <w:tab/>
        </w:r>
        <w:r>
          <w:rPr>
            <w:noProof/>
            <w:webHidden/>
          </w:rPr>
          <w:fldChar w:fldCharType="begin"/>
        </w:r>
        <w:r w:rsidR="00882E22">
          <w:rPr>
            <w:noProof/>
            <w:webHidden/>
          </w:rPr>
          <w:instrText xml:space="preserve"> PAGEREF _Toc56097088 \h </w:instrText>
        </w:r>
        <w:r>
          <w:rPr>
            <w:noProof/>
            <w:webHidden/>
          </w:rPr>
        </w:r>
        <w:r>
          <w:rPr>
            <w:noProof/>
            <w:webHidden/>
          </w:rPr>
          <w:fldChar w:fldCharType="separate"/>
        </w:r>
        <w:r w:rsidR="00882E22">
          <w:rPr>
            <w:noProof/>
            <w:webHidden/>
          </w:rPr>
          <w:t>94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89" w:history="1">
        <w:r w:rsidR="00882E22" w:rsidRPr="00EA468B">
          <w:rPr>
            <w:rStyle w:val="Hipervnculo"/>
            <w:noProof/>
          </w:rPr>
          <w:t>Figura 12: Diagrama de secuencia de agregar un tema de trabajo de graduación</w:t>
        </w:r>
        <w:r w:rsidR="00882E22">
          <w:rPr>
            <w:noProof/>
            <w:webHidden/>
          </w:rPr>
          <w:tab/>
        </w:r>
        <w:r>
          <w:rPr>
            <w:noProof/>
            <w:webHidden/>
          </w:rPr>
          <w:fldChar w:fldCharType="begin"/>
        </w:r>
        <w:r w:rsidR="00882E22">
          <w:rPr>
            <w:noProof/>
            <w:webHidden/>
          </w:rPr>
          <w:instrText xml:space="preserve"> PAGEREF _Toc56097089 \h </w:instrText>
        </w:r>
        <w:r>
          <w:rPr>
            <w:noProof/>
            <w:webHidden/>
          </w:rPr>
        </w:r>
        <w:r>
          <w:rPr>
            <w:noProof/>
            <w:webHidden/>
          </w:rPr>
          <w:fldChar w:fldCharType="separate"/>
        </w:r>
        <w:r w:rsidR="00882E22">
          <w:rPr>
            <w:noProof/>
            <w:webHidden/>
          </w:rPr>
          <w:t>95</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0" w:history="1">
        <w:r w:rsidR="00882E22" w:rsidRPr="00EA468B">
          <w:rPr>
            <w:rStyle w:val="Hipervnculo"/>
            <w:noProof/>
          </w:rPr>
          <w:t>Figura 13: Diagrama de actividad para estudiantes</w:t>
        </w:r>
        <w:r w:rsidR="00882E22">
          <w:rPr>
            <w:noProof/>
            <w:webHidden/>
          </w:rPr>
          <w:tab/>
        </w:r>
        <w:r>
          <w:rPr>
            <w:noProof/>
            <w:webHidden/>
          </w:rPr>
          <w:fldChar w:fldCharType="begin"/>
        </w:r>
        <w:r w:rsidR="00882E22">
          <w:rPr>
            <w:noProof/>
            <w:webHidden/>
          </w:rPr>
          <w:instrText xml:space="preserve"> PAGEREF _Toc56097090 \h </w:instrText>
        </w:r>
        <w:r>
          <w:rPr>
            <w:noProof/>
            <w:webHidden/>
          </w:rPr>
        </w:r>
        <w:r>
          <w:rPr>
            <w:noProof/>
            <w:webHidden/>
          </w:rPr>
          <w:fldChar w:fldCharType="separate"/>
        </w:r>
        <w:r w:rsidR="00882E22">
          <w:rPr>
            <w:noProof/>
            <w:webHidden/>
          </w:rPr>
          <w:t>96</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1" w:history="1">
        <w:r w:rsidR="00882E22" w:rsidRPr="00EA468B">
          <w:rPr>
            <w:rStyle w:val="Hipervnculo"/>
            <w:noProof/>
          </w:rPr>
          <w:t>Figura 14: Diagrama de actividad para profesor e investigador</w:t>
        </w:r>
        <w:r w:rsidR="00882E22">
          <w:rPr>
            <w:noProof/>
            <w:webHidden/>
          </w:rPr>
          <w:tab/>
        </w:r>
        <w:r>
          <w:rPr>
            <w:noProof/>
            <w:webHidden/>
          </w:rPr>
          <w:fldChar w:fldCharType="begin"/>
        </w:r>
        <w:r w:rsidR="00882E22">
          <w:rPr>
            <w:noProof/>
            <w:webHidden/>
          </w:rPr>
          <w:instrText xml:space="preserve"> PAGEREF _Toc56097091 \h </w:instrText>
        </w:r>
        <w:r>
          <w:rPr>
            <w:noProof/>
            <w:webHidden/>
          </w:rPr>
        </w:r>
        <w:r>
          <w:rPr>
            <w:noProof/>
            <w:webHidden/>
          </w:rPr>
          <w:fldChar w:fldCharType="separate"/>
        </w:r>
        <w:r w:rsidR="00882E22">
          <w:rPr>
            <w:noProof/>
            <w:webHidden/>
          </w:rPr>
          <w:t>97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2" w:history="1">
        <w:r w:rsidR="00882E22" w:rsidRPr="00EA468B">
          <w:rPr>
            <w:rStyle w:val="Hipervnculo"/>
            <w:noProof/>
          </w:rPr>
          <w:t>Figura 15: Modelo de la base de datos</w:t>
        </w:r>
        <w:r w:rsidR="00882E22">
          <w:rPr>
            <w:noProof/>
            <w:webHidden/>
          </w:rPr>
          <w:tab/>
        </w:r>
        <w:r>
          <w:rPr>
            <w:noProof/>
            <w:webHidden/>
          </w:rPr>
          <w:fldChar w:fldCharType="begin"/>
        </w:r>
        <w:r w:rsidR="00882E22">
          <w:rPr>
            <w:noProof/>
            <w:webHidden/>
          </w:rPr>
          <w:instrText xml:space="preserve"> PAGEREF _Toc56097092 \h </w:instrText>
        </w:r>
        <w:r>
          <w:rPr>
            <w:noProof/>
            <w:webHidden/>
          </w:rPr>
        </w:r>
        <w:r>
          <w:rPr>
            <w:noProof/>
            <w:webHidden/>
          </w:rPr>
          <w:fldChar w:fldCharType="separate"/>
        </w:r>
        <w:r w:rsidR="00882E22">
          <w:rPr>
            <w:noProof/>
            <w:webHidden/>
          </w:rPr>
          <w:t>99</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3" w:history="1">
        <w:r w:rsidR="00882E22" w:rsidRPr="00EA468B">
          <w:rPr>
            <w:rStyle w:val="Hipervnculo"/>
            <w:noProof/>
          </w:rPr>
          <w:t>Figura 16: Cabecera sin usuario logueado</w:t>
        </w:r>
        <w:r w:rsidR="00882E22">
          <w:rPr>
            <w:noProof/>
            <w:webHidden/>
          </w:rPr>
          <w:tab/>
        </w:r>
        <w:r>
          <w:rPr>
            <w:noProof/>
            <w:webHidden/>
          </w:rPr>
          <w:fldChar w:fldCharType="begin"/>
        </w:r>
        <w:r w:rsidR="00882E22">
          <w:rPr>
            <w:noProof/>
            <w:webHidden/>
          </w:rPr>
          <w:instrText xml:space="preserve"> PAGEREF _Toc56097093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4" w:history="1">
        <w:r w:rsidR="00882E22" w:rsidRPr="00EA468B">
          <w:rPr>
            <w:rStyle w:val="Hipervnculo"/>
            <w:noProof/>
          </w:rPr>
          <w:t>Figura 17: Cabecera con usuario logueado</w:t>
        </w:r>
        <w:r w:rsidR="00882E22">
          <w:rPr>
            <w:noProof/>
            <w:webHidden/>
          </w:rPr>
          <w:tab/>
        </w:r>
        <w:r>
          <w:rPr>
            <w:noProof/>
            <w:webHidden/>
          </w:rPr>
          <w:fldChar w:fldCharType="begin"/>
        </w:r>
        <w:r w:rsidR="00882E22">
          <w:rPr>
            <w:noProof/>
            <w:webHidden/>
          </w:rPr>
          <w:instrText xml:space="preserve"> PAGEREF _Toc56097094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5" w:history="1">
        <w:r w:rsidR="00882E22" w:rsidRPr="00EA468B">
          <w:rPr>
            <w:rStyle w:val="Hipervnculo"/>
            <w:noProof/>
          </w:rPr>
          <w:t>Figura 18: Footer</w:t>
        </w:r>
        <w:r w:rsidR="00882E22">
          <w:rPr>
            <w:noProof/>
            <w:webHidden/>
          </w:rPr>
          <w:tab/>
        </w:r>
        <w:r>
          <w:rPr>
            <w:noProof/>
            <w:webHidden/>
          </w:rPr>
          <w:fldChar w:fldCharType="begin"/>
        </w:r>
        <w:r w:rsidR="00882E22">
          <w:rPr>
            <w:noProof/>
            <w:webHidden/>
          </w:rPr>
          <w:instrText xml:space="preserve"> PAGEREF _Toc56097095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6" w:history="1">
        <w:r w:rsidR="00882E22" w:rsidRPr="00EA468B">
          <w:rPr>
            <w:rStyle w:val="Hipervnculo"/>
            <w:noProof/>
          </w:rPr>
          <w:t>Figura 19: Inicio de sesión</w:t>
        </w:r>
        <w:r w:rsidR="00882E22">
          <w:rPr>
            <w:noProof/>
            <w:webHidden/>
          </w:rPr>
          <w:tab/>
        </w:r>
        <w:r>
          <w:rPr>
            <w:noProof/>
            <w:webHidden/>
          </w:rPr>
          <w:fldChar w:fldCharType="begin"/>
        </w:r>
        <w:r w:rsidR="00882E22">
          <w:rPr>
            <w:noProof/>
            <w:webHidden/>
          </w:rPr>
          <w:instrText xml:space="preserve"> PAGEREF _Toc56097096 \h </w:instrText>
        </w:r>
        <w:r>
          <w:rPr>
            <w:noProof/>
            <w:webHidden/>
          </w:rPr>
        </w:r>
        <w:r>
          <w:rPr>
            <w:noProof/>
            <w:webHidden/>
          </w:rPr>
          <w:fldChar w:fldCharType="separate"/>
        </w:r>
        <w:r w:rsidR="00882E22">
          <w:rPr>
            <w:noProof/>
            <w:webHidden/>
          </w:rPr>
          <w:t>128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7" w:history="1">
        <w:r w:rsidR="00882E22" w:rsidRPr="00EA468B">
          <w:rPr>
            <w:rStyle w:val="Hipervnculo"/>
            <w:noProof/>
          </w:rPr>
          <w:t>Figura 20: Notificaciones</w:t>
        </w:r>
        <w:r w:rsidR="00882E22">
          <w:rPr>
            <w:noProof/>
            <w:webHidden/>
          </w:rPr>
          <w:tab/>
        </w:r>
        <w:r>
          <w:rPr>
            <w:noProof/>
            <w:webHidden/>
          </w:rPr>
          <w:fldChar w:fldCharType="begin"/>
        </w:r>
        <w:r w:rsidR="00882E22">
          <w:rPr>
            <w:noProof/>
            <w:webHidden/>
          </w:rPr>
          <w:instrText xml:space="preserve"> PAGEREF _Toc56097097 \h </w:instrText>
        </w:r>
        <w:r>
          <w:rPr>
            <w:noProof/>
            <w:webHidden/>
          </w:rPr>
        </w:r>
        <w:r>
          <w:rPr>
            <w:noProof/>
            <w:webHidden/>
          </w:rPr>
          <w:fldChar w:fldCharType="separate"/>
        </w:r>
        <w:r w:rsidR="00882E22">
          <w:rPr>
            <w:noProof/>
            <w:webHidden/>
          </w:rPr>
          <w:t>128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8" w:history="1">
        <w:r w:rsidR="00882E22" w:rsidRPr="00EA468B">
          <w:rPr>
            <w:rStyle w:val="Hipervnculo"/>
            <w:noProof/>
          </w:rPr>
          <w:t>Figura 21: Formulario de búsqueda</w:t>
        </w:r>
        <w:r w:rsidR="00882E22">
          <w:rPr>
            <w:noProof/>
            <w:webHidden/>
          </w:rPr>
          <w:tab/>
        </w:r>
        <w:r>
          <w:rPr>
            <w:noProof/>
            <w:webHidden/>
          </w:rPr>
          <w:fldChar w:fldCharType="begin"/>
        </w:r>
        <w:r w:rsidR="00882E22">
          <w:rPr>
            <w:noProof/>
            <w:webHidden/>
          </w:rPr>
          <w:instrText xml:space="preserve"> PAGEREF _Toc56097098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099" w:history="1">
        <w:r w:rsidR="00882E22" w:rsidRPr="00EA468B">
          <w:rPr>
            <w:rStyle w:val="Hipervnculo"/>
            <w:noProof/>
          </w:rPr>
          <w:t>Figura 22: Cuadro de resultados de la búsqueda</w:t>
        </w:r>
        <w:r w:rsidR="00882E22">
          <w:rPr>
            <w:noProof/>
            <w:webHidden/>
          </w:rPr>
          <w:tab/>
        </w:r>
        <w:r>
          <w:rPr>
            <w:noProof/>
            <w:webHidden/>
          </w:rPr>
          <w:fldChar w:fldCharType="begin"/>
        </w:r>
        <w:r w:rsidR="00882E22">
          <w:rPr>
            <w:noProof/>
            <w:webHidden/>
          </w:rPr>
          <w:instrText xml:space="preserve"> PAGEREF _Toc56097099 \h </w:instrText>
        </w:r>
        <w:r>
          <w:rPr>
            <w:noProof/>
            <w:webHidden/>
          </w:rPr>
        </w:r>
        <w:r>
          <w:rPr>
            <w:noProof/>
            <w:webHidden/>
          </w:rPr>
          <w:fldChar w:fldCharType="separate"/>
        </w:r>
        <w:r w:rsidR="00882E22">
          <w:rPr>
            <w:noProof/>
            <w:webHidden/>
          </w:rPr>
          <w:t>130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0" w:history="1">
        <w:r w:rsidR="00882E22" w:rsidRPr="00EA468B">
          <w:rPr>
            <w:rStyle w:val="Hipervnculo"/>
            <w:noProof/>
          </w:rPr>
          <w:t>Figura 23: Ventana modal de información</w:t>
        </w:r>
        <w:r w:rsidR="00882E22">
          <w:rPr>
            <w:noProof/>
            <w:webHidden/>
          </w:rPr>
          <w:tab/>
        </w:r>
        <w:r>
          <w:rPr>
            <w:noProof/>
            <w:webHidden/>
          </w:rPr>
          <w:fldChar w:fldCharType="begin"/>
        </w:r>
        <w:r w:rsidR="00882E22">
          <w:rPr>
            <w:noProof/>
            <w:webHidden/>
          </w:rPr>
          <w:instrText xml:space="preserve"> PAGEREF _Toc56097100 \h </w:instrText>
        </w:r>
        <w:r>
          <w:rPr>
            <w:noProof/>
            <w:webHidden/>
          </w:rPr>
        </w:r>
        <w:r>
          <w:rPr>
            <w:noProof/>
            <w:webHidden/>
          </w:rPr>
          <w:fldChar w:fldCharType="separate"/>
        </w:r>
        <w:r w:rsidR="00882E22">
          <w:rPr>
            <w:noProof/>
            <w:webHidden/>
          </w:rPr>
          <w:t>130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1" w:history="1">
        <w:r w:rsidR="00882E22" w:rsidRPr="00EA468B">
          <w:rPr>
            <w:rStyle w:val="Hipervnculo"/>
            <w:noProof/>
          </w:rPr>
          <w:t>Figura 24: Ventana modal de envío de correo</w:t>
        </w:r>
        <w:r w:rsidR="00882E22">
          <w:rPr>
            <w:noProof/>
            <w:webHidden/>
          </w:rPr>
          <w:tab/>
        </w:r>
        <w:r>
          <w:rPr>
            <w:noProof/>
            <w:webHidden/>
          </w:rPr>
          <w:fldChar w:fldCharType="begin"/>
        </w:r>
        <w:r w:rsidR="00882E22">
          <w:rPr>
            <w:noProof/>
            <w:webHidden/>
          </w:rPr>
          <w:instrText xml:space="preserve"> PAGEREF _Toc56097101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2" w:history="1">
        <w:r w:rsidR="00882E22" w:rsidRPr="00EA468B">
          <w:rPr>
            <w:rStyle w:val="Hipervnculo"/>
            <w:noProof/>
          </w:rPr>
          <w:t>Figura 25: Resumen de opciones de trabajos de graduación</w:t>
        </w:r>
        <w:r w:rsidR="00882E22">
          <w:rPr>
            <w:noProof/>
            <w:webHidden/>
          </w:rPr>
          <w:tab/>
        </w:r>
        <w:r>
          <w:rPr>
            <w:noProof/>
            <w:webHidden/>
          </w:rPr>
          <w:fldChar w:fldCharType="begin"/>
        </w:r>
        <w:r w:rsidR="00882E22">
          <w:rPr>
            <w:noProof/>
            <w:webHidden/>
          </w:rPr>
          <w:instrText xml:space="preserve"> PAGEREF _Toc56097102 \h </w:instrText>
        </w:r>
        <w:r>
          <w:rPr>
            <w:noProof/>
            <w:webHidden/>
          </w:rPr>
        </w:r>
        <w:r>
          <w:rPr>
            <w:noProof/>
            <w:webHidden/>
          </w:rPr>
          <w:fldChar w:fldCharType="separate"/>
        </w:r>
        <w:r w:rsidR="00882E22">
          <w:rPr>
            <w:noProof/>
            <w:webHidden/>
          </w:rPr>
          <w:t>132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3" w:history="1">
        <w:r w:rsidR="00882E22" w:rsidRPr="00EA468B">
          <w:rPr>
            <w:rStyle w:val="Hipervnculo"/>
            <w:noProof/>
          </w:rPr>
          <w:t>Figura 26: Ventana modal de edición de temas de trabajo de graduación</w:t>
        </w:r>
        <w:r w:rsidR="00882E22">
          <w:rPr>
            <w:noProof/>
            <w:webHidden/>
          </w:rPr>
          <w:tab/>
        </w:r>
        <w:r>
          <w:rPr>
            <w:noProof/>
            <w:webHidden/>
          </w:rPr>
          <w:fldChar w:fldCharType="begin"/>
        </w:r>
        <w:r w:rsidR="00882E22">
          <w:rPr>
            <w:noProof/>
            <w:webHidden/>
          </w:rPr>
          <w:instrText xml:space="preserve"> PAGEREF _Toc56097103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4" w:history="1">
        <w:r w:rsidR="00882E22" w:rsidRPr="00EA468B">
          <w:rPr>
            <w:rStyle w:val="Hipervnculo"/>
            <w:noProof/>
          </w:rPr>
          <w:t>Figura 27: Ventana modal de confirmación al eliminar</w:t>
        </w:r>
        <w:r w:rsidR="00882E22">
          <w:rPr>
            <w:noProof/>
            <w:webHidden/>
          </w:rPr>
          <w:tab/>
        </w:r>
        <w:r>
          <w:rPr>
            <w:noProof/>
            <w:webHidden/>
          </w:rPr>
          <w:fldChar w:fldCharType="begin"/>
        </w:r>
        <w:r w:rsidR="00882E22">
          <w:rPr>
            <w:noProof/>
            <w:webHidden/>
          </w:rPr>
          <w:instrText xml:space="preserve"> PAGEREF _Toc56097104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5" w:history="1">
        <w:r w:rsidR="00882E22" w:rsidRPr="00EA468B">
          <w:rPr>
            <w:rStyle w:val="Hipervnculo"/>
            <w:noProof/>
          </w:rPr>
          <w:t>Figura 28: Ventana modal de confirmación para eliminar</w:t>
        </w:r>
        <w:r w:rsidR="00882E22">
          <w:rPr>
            <w:noProof/>
            <w:webHidden/>
          </w:rPr>
          <w:tab/>
        </w:r>
        <w:r>
          <w:rPr>
            <w:noProof/>
            <w:webHidden/>
          </w:rPr>
          <w:fldChar w:fldCharType="begin"/>
        </w:r>
        <w:r w:rsidR="00882E22">
          <w:rPr>
            <w:noProof/>
            <w:webHidden/>
          </w:rPr>
          <w:instrText xml:space="preserve"> PAGEREF _Toc56097105 \h </w:instrText>
        </w:r>
        <w:r>
          <w:rPr>
            <w:noProof/>
            <w:webHidden/>
          </w:rPr>
        </w:r>
        <w:r>
          <w:rPr>
            <w:noProof/>
            <w:webHidden/>
          </w:rPr>
          <w:fldChar w:fldCharType="separate"/>
        </w:r>
        <w:r w:rsidR="00882E22">
          <w:rPr>
            <w:noProof/>
            <w:webHidden/>
          </w:rPr>
          <w:t>134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6" w:history="1">
        <w:r w:rsidR="00882E22" w:rsidRPr="00EA468B">
          <w:rPr>
            <w:rStyle w:val="Hipervnculo"/>
            <w:noProof/>
          </w:rPr>
          <w:t>Figura 29: Historial de temas propuestos</w:t>
        </w:r>
        <w:r w:rsidR="00882E22">
          <w:rPr>
            <w:noProof/>
            <w:webHidden/>
          </w:rPr>
          <w:tab/>
        </w:r>
        <w:r>
          <w:rPr>
            <w:noProof/>
            <w:webHidden/>
          </w:rPr>
          <w:fldChar w:fldCharType="begin"/>
        </w:r>
        <w:r w:rsidR="00882E22">
          <w:rPr>
            <w:noProof/>
            <w:webHidden/>
          </w:rPr>
          <w:instrText xml:space="preserve"> PAGEREF _Toc56097106 \h </w:instrText>
        </w:r>
        <w:r>
          <w:rPr>
            <w:noProof/>
            <w:webHidden/>
          </w:rPr>
        </w:r>
        <w:r>
          <w:rPr>
            <w:noProof/>
            <w:webHidden/>
          </w:rPr>
          <w:fldChar w:fldCharType="separate"/>
        </w:r>
        <w:r w:rsidR="00882E22">
          <w:rPr>
            <w:noProof/>
            <w:webHidden/>
          </w:rPr>
          <w:t>134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7" w:history="1">
        <w:r w:rsidR="00882E22" w:rsidRPr="00EA468B">
          <w:rPr>
            <w:rStyle w:val="Hipervnculo"/>
            <w:noProof/>
          </w:rPr>
          <w:t>Figura 30: Prueba automatizada para inicio de sesión</w:t>
        </w:r>
        <w:r w:rsidR="00882E22">
          <w:rPr>
            <w:noProof/>
            <w:webHidden/>
          </w:rPr>
          <w:tab/>
        </w:r>
        <w:r>
          <w:rPr>
            <w:noProof/>
            <w:webHidden/>
          </w:rPr>
          <w:fldChar w:fldCharType="begin"/>
        </w:r>
        <w:r w:rsidR="00882E22">
          <w:rPr>
            <w:noProof/>
            <w:webHidden/>
          </w:rPr>
          <w:instrText xml:space="preserve"> PAGEREF _Toc56097107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8" w:history="1">
        <w:r w:rsidR="00882E22" w:rsidRPr="00EA468B">
          <w:rPr>
            <w:rStyle w:val="Hipervnculo"/>
            <w:noProof/>
          </w:rPr>
          <w:t>Figura 31: Prueba automatizada para el registro de un nuevo tema de trabajo de graduación</w:t>
        </w:r>
        <w:r w:rsidR="00882E22">
          <w:rPr>
            <w:noProof/>
            <w:webHidden/>
          </w:rPr>
          <w:tab/>
        </w:r>
        <w:r>
          <w:rPr>
            <w:noProof/>
            <w:webHidden/>
          </w:rPr>
          <w:fldChar w:fldCharType="begin"/>
        </w:r>
        <w:r w:rsidR="00882E22">
          <w:rPr>
            <w:noProof/>
            <w:webHidden/>
          </w:rPr>
          <w:instrText xml:space="preserve"> PAGEREF _Toc56097108 \h </w:instrText>
        </w:r>
        <w:r>
          <w:rPr>
            <w:noProof/>
            <w:webHidden/>
          </w:rPr>
        </w:r>
        <w:r>
          <w:rPr>
            <w:noProof/>
            <w:webHidden/>
          </w:rPr>
          <w:fldChar w:fldCharType="separate"/>
        </w:r>
        <w:r w:rsidR="00882E22">
          <w:rPr>
            <w:noProof/>
            <w:webHidden/>
          </w:rPr>
          <w:t>137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09" w:history="1">
        <w:r w:rsidR="00882E22" w:rsidRPr="00EA468B">
          <w:rPr>
            <w:rStyle w:val="Hipervnculo"/>
            <w:noProof/>
          </w:rPr>
          <w:t>Figura 32: Prueba automatizada para la edición de un tema de trabajo de graduación</w:t>
        </w:r>
        <w:r w:rsidR="00882E22">
          <w:rPr>
            <w:noProof/>
            <w:webHidden/>
          </w:rPr>
          <w:tab/>
        </w:r>
        <w:r>
          <w:rPr>
            <w:noProof/>
            <w:webHidden/>
          </w:rPr>
          <w:fldChar w:fldCharType="begin"/>
        </w:r>
        <w:r w:rsidR="00882E22">
          <w:rPr>
            <w:noProof/>
            <w:webHidden/>
          </w:rPr>
          <w:instrText xml:space="preserve"> PAGEREF _Toc56097109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0" w:history="1">
        <w:r w:rsidR="00882E22" w:rsidRPr="00EA468B">
          <w:rPr>
            <w:rStyle w:val="Hipervnculo"/>
            <w:noProof/>
          </w:rPr>
          <w:t>Figura 33: Prueba automatizada para la eliminación de un tema de trabajo de graduación</w:t>
        </w:r>
        <w:r w:rsidR="00882E22">
          <w:rPr>
            <w:noProof/>
            <w:webHidden/>
          </w:rPr>
          <w:tab/>
        </w:r>
        <w:r>
          <w:rPr>
            <w:noProof/>
            <w:webHidden/>
          </w:rPr>
          <w:fldChar w:fldCharType="begin"/>
        </w:r>
        <w:r w:rsidR="00882E22">
          <w:rPr>
            <w:noProof/>
            <w:webHidden/>
          </w:rPr>
          <w:instrText xml:space="preserve"> PAGEREF _Toc56097110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1" w:history="1">
        <w:r w:rsidR="00882E22" w:rsidRPr="00EA468B">
          <w:rPr>
            <w:rStyle w:val="Hipervnculo"/>
            <w:noProof/>
          </w:rPr>
          <w:t>Figura 34: Prueba automatizada para la aplicación a un tema de trabajo de graduación</w:t>
        </w:r>
        <w:r w:rsidR="00882E22">
          <w:rPr>
            <w:noProof/>
            <w:webHidden/>
          </w:rPr>
          <w:tab/>
        </w:r>
        <w:r>
          <w:rPr>
            <w:noProof/>
            <w:webHidden/>
          </w:rPr>
          <w:fldChar w:fldCharType="begin"/>
        </w:r>
        <w:r w:rsidR="00882E22">
          <w:rPr>
            <w:noProof/>
            <w:webHidden/>
          </w:rPr>
          <w:instrText xml:space="preserve"> PAGEREF _Toc56097111 \h </w:instrText>
        </w:r>
        <w:r>
          <w:rPr>
            <w:noProof/>
            <w:webHidden/>
          </w:rPr>
        </w:r>
        <w:r>
          <w:rPr>
            <w:noProof/>
            <w:webHidden/>
          </w:rPr>
          <w:fldChar w:fldCharType="separate"/>
        </w:r>
        <w:r w:rsidR="00882E22">
          <w:rPr>
            <w:noProof/>
            <w:webHidden/>
          </w:rPr>
          <w:t>139</w:t>
        </w:r>
        <w:r>
          <w:rPr>
            <w:noProof/>
            <w:webHidden/>
          </w:rPr>
          <w:fldChar w:fldCharType="end"/>
        </w:r>
      </w:hyperlink>
    </w:p>
    <w:p w:rsidR="00B03A14" w:rsidRPr="0000697A" w:rsidRDefault="00B6363C"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rsidR="0000697A" w:rsidRDefault="0000697A">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3" w:name="_Toc56096920"/>
      <w:r>
        <w:lastRenderedPageBreak/>
        <w:t>ÍNDICE DE TABLAS</w:t>
      </w:r>
      <w:bookmarkEnd w:id="3"/>
      <w:r>
        <w:t xml:space="preserve"> </w:t>
      </w:r>
    </w:p>
    <w:p w:rsidR="00882E22" w:rsidRDefault="00B6363C">
      <w:pPr>
        <w:pStyle w:val="Tabladeilustraciones"/>
        <w:tabs>
          <w:tab w:val="right" w:leader="dot" w:pos="8828"/>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6097112" w:history="1">
        <w:r w:rsidR="00882E22" w:rsidRPr="002413B9">
          <w:rPr>
            <w:rStyle w:val="Hipervnculo"/>
            <w:noProof/>
          </w:rPr>
          <w:t>Tabla 1: Resultados de las pruebas presenciales, usuario 1</w:t>
        </w:r>
        <w:r w:rsidR="00882E22">
          <w:rPr>
            <w:noProof/>
            <w:webHidden/>
          </w:rPr>
          <w:tab/>
        </w:r>
        <w:r>
          <w:rPr>
            <w:noProof/>
            <w:webHidden/>
          </w:rPr>
          <w:fldChar w:fldCharType="begin"/>
        </w:r>
        <w:r w:rsidR="00882E22">
          <w:rPr>
            <w:noProof/>
            <w:webHidden/>
          </w:rPr>
          <w:instrText xml:space="preserve"> PAGEREF _Toc56097112 \h </w:instrText>
        </w:r>
        <w:r>
          <w:rPr>
            <w:noProof/>
            <w:webHidden/>
          </w:rPr>
        </w:r>
        <w:r>
          <w:rPr>
            <w:noProof/>
            <w:webHidden/>
          </w:rPr>
          <w:fldChar w:fldCharType="separate"/>
        </w:r>
        <w:r w:rsidR="00882E22">
          <w:rPr>
            <w:noProof/>
            <w:webHidden/>
          </w:rPr>
          <w:t>140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3" w:history="1">
        <w:r w:rsidR="00882E22" w:rsidRPr="002413B9">
          <w:rPr>
            <w:rStyle w:val="Hipervnculo"/>
            <w:noProof/>
          </w:rPr>
          <w:t>Tabla 2: Resultados de las pruebas presenciales, usuario 2</w:t>
        </w:r>
        <w:r w:rsidR="00882E22">
          <w:rPr>
            <w:noProof/>
            <w:webHidden/>
          </w:rPr>
          <w:tab/>
        </w:r>
        <w:r>
          <w:rPr>
            <w:noProof/>
            <w:webHidden/>
          </w:rPr>
          <w:fldChar w:fldCharType="begin"/>
        </w:r>
        <w:r w:rsidR="00882E22">
          <w:rPr>
            <w:noProof/>
            <w:webHidden/>
          </w:rPr>
          <w:instrText xml:space="preserve"> PAGEREF _Toc56097113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4" w:history="1">
        <w:r w:rsidR="00882E22" w:rsidRPr="002413B9">
          <w:rPr>
            <w:rStyle w:val="Hipervnculo"/>
            <w:noProof/>
          </w:rPr>
          <w:t>Tabla 3: Resultados de las pruebas presenciales, usuario 3</w:t>
        </w:r>
        <w:r w:rsidR="00882E22">
          <w:rPr>
            <w:noProof/>
            <w:webHidden/>
          </w:rPr>
          <w:tab/>
        </w:r>
        <w:r>
          <w:rPr>
            <w:noProof/>
            <w:webHidden/>
          </w:rPr>
          <w:fldChar w:fldCharType="begin"/>
        </w:r>
        <w:r w:rsidR="00882E22">
          <w:rPr>
            <w:noProof/>
            <w:webHidden/>
          </w:rPr>
          <w:instrText xml:space="preserve"> PAGEREF _Toc56097114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5" w:history="1">
        <w:r w:rsidR="00882E22" w:rsidRPr="002413B9">
          <w:rPr>
            <w:rStyle w:val="Hipervnculo"/>
            <w:noProof/>
          </w:rPr>
          <w:t>Tabla 4: Resultados de las pruebas presenciales, usuario 4</w:t>
        </w:r>
        <w:r w:rsidR="00882E22">
          <w:rPr>
            <w:noProof/>
            <w:webHidden/>
          </w:rPr>
          <w:tab/>
        </w:r>
        <w:r>
          <w:rPr>
            <w:noProof/>
            <w:webHidden/>
          </w:rPr>
          <w:fldChar w:fldCharType="begin"/>
        </w:r>
        <w:r w:rsidR="00882E22">
          <w:rPr>
            <w:noProof/>
            <w:webHidden/>
          </w:rPr>
          <w:instrText xml:space="preserve"> PAGEREF _Toc56097115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6" w:history="1">
        <w:r w:rsidR="00882E22" w:rsidRPr="002413B9">
          <w:rPr>
            <w:rStyle w:val="Hipervnculo"/>
            <w:noProof/>
          </w:rPr>
          <w:t>Tabla 5: Resultados de las pruebas Remotas</w:t>
        </w:r>
        <w:r w:rsidR="00882E22">
          <w:rPr>
            <w:noProof/>
            <w:webHidden/>
          </w:rPr>
          <w:tab/>
        </w:r>
        <w:r>
          <w:rPr>
            <w:noProof/>
            <w:webHidden/>
          </w:rPr>
          <w:fldChar w:fldCharType="begin"/>
        </w:r>
        <w:r w:rsidR="00882E22">
          <w:rPr>
            <w:noProof/>
            <w:webHidden/>
          </w:rPr>
          <w:instrText xml:space="preserve"> PAGEREF _Toc56097116 \h </w:instrText>
        </w:r>
        <w:r>
          <w:rPr>
            <w:noProof/>
            <w:webHidden/>
          </w:rPr>
        </w:r>
        <w:r>
          <w:rPr>
            <w:noProof/>
            <w:webHidden/>
          </w:rPr>
          <w:fldChar w:fldCharType="separate"/>
        </w:r>
        <w:r w:rsidR="00882E22">
          <w:rPr>
            <w:noProof/>
            <w:webHidden/>
          </w:rPr>
          <w:t>142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7" w:history="1">
        <w:r w:rsidR="00882E22" w:rsidRPr="002413B9">
          <w:rPr>
            <w:rStyle w:val="Hipervnculo"/>
            <w:noProof/>
          </w:rPr>
          <w:t>Tabla 6: Puntaje de rendimiento de usabilidad</w:t>
        </w:r>
        <w:r w:rsidR="00882E22">
          <w:rPr>
            <w:noProof/>
            <w:webHidden/>
          </w:rPr>
          <w:tab/>
        </w:r>
        <w:r>
          <w:rPr>
            <w:noProof/>
            <w:webHidden/>
          </w:rPr>
          <w:fldChar w:fldCharType="begin"/>
        </w:r>
        <w:r w:rsidR="00882E22">
          <w:rPr>
            <w:noProof/>
            <w:webHidden/>
          </w:rPr>
          <w:instrText xml:space="preserve"> PAGEREF _Toc56097117 \h </w:instrText>
        </w:r>
        <w:r>
          <w:rPr>
            <w:noProof/>
            <w:webHidden/>
          </w:rPr>
        </w:r>
        <w:r>
          <w:rPr>
            <w:noProof/>
            <w:webHidden/>
          </w:rPr>
          <w:fldChar w:fldCharType="separate"/>
        </w:r>
        <w:r w:rsidR="00882E22">
          <w:rPr>
            <w:noProof/>
            <w:webHidden/>
          </w:rPr>
          <w:t>143</w:t>
        </w:r>
        <w:r>
          <w:rPr>
            <w:noProof/>
            <w:webHidden/>
          </w:rPr>
          <w:fldChar w:fldCharType="end"/>
        </w:r>
      </w:hyperlink>
    </w:p>
    <w:p w:rsidR="008C503D" w:rsidRPr="008C503D" w:rsidRDefault="00B6363C"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4" w:name="_Toc56096921"/>
      <w:r>
        <w:lastRenderedPageBreak/>
        <w:t>ÍNDICE DE CÓDIGOS</w:t>
      </w:r>
      <w:bookmarkEnd w:id="4"/>
      <w:r>
        <w:t xml:space="preserve"> </w:t>
      </w:r>
    </w:p>
    <w:p w:rsidR="00882E22" w:rsidRDefault="00B636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6097118" w:history="1">
        <w:r w:rsidR="00882E22" w:rsidRPr="00C92860">
          <w:rPr>
            <w:rStyle w:val="Hipervnculo"/>
            <w:noProof/>
          </w:rPr>
          <w:t>Código 1: Código de inicio de sesión (método principal)</w:t>
        </w:r>
        <w:r w:rsidR="00882E22">
          <w:rPr>
            <w:noProof/>
            <w:webHidden/>
          </w:rPr>
          <w:tab/>
        </w:r>
        <w:r>
          <w:rPr>
            <w:noProof/>
            <w:webHidden/>
          </w:rPr>
          <w:fldChar w:fldCharType="begin"/>
        </w:r>
        <w:r w:rsidR="00882E22">
          <w:rPr>
            <w:noProof/>
            <w:webHidden/>
          </w:rPr>
          <w:instrText xml:space="preserve"> PAGEREF _Toc56097118 \h </w:instrText>
        </w:r>
        <w:r>
          <w:rPr>
            <w:noProof/>
            <w:webHidden/>
          </w:rPr>
        </w:r>
        <w:r>
          <w:rPr>
            <w:noProof/>
            <w:webHidden/>
          </w:rPr>
          <w:fldChar w:fldCharType="separate"/>
        </w:r>
        <w:r w:rsidR="00882E22">
          <w:rPr>
            <w:noProof/>
            <w:webHidden/>
          </w:rPr>
          <w:t>102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19" w:history="1">
        <w:r w:rsidR="00882E22" w:rsidRPr="00C92860">
          <w:rPr>
            <w:rStyle w:val="Hipervnculo"/>
            <w:noProof/>
          </w:rPr>
          <w:t>Código 2: Código de inicio de sesión (servicio)</w:t>
        </w:r>
        <w:r w:rsidR="00882E22">
          <w:rPr>
            <w:noProof/>
            <w:webHidden/>
          </w:rPr>
          <w:tab/>
        </w:r>
        <w:r>
          <w:rPr>
            <w:noProof/>
            <w:webHidden/>
          </w:rPr>
          <w:fldChar w:fldCharType="begin"/>
        </w:r>
        <w:r w:rsidR="00882E22">
          <w:rPr>
            <w:noProof/>
            <w:webHidden/>
          </w:rPr>
          <w:instrText xml:space="preserve"> PAGEREF _Toc56097119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0" w:history="1">
        <w:r w:rsidR="00882E22" w:rsidRPr="00C92860">
          <w:rPr>
            <w:rStyle w:val="Hipervnculo"/>
            <w:noProof/>
          </w:rPr>
          <w:t>Código 3: Código de inicio de sesión (backend)</w:t>
        </w:r>
        <w:r w:rsidR="00882E22">
          <w:rPr>
            <w:noProof/>
            <w:webHidden/>
          </w:rPr>
          <w:tab/>
        </w:r>
        <w:r>
          <w:rPr>
            <w:noProof/>
            <w:webHidden/>
          </w:rPr>
          <w:fldChar w:fldCharType="begin"/>
        </w:r>
        <w:r w:rsidR="00882E22">
          <w:rPr>
            <w:noProof/>
            <w:webHidden/>
          </w:rPr>
          <w:instrText xml:space="preserve"> PAGEREF _Toc56097120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1" w:history="1">
        <w:r w:rsidR="00882E22" w:rsidRPr="00C92860">
          <w:rPr>
            <w:rStyle w:val="Hipervnculo"/>
            <w:noProof/>
          </w:rPr>
          <w:t>Código 4: Código de Búsqueda de temas de trabajo de graduación (método principal)</w:t>
        </w:r>
        <w:r w:rsidR="00882E22">
          <w:rPr>
            <w:noProof/>
            <w:webHidden/>
          </w:rPr>
          <w:tab/>
        </w:r>
        <w:r>
          <w:rPr>
            <w:noProof/>
            <w:webHidden/>
          </w:rPr>
          <w:fldChar w:fldCharType="begin"/>
        </w:r>
        <w:r w:rsidR="00882E22">
          <w:rPr>
            <w:noProof/>
            <w:webHidden/>
          </w:rPr>
          <w:instrText xml:space="preserve"> PAGEREF _Toc56097121 \h </w:instrText>
        </w:r>
        <w:r>
          <w:rPr>
            <w:noProof/>
            <w:webHidden/>
          </w:rPr>
        </w:r>
        <w:r>
          <w:rPr>
            <w:noProof/>
            <w:webHidden/>
          </w:rPr>
          <w:fldChar w:fldCharType="separate"/>
        </w:r>
        <w:r w:rsidR="00882E22">
          <w:rPr>
            <w:noProof/>
            <w:webHidden/>
          </w:rPr>
          <w:t>104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2" w:history="1">
        <w:r w:rsidR="00882E22" w:rsidRPr="00C92860">
          <w:rPr>
            <w:rStyle w:val="Hipervnculo"/>
            <w:noProof/>
          </w:rPr>
          <w:t>Código 5: Código de Búsqueda de temas de trabajo de graduación (servicio)</w:t>
        </w:r>
        <w:r w:rsidR="00882E22">
          <w:rPr>
            <w:noProof/>
            <w:webHidden/>
          </w:rPr>
          <w:tab/>
        </w:r>
        <w:r>
          <w:rPr>
            <w:noProof/>
            <w:webHidden/>
          </w:rPr>
          <w:fldChar w:fldCharType="begin"/>
        </w:r>
        <w:r w:rsidR="00882E22">
          <w:rPr>
            <w:noProof/>
            <w:webHidden/>
          </w:rPr>
          <w:instrText xml:space="preserve"> PAGEREF _Toc56097122 \h </w:instrText>
        </w:r>
        <w:r>
          <w:rPr>
            <w:noProof/>
            <w:webHidden/>
          </w:rPr>
        </w:r>
        <w:r>
          <w:rPr>
            <w:noProof/>
            <w:webHidden/>
          </w:rPr>
          <w:fldChar w:fldCharType="separate"/>
        </w:r>
        <w:r w:rsidR="00882E22">
          <w:rPr>
            <w:noProof/>
            <w:webHidden/>
          </w:rPr>
          <w:t>105</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3" w:history="1">
        <w:r w:rsidR="00882E22" w:rsidRPr="00C92860">
          <w:rPr>
            <w:rStyle w:val="Hipervnculo"/>
            <w:noProof/>
          </w:rPr>
          <w:t>Código 6: Código de Búsqueda de temas de trabajo de graduación (backend)</w:t>
        </w:r>
        <w:r w:rsidR="00882E22">
          <w:rPr>
            <w:noProof/>
            <w:webHidden/>
          </w:rPr>
          <w:tab/>
        </w:r>
        <w:r>
          <w:rPr>
            <w:noProof/>
            <w:webHidden/>
          </w:rPr>
          <w:fldChar w:fldCharType="begin"/>
        </w:r>
        <w:r w:rsidR="00882E22">
          <w:rPr>
            <w:noProof/>
            <w:webHidden/>
          </w:rPr>
          <w:instrText xml:space="preserve"> PAGEREF _Toc56097123 \h </w:instrText>
        </w:r>
        <w:r>
          <w:rPr>
            <w:noProof/>
            <w:webHidden/>
          </w:rPr>
        </w:r>
        <w:r>
          <w:rPr>
            <w:noProof/>
            <w:webHidden/>
          </w:rPr>
          <w:fldChar w:fldCharType="separate"/>
        </w:r>
        <w:r w:rsidR="00882E22">
          <w:rPr>
            <w:noProof/>
            <w:webHidden/>
          </w:rPr>
          <w:t>107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4" w:history="1">
        <w:r w:rsidR="00882E22" w:rsidRPr="00C92860">
          <w:rPr>
            <w:rStyle w:val="Hipervnculo"/>
            <w:noProof/>
          </w:rPr>
          <w:t>Código 7: Código de Mostrar más información de un tema de graduación (método principal)</w:t>
        </w:r>
        <w:r w:rsidR="00882E22">
          <w:rPr>
            <w:noProof/>
            <w:webHidden/>
          </w:rPr>
          <w:tab/>
        </w:r>
        <w:r>
          <w:rPr>
            <w:noProof/>
            <w:webHidden/>
          </w:rPr>
          <w:fldChar w:fldCharType="begin"/>
        </w:r>
        <w:r w:rsidR="00882E22">
          <w:rPr>
            <w:noProof/>
            <w:webHidden/>
          </w:rPr>
          <w:instrText xml:space="preserve"> PAGEREF _Toc56097124 \h </w:instrText>
        </w:r>
        <w:r>
          <w:rPr>
            <w:noProof/>
            <w:webHidden/>
          </w:rPr>
        </w:r>
        <w:r>
          <w:rPr>
            <w:noProof/>
            <w:webHidden/>
          </w:rPr>
          <w:fldChar w:fldCharType="separate"/>
        </w:r>
        <w:r w:rsidR="00882E22">
          <w:rPr>
            <w:noProof/>
            <w:webHidden/>
          </w:rPr>
          <w:t>108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5" w:history="1">
        <w:r w:rsidR="00882E22" w:rsidRPr="00C92860">
          <w:rPr>
            <w:rStyle w:val="Hipervnculo"/>
            <w:noProof/>
          </w:rPr>
          <w:t>Código 8: Código de Envío de correo (método principal)</w:t>
        </w:r>
        <w:r w:rsidR="00882E22">
          <w:rPr>
            <w:noProof/>
            <w:webHidden/>
          </w:rPr>
          <w:tab/>
        </w:r>
        <w:r>
          <w:rPr>
            <w:noProof/>
            <w:webHidden/>
          </w:rPr>
          <w:fldChar w:fldCharType="begin"/>
        </w:r>
        <w:r w:rsidR="00882E22">
          <w:rPr>
            <w:noProof/>
            <w:webHidden/>
          </w:rPr>
          <w:instrText xml:space="preserve"> PAGEREF _Toc56097125 \h </w:instrText>
        </w:r>
        <w:r>
          <w:rPr>
            <w:noProof/>
            <w:webHidden/>
          </w:rPr>
        </w:r>
        <w:r>
          <w:rPr>
            <w:noProof/>
            <w:webHidden/>
          </w:rPr>
          <w:fldChar w:fldCharType="separate"/>
        </w:r>
        <w:r w:rsidR="00882E22">
          <w:rPr>
            <w:noProof/>
            <w:webHidden/>
          </w:rPr>
          <w:t>110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6" w:history="1">
        <w:r w:rsidR="00882E22" w:rsidRPr="00C92860">
          <w:rPr>
            <w:rStyle w:val="Hipervnculo"/>
            <w:noProof/>
          </w:rPr>
          <w:t>Código 9: Código de Envío de correo (servicio)</w:t>
        </w:r>
        <w:r w:rsidR="00882E22">
          <w:rPr>
            <w:noProof/>
            <w:webHidden/>
          </w:rPr>
          <w:tab/>
        </w:r>
        <w:r>
          <w:rPr>
            <w:noProof/>
            <w:webHidden/>
          </w:rPr>
          <w:fldChar w:fldCharType="begin"/>
        </w:r>
        <w:r w:rsidR="00882E22">
          <w:rPr>
            <w:noProof/>
            <w:webHidden/>
          </w:rPr>
          <w:instrText xml:space="preserve"> PAGEREF _Toc56097126 \h </w:instrText>
        </w:r>
        <w:r>
          <w:rPr>
            <w:noProof/>
            <w:webHidden/>
          </w:rPr>
        </w:r>
        <w:r>
          <w:rPr>
            <w:noProof/>
            <w:webHidden/>
          </w:rPr>
          <w:fldChar w:fldCharType="separate"/>
        </w:r>
        <w:r w:rsidR="00882E22">
          <w:rPr>
            <w:noProof/>
            <w:webHidden/>
          </w:rPr>
          <w:t>110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7" w:history="1">
        <w:r w:rsidR="00882E22" w:rsidRPr="00C92860">
          <w:rPr>
            <w:rStyle w:val="Hipervnculo"/>
            <w:noProof/>
          </w:rPr>
          <w:t>Código 10: Código de Envío de correo (backend)</w:t>
        </w:r>
        <w:r w:rsidR="00882E22">
          <w:rPr>
            <w:noProof/>
            <w:webHidden/>
          </w:rPr>
          <w:tab/>
        </w:r>
        <w:r>
          <w:rPr>
            <w:noProof/>
            <w:webHidden/>
          </w:rPr>
          <w:fldChar w:fldCharType="begin"/>
        </w:r>
        <w:r w:rsidR="00882E22">
          <w:rPr>
            <w:noProof/>
            <w:webHidden/>
          </w:rPr>
          <w:instrText xml:space="preserve"> PAGEREF _Toc56097127 \h </w:instrText>
        </w:r>
        <w:r>
          <w:rPr>
            <w:noProof/>
            <w:webHidden/>
          </w:rPr>
        </w:r>
        <w:r>
          <w:rPr>
            <w:noProof/>
            <w:webHidden/>
          </w:rPr>
          <w:fldChar w:fldCharType="separate"/>
        </w:r>
        <w:r w:rsidR="00882E22">
          <w:rPr>
            <w:noProof/>
            <w:webHidden/>
          </w:rPr>
          <w:t>112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8" w:history="1">
        <w:r w:rsidR="00882E22" w:rsidRPr="00C92860">
          <w:rPr>
            <w:rStyle w:val="Hipervnculo"/>
            <w:noProof/>
          </w:rPr>
          <w:t>Código 11: Código de consulta de temas de graduación agregados (método principal)</w:t>
        </w:r>
        <w:r w:rsidR="00882E22">
          <w:rPr>
            <w:noProof/>
            <w:webHidden/>
          </w:rPr>
          <w:tab/>
        </w:r>
        <w:r>
          <w:rPr>
            <w:noProof/>
            <w:webHidden/>
          </w:rPr>
          <w:fldChar w:fldCharType="begin"/>
        </w:r>
        <w:r w:rsidR="00882E22">
          <w:rPr>
            <w:noProof/>
            <w:webHidden/>
          </w:rPr>
          <w:instrText xml:space="preserve"> PAGEREF _Toc56097128 \h </w:instrText>
        </w:r>
        <w:r>
          <w:rPr>
            <w:noProof/>
            <w:webHidden/>
          </w:rPr>
        </w:r>
        <w:r>
          <w:rPr>
            <w:noProof/>
            <w:webHidden/>
          </w:rPr>
          <w:fldChar w:fldCharType="separate"/>
        </w:r>
        <w:r w:rsidR="00882E22">
          <w:rPr>
            <w:noProof/>
            <w:webHidden/>
          </w:rPr>
          <w:t>113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29" w:history="1">
        <w:r w:rsidR="00882E22" w:rsidRPr="00C92860">
          <w:rPr>
            <w:rStyle w:val="Hipervnculo"/>
            <w:noProof/>
          </w:rPr>
          <w:t>Código 12: Código de consulta de temas de graduación agregados (servicio)</w:t>
        </w:r>
        <w:r w:rsidR="00882E22">
          <w:rPr>
            <w:noProof/>
            <w:webHidden/>
          </w:rPr>
          <w:tab/>
        </w:r>
        <w:r>
          <w:rPr>
            <w:noProof/>
            <w:webHidden/>
          </w:rPr>
          <w:fldChar w:fldCharType="begin"/>
        </w:r>
        <w:r w:rsidR="00882E22">
          <w:rPr>
            <w:noProof/>
            <w:webHidden/>
          </w:rPr>
          <w:instrText xml:space="preserve"> PAGEREF _Toc56097129 \h </w:instrText>
        </w:r>
        <w:r>
          <w:rPr>
            <w:noProof/>
            <w:webHidden/>
          </w:rPr>
        </w:r>
        <w:r>
          <w:rPr>
            <w:noProof/>
            <w:webHidden/>
          </w:rPr>
          <w:fldChar w:fldCharType="separate"/>
        </w:r>
        <w:r w:rsidR="00882E22">
          <w:rPr>
            <w:noProof/>
            <w:webHidden/>
          </w:rPr>
          <w:t>114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0" w:history="1">
        <w:r w:rsidR="00882E22" w:rsidRPr="00C92860">
          <w:rPr>
            <w:rStyle w:val="Hipervnculo"/>
            <w:noProof/>
          </w:rPr>
          <w:t>Código 13: Código de consulta de temas de graduación agregados (backend)</w:t>
        </w:r>
        <w:r w:rsidR="00882E22">
          <w:rPr>
            <w:noProof/>
            <w:webHidden/>
          </w:rPr>
          <w:tab/>
        </w:r>
        <w:r>
          <w:rPr>
            <w:noProof/>
            <w:webHidden/>
          </w:rPr>
          <w:fldChar w:fldCharType="begin"/>
        </w:r>
        <w:r w:rsidR="00882E22">
          <w:rPr>
            <w:noProof/>
            <w:webHidden/>
          </w:rPr>
          <w:instrText xml:space="preserve"> PAGEREF _Toc56097130 \h </w:instrText>
        </w:r>
        <w:r>
          <w:rPr>
            <w:noProof/>
            <w:webHidden/>
          </w:rPr>
        </w:r>
        <w:r>
          <w:rPr>
            <w:noProof/>
            <w:webHidden/>
          </w:rPr>
          <w:fldChar w:fldCharType="separate"/>
        </w:r>
        <w:r w:rsidR="00882E22">
          <w:rPr>
            <w:noProof/>
            <w:webHidden/>
          </w:rPr>
          <w:t>115</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1" w:history="1">
        <w:r w:rsidR="00882E22" w:rsidRPr="00C92860">
          <w:rPr>
            <w:rStyle w:val="Hipervnculo"/>
            <w:noProof/>
          </w:rPr>
          <w:t>Código 14: Código de Actualizar tema de trabajo de graduación (método principal)</w:t>
        </w:r>
        <w:r w:rsidR="00882E22">
          <w:rPr>
            <w:noProof/>
            <w:webHidden/>
          </w:rPr>
          <w:tab/>
        </w:r>
        <w:r>
          <w:rPr>
            <w:noProof/>
            <w:webHidden/>
          </w:rPr>
          <w:fldChar w:fldCharType="begin"/>
        </w:r>
        <w:r w:rsidR="00882E22">
          <w:rPr>
            <w:noProof/>
            <w:webHidden/>
          </w:rPr>
          <w:instrText xml:space="preserve"> PAGEREF _Toc56097131 \h </w:instrText>
        </w:r>
        <w:r>
          <w:rPr>
            <w:noProof/>
            <w:webHidden/>
          </w:rPr>
        </w:r>
        <w:r>
          <w:rPr>
            <w:noProof/>
            <w:webHidden/>
          </w:rPr>
          <w:fldChar w:fldCharType="separate"/>
        </w:r>
        <w:r w:rsidR="00882E22">
          <w:rPr>
            <w:noProof/>
            <w:webHidden/>
          </w:rPr>
          <w:t>117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2" w:history="1">
        <w:r w:rsidR="00882E22" w:rsidRPr="00C92860">
          <w:rPr>
            <w:rStyle w:val="Hipervnculo"/>
            <w:noProof/>
          </w:rPr>
          <w:t>Código 15: Código de Actualizar tema de trabajo de graduación (controlador)</w:t>
        </w:r>
        <w:r w:rsidR="00882E22">
          <w:rPr>
            <w:noProof/>
            <w:webHidden/>
          </w:rPr>
          <w:tab/>
        </w:r>
        <w:r>
          <w:rPr>
            <w:noProof/>
            <w:webHidden/>
          </w:rPr>
          <w:fldChar w:fldCharType="begin"/>
        </w:r>
        <w:r w:rsidR="00882E22">
          <w:rPr>
            <w:noProof/>
            <w:webHidden/>
          </w:rPr>
          <w:instrText xml:space="preserve"> PAGEREF _Toc56097132 \h </w:instrText>
        </w:r>
        <w:r>
          <w:rPr>
            <w:noProof/>
            <w:webHidden/>
          </w:rPr>
        </w:r>
        <w:r>
          <w:rPr>
            <w:noProof/>
            <w:webHidden/>
          </w:rPr>
          <w:fldChar w:fldCharType="separate"/>
        </w:r>
        <w:r w:rsidR="00882E22">
          <w:rPr>
            <w:noProof/>
            <w:webHidden/>
          </w:rPr>
          <w:t>117</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3" w:history="1">
        <w:r w:rsidR="00882E22" w:rsidRPr="00C92860">
          <w:rPr>
            <w:rStyle w:val="Hipervnculo"/>
            <w:noProof/>
          </w:rPr>
          <w:t>Código 16: Código de Actualizar tema de trabajo de graduación (servicio)</w:t>
        </w:r>
        <w:r w:rsidR="00882E22">
          <w:rPr>
            <w:noProof/>
            <w:webHidden/>
          </w:rPr>
          <w:tab/>
        </w:r>
        <w:r>
          <w:rPr>
            <w:noProof/>
            <w:webHidden/>
          </w:rPr>
          <w:fldChar w:fldCharType="begin"/>
        </w:r>
        <w:r w:rsidR="00882E22">
          <w:rPr>
            <w:noProof/>
            <w:webHidden/>
          </w:rPr>
          <w:instrText xml:space="preserve"> PAGEREF _Toc56097133 \h </w:instrText>
        </w:r>
        <w:r>
          <w:rPr>
            <w:noProof/>
            <w:webHidden/>
          </w:rPr>
        </w:r>
        <w:r>
          <w:rPr>
            <w:noProof/>
            <w:webHidden/>
          </w:rPr>
          <w:fldChar w:fldCharType="separate"/>
        </w:r>
        <w:r w:rsidR="00882E22">
          <w:rPr>
            <w:noProof/>
            <w:webHidden/>
          </w:rPr>
          <w:t>118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4" w:history="1">
        <w:r w:rsidR="00882E22" w:rsidRPr="00C92860">
          <w:rPr>
            <w:rStyle w:val="Hipervnculo"/>
            <w:noProof/>
          </w:rPr>
          <w:t>Código 17: Código de Actualizar tema de trabajo de graduación (backend)</w:t>
        </w:r>
        <w:r w:rsidR="00882E22">
          <w:rPr>
            <w:noProof/>
            <w:webHidden/>
          </w:rPr>
          <w:tab/>
        </w:r>
        <w:r>
          <w:rPr>
            <w:noProof/>
            <w:webHidden/>
          </w:rPr>
          <w:fldChar w:fldCharType="begin"/>
        </w:r>
        <w:r w:rsidR="00882E22">
          <w:rPr>
            <w:noProof/>
            <w:webHidden/>
          </w:rPr>
          <w:instrText xml:space="preserve"> PAGEREF _Toc56097134 \h </w:instrText>
        </w:r>
        <w:r>
          <w:rPr>
            <w:noProof/>
            <w:webHidden/>
          </w:rPr>
        </w:r>
        <w:r>
          <w:rPr>
            <w:noProof/>
            <w:webHidden/>
          </w:rPr>
          <w:fldChar w:fldCharType="separate"/>
        </w:r>
        <w:r w:rsidR="00882E22">
          <w:rPr>
            <w:noProof/>
            <w:webHidden/>
          </w:rPr>
          <w:t>119</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5" w:history="1">
        <w:r w:rsidR="00882E22" w:rsidRPr="00C92860">
          <w:rPr>
            <w:rStyle w:val="Hipervnculo"/>
            <w:noProof/>
          </w:rPr>
          <w:t>Código 18: Código de Eliminar tema de trabajo de graduación (método principal)</w:t>
        </w:r>
        <w:r w:rsidR="00882E22">
          <w:rPr>
            <w:noProof/>
            <w:webHidden/>
          </w:rPr>
          <w:tab/>
        </w:r>
        <w:r>
          <w:rPr>
            <w:noProof/>
            <w:webHidden/>
          </w:rPr>
          <w:fldChar w:fldCharType="begin"/>
        </w:r>
        <w:r w:rsidR="00882E22">
          <w:rPr>
            <w:noProof/>
            <w:webHidden/>
          </w:rPr>
          <w:instrText xml:space="preserve"> PAGEREF _Toc56097135 \h </w:instrText>
        </w:r>
        <w:r>
          <w:rPr>
            <w:noProof/>
            <w:webHidden/>
          </w:rPr>
        </w:r>
        <w:r>
          <w:rPr>
            <w:noProof/>
            <w:webHidden/>
          </w:rPr>
          <w:fldChar w:fldCharType="separate"/>
        </w:r>
        <w:r w:rsidR="00882E22">
          <w:rPr>
            <w:noProof/>
            <w:webHidden/>
          </w:rPr>
          <w:t>121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6" w:history="1">
        <w:r w:rsidR="00882E22" w:rsidRPr="00C92860">
          <w:rPr>
            <w:rStyle w:val="Hipervnculo"/>
            <w:noProof/>
          </w:rPr>
          <w:t>Código 19: Código de Eliminar tema de trabajo de graduación (controlador)</w:t>
        </w:r>
        <w:r w:rsidR="00882E22">
          <w:rPr>
            <w:noProof/>
            <w:webHidden/>
          </w:rPr>
          <w:tab/>
        </w:r>
        <w:r>
          <w:rPr>
            <w:noProof/>
            <w:webHidden/>
          </w:rPr>
          <w:fldChar w:fldCharType="begin"/>
        </w:r>
        <w:r w:rsidR="00882E22">
          <w:rPr>
            <w:noProof/>
            <w:webHidden/>
          </w:rPr>
          <w:instrText xml:space="preserve"> PAGEREF _Toc56097136 \h </w:instrText>
        </w:r>
        <w:r>
          <w:rPr>
            <w:noProof/>
            <w:webHidden/>
          </w:rPr>
        </w:r>
        <w:r>
          <w:rPr>
            <w:noProof/>
            <w:webHidden/>
          </w:rPr>
          <w:fldChar w:fldCharType="separate"/>
        </w:r>
        <w:r w:rsidR="00882E22">
          <w:rPr>
            <w:noProof/>
            <w:webHidden/>
          </w:rPr>
          <w:t>121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7" w:history="1">
        <w:r w:rsidR="00882E22" w:rsidRPr="00C92860">
          <w:rPr>
            <w:rStyle w:val="Hipervnculo"/>
            <w:noProof/>
          </w:rPr>
          <w:t>Código 20: Código de Eliminar tema de trabajo de graduación (servicio)</w:t>
        </w:r>
        <w:r w:rsidR="00882E22">
          <w:rPr>
            <w:noProof/>
            <w:webHidden/>
          </w:rPr>
          <w:tab/>
        </w:r>
        <w:r>
          <w:rPr>
            <w:noProof/>
            <w:webHidden/>
          </w:rPr>
          <w:fldChar w:fldCharType="begin"/>
        </w:r>
        <w:r w:rsidR="00882E22">
          <w:rPr>
            <w:noProof/>
            <w:webHidden/>
          </w:rPr>
          <w:instrText xml:space="preserve"> PAGEREF _Toc56097137 \h </w:instrText>
        </w:r>
        <w:r>
          <w:rPr>
            <w:noProof/>
            <w:webHidden/>
          </w:rPr>
        </w:r>
        <w:r>
          <w:rPr>
            <w:noProof/>
            <w:webHidden/>
          </w:rPr>
          <w:fldChar w:fldCharType="separate"/>
        </w:r>
        <w:r w:rsidR="00882E22">
          <w:rPr>
            <w:noProof/>
            <w:webHidden/>
          </w:rPr>
          <w:t>122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8" w:history="1">
        <w:r w:rsidR="00882E22" w:rsidRPr="00C92860">
          <w:rPr>
            <w:rStyle w:val="Hipervnculo"/>
            <w:noProof/>
          </w:rPr>
          <w:t>Código 21: Código de Eliminar tema de trabajo de graduación (backend)</w:t>
        </w:r>
        <w:r w:rsidR="00882E22">
          <w:rPr>
            <w:noProof/>
            <w:webHidden/>
          </w:rPr>
          <w:tab/>
        </w:r>
        <w:r>
          <w:rPr>
            <w:noProof/>
            <w:webHidden/>
          </w:rPr>
          <w:fldChar w:fldCharType="begin"/>
        </w:r>
        <w:r w:rsidR="00882E22">
          <w:rPr>
            <w:noProof/>
            <w:webHidden/>
          </w:rPr>
          <w:instrText xml:space="preserve"> PAGEREF _Toc56097138 \h </w:instrText>
        </w:r>
        <w:r>
          <w:rPr>
            <w:noProof/>
            <w:webHidden/>
          </w:rPr>
        </w:r>
        <w:r>
          <w:rPr>
            <w:noProof/>
            <w:webHidden/>
          </w:rPr>
          <w:fldChar w:fldCharType="separate"/>
        </w:r>
        <w:r w:rsidR="00882E22">
          <w:rPr>
            <w:noProof/>
            <w:webHidden/>
          </w:rPr>
          <w:t>123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39" w:history="1">
        <w:r w:rsidR="00882E22" w:rsidRPr="00C92860">
          <w:rPr>
            <w:rStyle w:val="Hipervnculo"/>
            <w:noProof/>
          </w:rPr>
          <w:t>Código 22: Código de Agregar un nuevo tema de trabajo de graduación (método principal)</w:t>
        </w:r>
        <w:r w:rsidR="00882E22">
          <w:rPr>
            <w:noProof/>
            <w:webHidden/>
          </w:rPr>
          <w:tab/>
        </w:r>
        <w:r>
          <w:rPr>
            <w:noProof/>
            <w:webHidden/>
          </w:rPr>
          <w:fldChar w:fldCharType="begin"/>
        </w:r>
        <w:r w:rsidR="00882E22">
          <w:rPr>
            <w:noProof/>
            <w:webHidden/>
          </w:rPr>
          <w:instrText xml:space="preserve"> PAGEREF _Toc56097139 \h </w:instrText>
        </w:r>
        <w:r>
          <w:rPr>
            <w:noProof/>
            <w:webHidden/>
          </w:rPr>
        </w:r>
        <w:r>
          <w:rPr>
            <w:noProof/>
            <w:webHidden/>
          </w:rPr>
          <w:fldChar w:fldCharType="separate"/>
        </w:r>
        <w:r w:rsidR="00882E22">
          <w:rPr>
            <w:noProof/>
            <w:webHidden/>
          </w:rPr>
          <w:t>124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0" w:history="1">
        <w:r w:rsidR="00882E22" w:rsidRPr="00C92860">
          <w:rPr>
            <w:rStyle w:val="Hipervnculo"/>
            <w:noProof/>
          </w:rPr>
          <w:t>Código 23: Código de Agregar un nuevo tema de trabajo de graduación (servicio)</w:t>
        </w:r>
        <w:r w:rsidR="00882E22">
          <w:rPr>
            <w:noProof/>
            <w:webHidden/>
          </w:rPr>
          <w:tab/>
        </w:r>
        <w:r>
          <w:rPr>
            <w:noProof/>
            <w:webHidden/>
          </w:rPr>
          <w:fldChar w:fldCharType="begin"/>
        </w:r>
        <w:r w:rsidR="00882E22">
          <w:rPr>
            <w:noProof/>
            <w:webHidden/>
          </w:rPr>
          <w:instrText xml:space="preserve"> PAGEREF _Toc56097140 \h </w:instrText>
        </w:r>
        <w:r>
          <w:rPr>
            <w:noProof/>
            <w:webHidden/>
          </w:rPr>
        </w:r>
        <w:r>
          <w:rPr>
            <w:noProof/>
            <w:webHidden/>
          </w:rPr>
          <w:fldChar w:fldCharType="separate"/>
        </w:r>
        <w:r w:rsidR="00882E22">
          <w:rPr>
            <w:noProof/>
            <w:webHidden/>
          </w:rPr>
          <w:t>125</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1" w:history="1">
        <w:r w:rsidR="00882E22" w:rsidRPr="00C92860">
          <w:rPr>
            <w:rStyle w:val="Hipervnculo"/>
            <w:noProof/>
          </w:rPr>
          <w:t>Código 24: Código de Agregar un nuevo tema de trabajo de graduación (backend)</w:t>
        </w:r>
        <w:r w:rsidR="00882E22">
          <w:rPr>
            <w:noProof/>
            <w:webHidden/>
          </w:rPr>
          <w:tab/>
        </w:r>
        <w:r>
          <w:rPr>
            <w:noProof/>
            <w:webHidden/>
          </w:rPr>
          <w:fldChar w:fldCharType="begin"/>
        </w:r>
        <w:r w:rsidR="00882E22">
          <w:rPr>
            <w:noProof/>
            <w:webHidden/>
          </w:rPr>
          <w:instrText xml:space="preserve"> PAGEREF _Toc56097141 \h </w:instrText>
        </w:r>
        <w:r>
          <w:rPr>
            <w:noProof/>
            <w:webHidden/>
          </w:rPr>
        </w:r>
        <w:r>
          <w:rPr>
            <w:noProof/>
            <w:webHidden/>
          </w:rPr>
          <w:fldChar w:fldCharType="separate"/>
        </w:r>
        <w:r w:rsidR="00882E22">
          <w:rPr>
            <w:noProof/>
            <w:webHidden/>
          </w:rPr>
          <w:t>126</w:t>
        </w:r>
        <w:r>
          <w:rPr>
            <w:noProof/>
            <w:webHidden/>
          </w:rPr>
          <w:fldChar w:fldCharType="end"/>
        </w:r>
      </w:hyperlink>
    </w:p>
    <w:p w:rsidR="008F0E18" w:rsidRDefault="00B6363C" w:rsidP="008C503D">
      <w:r>
        <w:fldChar w:fldCharType="end"/>
      </w:r>
    </w:p>
    <w:p w:rsidR="008F0E18" w:rsidRDefault="008F0E18" w:rsidP="008F0E18"/>
    <w:p w:rsidR="008F0E18" w:rsidRDefault="008F0E18" w:rsidP="008F0E18"/>
    <w:p w:rsidR="008F0E18" w:rsidRDefault="008F0E18"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F0E18" w:rsidRDefault="008F0E18" w:rsidP="008C503D">
      <w:pPr>
        <w:pStyle w:val="Ttulo1"/>
      </w:pPr>
      <w:bookmarkStart w:id="5" w:name="_Toc56096922"/>
      <w:r>
        <w:lastRenderedPageBreak/>
        <w:t>ÍNDICE DE GRÁFICAS</w:t>
      </w:r>
      <w:bookmarkEnd w:id="5"/>
    </w:p>
    <w:p w:rsidR="00882E22" w:rsidRDefault="00B636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56097142" w:history="1">
        <w:r w:rsidR="00882E22" w:rsidRPr="005175E7">
          <w:rPr>
            <w:rStyle w:val="Hipervnculo"/>
            <w:noProof/>
          </w:rPr>
          <w:t>Gráfica 1: Resultados pregunta 1 - Estudiantes</w:t>
        </w:r>
        <w:r w:rsidR="00882E22">
          <w:rPr>
            <w:noProof/>
            <w:webHidden/>
          </w:rPr>
          <w:tab/>
        </w:r>
        <w:r>
          <w:rPr>
            <w:noProof/>
            <w:webHidden/>
          </w:rPr>
          <w:fldChar w:fldCharType="begin"/>
        </w:r>
        <w:r w:rsidR="00882E22">
          <w:rPr>
            <w:noProof/>
            <w:webHidden/>
          </w:rPr>
          <w:instrText xml:space="preserve"> PAGEREF _Toc56097142 \h </w:instrText>
        </w:r>
        <w:r>
          <w:rPr>
            <w:noProof/>
            <w:webHidden/>
          </w:rPr>
        </w:r>
        <w:r>
          <w:rPr>
            <w:noProof/>
            <w:webHidden/>
          </w:rPr>
          <w:fldChar w:fldCharType="separate"/>
        </w:r>
        <w:r w:rsidR="00882E22">
          <w:rPr>
            <w:noProof/>
            <w:webHidden/>
          </w:rPr>
          <w:t>42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3" w:history="1">
        <w:r w:rsidR="00882E22" w:rsidRPr="005175E7">
          <w:rPr>
            <w:rStyle w:val="Hipervnculo"/>
            <w:noProof/>
          </w:rPr>
          <w:t>Gráfica 2: Resultados pregunta 2 – Estudiantes</w:t>
        </w:r>
        <w:r w:rsidR="00882E22">
          <w:rPr>
            <w:noProof/>
            <w:webHidden/>
          </w:rPr>
          <w:tab/>
        </w:r>
        <w:r>
          <w:rPr>
            <w:noProof/>
            <w:webHidden/>
          </w:rPr>
          <w:fldChar w:fldCharType="begin"/>
        </w:r>
        <w:r w:rsidR="00882E22">
          <w:rPr>
            <w:noProof/>
            <w:webHidden/>
          </w:rPr>
          <w:instrText xml:space="preserve"> PAGEREF _Toc56097143 \h </w:instrText>
        </w:r>
        <w:r>
          <w:rPr>
            <w:noProof/>
            <w:webHidden/>
          </w:rPr>
        </w:r>
        <w:r>
          <w:rPr>
            <w:noProof/>
            <w:webHidden/>
          </w:rPr>
          <w:fldChar w:fldCharType="separate"/>
        </w:r>
        <w:r w:rsidR="00882E22">
          <w:rPr>
            <w:noProof/>
            <w:webHidden/>
          </w:rPr>
          <w:t>43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4" w:history="1">
        <w:r w:rsidR="00882E22" w:rsidRPr="005175E7">
          <w:rPr>
            <w:rStyle w:val="Hipervnculo"/>
            <w:noProof/>
          </w:rPr>
          <w:t>Gráfica 3: Resultados pregunta 3 - Estudiantes</w:t>
        </w:r>
        <w:r w:rsidR="00882E22">
          <w:rPr>
            <w:noProof/>
            <w:webHidden/>
          </w:rPr>
          <w:tab/>
        </w:r>
        <w:r>
          <w:rPr>
            <w:noProof/>
            <w:webHidden/>
          </w:rPr>
          <w:fldChar w:fldCharType="begin"/>
        </w:r>
        <w:r w:rsidR="00882E22">
          <w:rPr>
            <w:noProof/>
            <w:webHidden/>
          </w:rPr>
          <w:instrText xml:space="preserve"> PAGEREF _Toc56097144 \h </w:instrText>
        </w:r>
        <w:r>
          <w:rPr>
            <w:noProof/>
            <w:webHidden/>
          </w:rPr>
        </w:r>
        <w:r>
          <w:rPr>
            <w:noProof/>
            <w:webHidden/>
          </w:rPr>
          <w:fldChar w:fldCharType="separate"/>
        </w:r>
        <w:r w:rsidR="00882E22">
          <w:rPr>
            <w:noProof/>
            <w:webHidden/>
          </w:rPr>
          <w:t>43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5" w:history="1">
        <w:r w:rsidR="00882E22" w:rsidRPr="005175E7">
          <w:rPr>
            <w:rStyle w:val="Hipervnculo"/>
            <w:noProof/>
          </w:rPr>
          <w:t>Gráfica 4: Resultados pregunta 4 – Estudiantes</w:t>
        </w:r>
        <w:r w:rsidR="00882E22">
          <w:rPr>
            <w:noProof/>
            <w:webHidden/>
          </w:rPr>
          <w:tab/>
        </w:r>
        <w:r>
          <w:rPr>
            <w:noProof/>
            <w:webHidden/>
          </w:rPr>
          <w:fldChar w:fldCharType="begin"/>
        </w:r>
        <w:r w:rsidR="00882E22">
          <w:rPr>
            <w:noProof/>
            <w:webHidden/>
          </w:rPr>
          <w:instrText xml:space="preserve"> PAGEREF _Toc56097145 \h </w:instrText>
        </w:r>
        <w:r>
          <w:rPr>
            <w:noProof/>
            <w:webHidden/>
          </w:rPr>
        </w:r>
        <w:r>
          <w:rPr>
            <w:noProof/>
            <w:webHidden/>
          </w:rPr>
          <w:fldChar w:fldCharType="separate"/>
        </w:r>
        <w:r w:rsidR="00882E22">
          <w:rPr>
            <w:noProof/>
            <w:webHidden/>
          </w:rPr>
          <w:t>44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6" w:history="1">
        <w:r w:rsidR="00882E22" w:rsidRPr="005175E7">
          <w:rPr>
            <w:rStyle w:val="Hipervnculo"/>
            <w:noProof/>
          </w:rPr>
          <w:t>Gráfica 5: Resultados pregunta 5 – Estudiantes</w:t>
        </w:r>
        <w:r w:rsidR="00882E22">
          <w:rPr>
            <w:noProof/>
            <w:webHidden/>
          </w:rPr>
          <w:tab/>
        </w:r>
        <w:r>
          <w:rPr>
            <w:noProof/>
            <w:webHidden/>
          </w:rPr>
          <w:fldChar w:fldCharType="begin"/>
        </w:r>
        <w:r w:rsidR="00882E22">
          <w:rPr>
            <w:noProof/>
            <w:webHidden/>
          </w:rPr>
          <w:instrText xml:space="preserve"> PAGEREF _Toc56097146 \h </w:instrText>
        </w:r>
        <w:r>
          <w:rPr>
            <w:noProof/>
            <w:webHidden/>
          </w:rPr>
        </w:r>
        <w:r>
          <w:rPr>
            <w:noProof/>
            <w:webHidden/>
          </w:rPr>
          <w:fldChar w:fldCharType="separate"/>
        </w:r>
        <w:r w:rsidR="00882E22">
          <w:rPr>
            <w:noProof/>
            <w:webHidden/>
          </w:rPr>
          <w:t>44</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7" w:history="1">
        <w:r w:rsidR="00882E22" w:rsidRPr="005175E7">
          <w:rPr>
            <w:rStyle w:val="Hipervnculo"/>
            <w:noProof/>
          </w:rPr>
          <w:t>Gráfica 6: Resultados pregunta 6 – Estudiantes</w:t>
        </w:r>
        <w:r w:rsidR="00882E22">
          <w:rPr>
            <w:noProof/>
            <w:webHidden/>
          </w:rPr>
          <w:tab/>
        </w:r>
        <w:r>
          <w:rPr>
            <w:noProof/>
            <w:webHidden/>
          </w:rPr>
          <w:fldChar w:fldCharType="begin"/>
        </w:r>
        <w:r w:rsidR="00882E22">
          <w:rPr>
            <w:noProof/>
            <w:webHidden/>
          </w:rPr>
          <w:instrText xml:space="preserve"> PAGEREF _Toc56097147 \h </w:instrText>
        </w:r>
        <w:r>
          <w:rPr>
            <w:noProof/>
            <w:webHidden/>
          </w:rPr>
        </w:r>
        <w:r>
          <w:rPr>
            <w:noProof/>
            <w:webHidden/>
          </w:rPr>
          <w:fldChar w:fldCharType="separate"/>
        </w:r>
        <w:r w:rsidR="00882E22">
          <w:rPr>
            <w:noProof/>
            <w:webHidden/>
          </w:rPr>
          <w:t>45</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8" w:history="1">
        <w:r w:rsidR="00882E22" w:rsidRPr="005175E7">
          <w:rPr>
            <w:rStyle w:val="Hipervnculo"/>
            <w:noProof/>
          </w:rPr>
          <w:t>Gráfica 7: Resultados pregunta 8 – Estudiantes</w:t>
        </w:r>
        <w:r w:rsidR="00882E22">
          <w:rPr>
            <w:noProof/>
            <w:webHidden/>
          </w:rPr>
          <w:tab/>
        </w:r>
        <w:r>
          <w:rPr>
            <w:noProof/>
            <w:webHidden/>
          </w:rPr>
          <w:fldChar w:fldCharType="begin"/>
        </w:r>
        <w:r w:rsidR="00882E22">
          <w:rPr>
            <w:noProof/>
            <w:webHidden/>
          </w:rPr>
          <w:instrText xml:space="preserve"> PAGEREF _Toc56097148 \h </w:instrText>
        </w:r>
        <w:r>
          <w:rPr>
            <w:noProof/>
            <w:webHidden/>
          </w:rPr>
        </w:r>
        <w:r>
          <w:rPr>
            <w:noProof/>
            <w:webHidden/>
          </w:rPr>
          <w:fldChar w:fldCharType="separate"/>
        </w:r>
        <w:r w:rsidR="00882E22">
          <w:rPr>
            <w:noProof/>
            <w:webHidden/>
          </w:rPr>
          <w:t>46</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49" w:history="1">
        <w:r w:rsidR="00882E22" w:rsidRPr="005175E7">
          <w:rPr>
            <w:rStyle w:val="Hipervnculo"/>
            <w:noProof/>
          </w:rPr>
          <w:t>Gráfica 8: Resultados pregunta 10 – Estudiantes</w:t>
        </w:r>
        <w:r w:rsidR="00882E22">
          <w:rPr>
            <w:noProof/>
            <w:webHidden/>
          </w:rPr>
          <w:tab/>
        </w:r>
        <w:r>
          <w:rPr>
            <w:noProof/>
            <w:webHidden/>
          </w:rPr>
          <w:fldChar w:fldCharType="begin"/>
        </w:r>
        <w:r w:rsidR="00882E22">
          <w:rPr>
            <w:noProof/>
            <w:webHidden/>
          </w:rPr>
          <w:instrText xml:space="preserve"> PAGEREF _Toc56097149 \h </w:instrText>
        </w:r>
        <w:r>
          <w:rPr>
            <w:noProof/>
            <w:webHidden/>
          </w:rPr>
        </w:r>
        <w:r>
          <w:rPr>
            <w:noProof/>
            <w:webHidden/>
          </w:rPr>
          <w:fldChar w:fldCharType="separate"/>
        </w:r>
        <w:r w:rsidR="00882E22">
          <w:rPr>
            <w:noProof/>
            <w:webHidden/>
          </w:rPr>
          <w:t>48</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0" w:history="1">
        <w:r w:rsidR="00882E22" w:rsidRPr="005175E7">
          <w:rPr>
            <w:rStyle w:val="Hipervnculo"/>
            <w:noProof/>
          </w:rPr>
          <w:t>Gráfica 9: Resultados pregunta 12 - Estudiantes</w:t>
        </w:r>
        <w:r w:rsidR="00882E22">
          <w:rPr>
            <w:noProof/>
            <w:webHidden/>
          </w:rPr>
          <w:tab/>
        </w:r>
        <w:r>
          <w:rPr>
            <w:noProof/>
            <w:webHidden/>
          </w:rPr>
          <w:fldChar w:fldCharType="begin"/>
        </w:r>
        <w:r w:rsidR="00882E22">
          <w:rPr>
            <w:noProof/>
            <w:webHidden/>
          </w:rPr>
          <w:instrText xml:space="preserve"> PAGEREF _Toc56097150 \h </w:instrText>
        </w:r>
        <w:r>
          <w:rPr>
            <w:noProof/>
            <w:webHidden/>
          </w:rPr>
        </w:r>
        <w:r>
          <w:rPr>
            <w:noProof/>
            <w:webHidden/>
          </w:rPr>
          <w:fldChar w:fldCharType="separate"/>
        </w:r>
        <w:r w:rsidR="00882E22">
          <w:rPr>
            <w:noProof/>
            <w:webHidden/>
          </w:rPr>
          <w:t>49</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1" w:history="1">
        <w:r w:rsidR="00882E22" w:rsidRPr="005175E7">
          <w:rPr>
            <w:rStyle w:val="Hipervnculo"/>
            <w:noProof/>
          </w:rPr>
          <w:t>Gráfica 10: Respuesta pregunta 1 - Profesores e investigadores</w:t>
        </w:r>
        <w:r w:rsidR="00882E22">
          <w:rPr>
            <w:noProof/>
            <w:webHidden/>
          </w:rPr>
          <w:tab/>
        </w:r>
        <w:r>
          <w:rPr>
            <w:noProof/>
            <w:webHidden/>
          </w:rPr>
          <w:fldChar w:fldCharType="begin"/>
        </w:r>
        <w:r w:rsidR="00882E22">
          <w:rPr>
            <w:noProof/>
            <w:webHidden/>
          </w:rPr>
          <w:instrText xml:space="preserve"> PAGEREF _Toc56097151 \h </w:instrText>
        </w:r>
        <w:r>
          <w:rPr>
            <w:noProof/>
            <w:webHidden/>
          </w:rPr>
        </w:r>
        <w:r>
          <w:rPr>
            <w:noProof/>
            <w:webHidden/>
          </w:rPr>
          <w:fldChar w:fldCharType="separate"/>
        </w:r>
        <w:r w:rsidR="00882E22">
          <w:rPr>
            <w:noProof/>
            <w:webHidden/>
          </w:rPr>
          <w:t>50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2" w:history="1">
        <w:r w:rsidR="00882E22" w:rsidRPr="005175E7">
          <w:rPr>
            <w:rStyle w:val="Hipervnculo"/>
            <w:noProof/>
          </w:rPr>
          <w:t>Gráfica 11: Respuesta pregunta 2 - Profesores e investigadores</w:t>
        </w:r>
        <w:r w:rsidR="00882E22">
          <w:rPr>
            <w:noProof/>
            <w:webHidden/>
          </w:rPr>
          <w:tab/>
        </w:r>
        <w:r>
          <w:rPr>
            <w:noProof/>
            <w:webHidden/>
          </w:rPr>
          <w:fldChar w:fldCharType="begin"/>
        </w:r>
        <w:r w:rsidR="00882E22">
          <w:rPr>
            <w:noProof/>
            <w:webHidden/>
          </w:rPr>
          <w:instrText xml:space="preserve"> PAGEREF _Toc56097152 \h </w:instrText>
        </w:r>
        <w:r>
          <w:rPr>
            <w:noProof/>
            <w:webHidden/>
          </w:rPr>
        </w:r>
        <w:r>
          <w:rPr>
            <w:noProof/>
            <w:webHidden/>
          </w:rPr>
          <w:fldChar w:fldCharType="separate"/>
        </w:r>
        <w:r w:rsidR="00882E22">
          <w:rPr>
            <w:noProof/>
            <w:webHidden/>
          </w:rPr>
          <w:t>50</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3" w:history="1">
        <w:r w:rsidR="00882E22" w:rsidRPr="005175E7">
          <w:rPr>
            <w:rStyle w:val="Hipervnculo"/>
            <w:noProof/>
          </w:rPr>
          <w:t>Gráfica 12: Respuesta pregunta 3 - Profesores e investigadores</w:t>
        </w:r>
        <w:r w:rsidR="00882E22">
          <w:rPr>
            <w:noProof/>
            <w:webHidden/>
          </w:rPr>
          <w:tab/>
        </w:r>
        <w:r>
          <w:rPr>
            <w:noProof/>
            <w:webHidden/>
          </w:rPr>
          <w:fldChar w:fldCharType="begin"/>
        </w:r>
        <w:r w:rsidR="00882E22">
          <w:rPr>
            <w:noProof/>
            <w:webHidden/>
          </w:rPr>
          <w:instrText xml:space="preserve"> PAGEREF _Toc56097153 \h </w:instrText>
        </w:r>
        <w:r>
          <w:rPr>
            <w:noProof/>
            <w:webHidden/>
          </w:rPr>
        </w:r>
        <w:r>
          <w:rPr>
            <w:noProof/>
            <w:webHidden/>
          </w:rPr>
          <w:fldChar w:fldCharType="separate"/>
        </w:r>
        <w:r w:rsidR="00882E22">
          <w:rPr>
            <w:noProof/>
            <w:webHidden/>
          </w:rPr>
          <w:t>51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4" w:history="1">
        <w:r w:rsidR="00882E22" w:rsidRPr="005175E7">
          <w:rPr>
            <w:rStyle w:val="Hipervnculo"/>
            <w:noProof/>
          </w:rPr>
          <w:t>Gráfica 13: Respuesta pregunta 4 - Profesores e investigadores</w:t>
        </w:r>
        <w:r w:rsidR="00882E22">
          <w:rPr>
            <w:noProof/>
            <w:webHidden/>
          </w:rPr>
          <w:tab/>
        </w:r>
        <w:r>
          <w:rPr>
            <w:noProof/>
            <w:webHidden/>
          </w:rPr>
          <w:fldChar w:fldCharType="begin"/>
        </w:r>
        <w:r w:rsidR="00882E22">
          <w:rPr>
            <w:noProof/>
            <w:webHidden/>
          </w:rPr>
          <w:instrText xml:space="preserve"> PAGEREF _Toc56097154 \h </w:instrText>
        </w:r>
        <w:r>
          <w:rPr>
            <w:noProof/>
            <w:webHidden/>
          </w:rPr>
        </w:r>
        <w:r>
          <w:rPr>
            <w:noProof/>
            <w:webHidden/>
          </w:rPr>
          <w:fldChar w:fldCharType="separate"/>
        </w:r>
        <w:r w:rsidR="00882E22">
          <w:rPr>
            <w:noProof/>
            <w:webHidden/>
          </w:rPr>
          <w:t>51</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5" w:history="1">
        <w:r w:rsidR="00882E22" w:rsidRPr="005175E7">
          <w:rPr>
            <w:rStyle w:val="Hipervnculo"/>
            <w:noProof/>
          </w:rPr>
          <w:t>Gráfica 14: Respuesta pregunta 5 - Profesores e investigadores</w:t>
        </w:r>
        <w:r w:rsidR="00882E22">
          <w:rPr>
            <w:noProof/>
            <w:webHidden/>
          </w:rPr>
          <w:tab/>
        </w:r>
        <w:r>
          <w:rPr>
            <w:noProof/>
            <w:webHidden/>
          </w:rPr>
          <w:fldChar w:fldCharType="begin"/>
        </w:r>
        <w:r w:rsidR="00882E22">
          <w:rPr>
            <w:noProof/>
            <w:webHidden/>
          </w:rPr>
          <w:instrText xml:space="preserve"> PAGEREF _Toc56097155 \h </w:instrText>
        </w:r>
        <w:r>
          <w:rPr>
            <w:noProof/>
            <w:webHidden/>
          </w:rPr>
        </w:r>
        <w:r>
          <w:rPr>
            <w:noProof/>
            <w:webHidden/>
          </w:rPr>
          <w:fldChar w:fldCharType="separate"/>
        </w:r>
        <w:r w:rsidR="00882E22">
          <w:rPr>
            <w:noProof/>
            <w:webHidden/>
          </w:rPr>
          <w:t>52</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6" w:history="1">
        <w:r w:rsidR="00882E22" w:rsidRPr="005175E7">
          <w:rPr>
            <w:rStyle w:val="Hipervnculo"/>
            <w:noProof/>
          </w:rPr>
          <w:t>Gráfica 15: Respuesta pregunta 7 - Profesores e investigadores</w:t>
        </w:r>
        <w:r w:rsidR="00882E22">
          <w:rPr>
            <w:noProof/>
            <w:webHidden/>
          </w:rPr>
          <w:tab/>
        </w:r>
        <w:r>
          <w:rPr>
            <w:noProof/>
            <w:webHidden/>
          </w:rPr>
          <w:fldChar w:fldCharType="begin"/>
        </w:r>
        <w:r w:rsidR="00882E22">
          <w:rPr>
            <w:noProof/>
            <w:webHidden/>
          </w:rPr>
          <w:instrText xml:space="preserve"> PAGEREF _Toc56097156 \h </w:instrText>
        </w:r>
        <w:r>
          <w:rPr>
            <w:noProof/>
            <w:webHidden/>
          </w:rPr>
        </w:r>
        <w:r>
          <w:rPr>
            <w:noProof/>
            <w:webHidden/>
          </w:rPr>
          <w:fldChar w:fldCharType="separate"/>
        </w:r>
        <w:r w:rsidR="00882E22">
          <w:rPr>
            <w:noProof/>
            <w:webHidden/>
          </w:rPr>
          <w:t>53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7" w:history="1">
        <w:r w:rsidR="00882E22" w:rsidRPr="005175E7">
          <w:rPr>
            <w:rStyle w:val="Hipervnculo"/>
            <w:noProof/>
          </w:rPr>
          <w:t>Gráfica 16: Respuesta pregunta 8 - Profesores e investigadores</w:t>
        </w:r>
        <w:r w:rsidR="00882E22">
          <w:rPr>
            <w:noProof/>
            <w:webHidden/>
          </w:rPr>
          <w:tab/>
        </w:r>
        <w:r>
          <w:rPr>
            <w:noProof/>
            <w:webHidden/>
          </w:rPr>
          <w:fldChar w:fldCharType="begin"/>
        </w:r>
        <w:r w:rsidR="00882E22">
          <w:rPr>
            <w:noProof/>
            <w:webHidden/>
          </w:rPr>
          <w:instrText xml:space="preserve"> PAGEREF _Toc56097157 \h </w:instrText>
        </w:r>
        <w:r>
          <w:rPr>
            <w:noProof/>
            <w:webHidden/>
          </w:rPr>
        </w:r>
        <w:r>
          <w:rPr>
            <w:noProof/>
            <w:webHidden/>
          </w:rPr>
          <w:fldChar w:fldCharType="separate"/>
        </w:r>
        <w:r w:rsidR="00882E22">
          <w:rPr>
            <w:noProof/>
            <w:webHidden/>
          </w:rPr>
          <w:t>53</w:t>
        </w:r>
        <w:r>
          <w:rPr>
            <w:noProof/>
            <w:webHidden/>
          </w:rPr>
          <w:fldChar w:fldCharType="end"/>
        </w:r>
      </w:hyperlink>
    </w:p>
    <w:p w:rsidR="00882E22" w:rsidRDefault="00B6363C">
      <w:pPr>
        <w:pStyle w:val="Tabladeilustraciones"/>
        <w:tabs>
          <w:tab w:val="right" w:leader="dot" w:pos="8828"/>
        </w:tabs>
        <w:rPr>
          <w:rFonts w:asciiTheme="minorHAnsi" w:eastAsiaTheme="minorEastAsia" w:hAnsiTheme="minorHAnsi"/>
          <w:noProof/>
          <w:sz w:val="22"/>
          <w:lang w:eastAsia="es-PA"/>
        </w:rPr>
      </w:pPr>
      <w:hyperlink w:anchor="_Toc56097158" w:history="1">
        <w:r w:rsidR="00882E22" w:rsidRPr="005175E7">
          <w:rPr>
            <w:rStyle w:val="Hipervnculo"/>
            <w:noProof/>
          </w:rPr>
          <w:t>Gráfica 17: Respuesta pregunta 9 - Profesores e investigadores</w:t>
        </w:r>
        <w:r w:rsidR="00882E22">
          <w:rPr>
            <w:noProof/>
            <w:webHidden/>
          </w:rPr>
          <w:tab/>
        </w:r>
        <w:r>
          <w:rPr>
            <w:noProof/>
            <w:webHidden/>
          </w:rPr>
          <w:fldChar w:fldCharType="begin"/>
        </w:r>
        <w:r w:rsidR="00882E22">
          <w:rPr>
            <w:noProof/>
            <w:webHidden/>
          </w:rPr>
          <w:instrText xml:space="preserve"> PAGEREF _Toc56097158 \h </w:instrText>
        </w:r>
        <w:r>
          <w:rPr>
            <w:noProof/>
            <w:webHidden/>
          </w:rPr>
        </w:r>
        <w:r>
          <w:rPr>
            <w:noProof/>
            <w:webHidden/>
          </w:rPr>
          <w:fldChar w:fldCharType="separate"/>
        </w:r>
        <w:r w:rsidR="00882E22">
          <w:rPr>
            <w:noProof/>
            <w:webHidden/>
          </w:rPr>
          <w:t>54</w:t>
        </w:r>
        <w:r>
          <w:rPr>
            <w:noProof/>
            <w:webHidden/>
          </w:rPr>
          <w:fldChar w:fldCharType="end"/>
        </w:r>
      </w:hyperlink>
    </w:p>
    <w:p w:rsidR="008F0E18" w:rsidRPr="009B1AD7" w:rsidRDefault="00B6363C"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Default="00625D3B" w:rsidP="00B42B60">
      <w:pPr>
        <w:pStyle w:val="Ttulo1"/>
        <w:rPr>
          <w:rFonts w:cs="Arial"/>
          <w:sz w:val="24"/>
          <w:szCs w:val="24"/>
        </w:rPr>
      </w:pPr>
      <w:bookmarkStart w:id="6" w:name="_Toc56096923"/>
      <w:r w:rsidRPr="009B1AD7">
        <w:rPr>
          <w:rFonts w:cs="Arial"/>
          <w:sz w:val="24"/>
          <w:szCs w:val="24"/>
        </w:rPr>
        <w:lastRenderedPageBreak/>
        <w:t>RESUMEN</w:t>
      </w:r>
      <w:bookmarkEnd w:id="6"/>
    </w:p>
    <w:p w:rsidR="00527C17" w:rsidRPr="00527C17" w:rsidRDefault="00527C17" w:rsidP="00527C17"/>
    <w:p w:rsidR="00F050D6" w:rsidRDefault="00F050D6" w:rsidP="00382EB5">
      <w:commentRangeStart w:id="7"/>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rsidR="005345B1" w:rsidRPr="00382EB5"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commentRangeEnd w:id="7"/>
      <w:r w:rsidR="00D90225">
        <w:rPr>
          <w:rStyle w:val="Refdecomentario"/>
        </w:rPr>
        <w:commentReference w:id="7"/>
      </w:r>
    </w:p>
    <w:p w:rsidR="001E557B" w:rsidRPr="009B1AD7" w:rsidRDefault="00A50361" w:rsidP="007F16F4">
      <w:pPr>
        <w:pStyle w:val="Ttulo1"/>
        <w:numPr>
          <w:ilvl w:val="0"/>
          <w:numId w:val="2"/>
        </w:numPr>
        <w:rPr>
          <w:rFonts w:cs="Arial"/>
          <w:sz w:val="24"/>
          <w:szCs w:val="24"/>
        </w:rPr>
      </w:pPr>
      <w:bookmarkStart w:id="8" w:name="_Toc56096924"/>
      <w:r w:rsidRPr="009B1AD7">
        <w:rPr>
          <w:rFonts w:cs="Arial"/>
          <w:sz w:val="24"/>
          <w:szCs w:val="24"/>
        </w:rPr>
        <w:lastRenderedPageBreak/>
        <w:t>INTRODUCCION</w:t>
      </w:r>
      <w:bookmarkEnd w:id="8"/>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9" w:name="_Toc56096925"/>
      <w:r w:rsidRPr="009B1AD7">
        <w:rPr>
          <w:rFonts w:cs="Arial"/>
          <w:szCs w:val="24"/>
        </w:rPr>
        <w:lastRenderedPageBreak/>
        <w:t>DESCRIPCIÓN DEL PROBLEMA</w:t>
      </w:r>
      <w:bookmarkEnd w:id="9"/>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10" w:name="_Toc56096926"/>
      <w:r w:rsidRPr="009B1AD7">
        <w:rPr>
          <w:rFonts w:cs="Arial"/>
          <w:szCs w:val="24"/>
        </w:rPr>
        <w:t>JUSTIFICACIÓN</w:t>
      </w:r>
      <w:bookmarkEnd w:id="10"/>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1" w:name="_Toc56096927"/>
      <w:r w:rsidRPr="009B1AD7">
        <w:rPr>
          <w:rFonts w:cs="Arial"/>
          <w:szCs w:val="24"/>
        </w:rPr>
        <w:t>OBJETIVO GENERAL</w:t>
      </w:r>
      <w:bookmarkEnd w:id="11"/>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2" w:name="_Toc56096928"/>
      <w:r w:rsidRPr="009B1AD7">
        <w:rPr>
          <w:rFonts w:cs="Arial"/>
          <w:szCs w:val="24"/>
        </w:rPr>
        <w:lastRenderedPageBreak/>
        <w:t>OBJETIVOS ESPECIFICOS</w:t>
      </w:r>
      <w:bookmarkEnd w:id="12"/>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5375F8">
      <w:pPr>
        <w:pStyle w:val="Ttulo2"/>
        <w:numPr>
          <w:ilvl w:val="1"/>
          <w:numId w:val="16"/>
        </w:numPr>
        <w:rPr>
          <w:rFonts w:cs="Arial"/>
          <w:szCs w:val="24"/>
        </w:rPr>
      </w:pPr>
      <w:bookmarkStart w:id="13" w:name="_Toc56096929"/>
      <w:r w:rsidRPr="00E819FD">
        <w:rPr>
          <w:rFonts w:cs="Arial"/>
          <w:szCs w:val="24"/>
        </w:rPr>
        <w:t xml:space="preserve">METODOLOGÍA </w:t>
      </w:r>
      <w:r w:rsidR="00E819FD" w:rsidRPr="00E819FD">
        <w:rPr>
          <w:rFonts w:cs="Arial"/>
          <w:szCs w:val="24"/>
        </w:rPr>
        <w:t>DE DESARROLLO</w:t>
      </w:r>
      <w:bookmarkEnd w:id="13"/>
    </w:p>
    <w:p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703A4D" w:rsidRPr="005950CD" w:rsidRDefault="00703A4D" w:rsidP="000552BA">
      <w:pPr>
        <w:rPr>
          <w:rFonts w:cs="Arial"/>
          <w:szCs w:val="24"/>
        </w:rPr>
      </w:pPr>
    </w:p>
    <w:p w:rsidR="006D58CE" w:rsidRPr="00CA066E" w:rsidRDefault="006D58CE" w:rsidP="005375F8">
      <w:pPr>
        <w:pStyle w:val="Ttulo2"/>
        <w:numPr>
          <w:ilvl w:val="2"/>
          <w:numId w:val="16"/>
        </w:numPr>
        <w:rPr>
          <w:rFonts w:cs="Arial"/>
          <w:szCs w:val="24"/>
        </w:rPr>
      </w:pPr>
      <w:bookmarkStart w:id="14" w:name="_Toc56096930"/>
      <w:r w:rsidRPr="00CA066E">
        <w:rPr>
          <w:rFonts w:cs="Arial"/>
          <w:szCs w:val="24"/>
        </w:rPr>
        <w:lastRenderedPageBreak/>
        <w:t>TÉCNICAS DE RECOLECCIÓN DE DATOS</w:t>
      </w:r>
      <w:bookmarkEnd w:id="14"/>
    </w:p>
    <w:p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rsidR="003E20F9" w:rsidRDefault="00F61AD8" w:rsidP="003E20F9">
      <w:pPr>
        <w:rPr>
          <w:rFonts w:cs="Arial"/>
          <w:szCs w:val="24"/>
        </w:rPr>
      </w:pPr>
      <w:r>
        <w:rPr>
          <w:rFonts w:cs="Arial"/>
          <w:szCs w:val="24"/>
        </w:rPr>
        <w:t xml:space="preserve">Durante el desarrollo de este </w:t>
      </w:r>
      <w:r w:rsidR="00E834B4">
        <w:rPr>
          <w:rFonts w:cs="Arial"/>
          <w:szCs w:val="24"/>
        </w:rPr>
        <w:t xml:space="preserve">proyecto de graduación </w:t>
      </w:r>
      <w:r>
        <w:rPr>
          <w:rFonts w:cs="Arial"/>
          <w:szCs w:val="24"/>
        </w:rPr>
        <w:t xml:space="preserve">se realizaron entrevistas dentro de la Dirección de Investigación de la Universidad Tecnológica de Panamá para conocer los requerimientos técnicos del sistema a desarrollar. </w:t>
      </w:r>
    </w:p>
    <w:p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rsidR="004071F1" w:rsidRPr="00882580" w:rsidRDefault="00312B32" w:rsidP="005375F8">
      <w:pPr>
        <w:pStyle w:val="Ttulo2"/>
        <w:numPr>
          <w:ilvl w:val="2"/>
          <w:numId w:val="16"/>
        </w:numPr>
        <w:rPr>
          <w:rFonts w:cs="Arial"/>
          <w:szCs w:val="24"/>
        </w:rPr>
      </w:pPr>
      <w:bookmarkStart w:id="15" w:name="_Toc56096931"/>
      <w:r w:rsidRPr="00882580">
        <w:rPr>
          <w:rFonts w:cs="Arial"/>
          <w:szCs w:val="24"/>
        </w:rPr>
        <w:t>DESARROLLO ITERATIVO</w:t>
      </w:r>
      <w:bookmarkEnd w:id="15"/>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634913">
      <w:pPr>
        <w:pStyle w:val="Ttulo2"/>
        <w:numPr>
          <w:ilvl w:val="3"/>
          <w:numId w:val="16"/>
        </w:numPr>
        <w:rPr>
          <w:rFonts w:cs="Arial"/>
          <w:szCs w:val="24"/>
        </w:rPr>
      </w:pPr>
      <w:bookmarkStart w:id="16" w:name="_Toc56096932"/>
      <w:r>
        <w:rPr>
          <w:rFonts w:cs="Arial"/>
          <w:szCs w:val="24"/>
        </w:rPr>
        <w:lastRenderedPageBreak/>
        <w:t>VENTAJAS</w:t>
      </w:r>
      <w:bookmarkEnd w:id="16"/>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634913">
      <w:pPr>
        <w:pStyle w:val="Ttulo2"/>
        <w:numPr>
          <w:ilvl w:val="3"/>
          <w:numId w:val="16"/>
        </w:numPr>
      </w:pPr>
      <w:bookmarkStart w:id="17" w:name="_Toc56096933"/>
      <w:r>
        <w:t>DESVENTAJAS</w:t>
      </w:r>
      <w:bookmarkEnd w:id="17"/>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8" w:name="_Toc34031884"/>
      <w:bookmarkStart w:id="19" w:name="_Toc34302201"/>
      <w:bookmarkStart w:id="20" w:name="_Toc56096934"/>
      <w:r>
        <w:rPr>
          <w:rFonts w:cs="Arial"/>
          <w:szCs w:val="24"/>
        </w:rPr>
        <w:t>LÍMITES Y ALCANCES</w:t>
      </w:r>
      <w:bookmarkEnd w:id="18"/>
      <w:bookmarkEnd w:id="19"/>
      <w:bookmarkEnd w:id="20"/>
    </w:p>
    <w:p w:rsidR="00E819FD" w:rsidRDefault="00E819FD" w:rsidP="005375F8">
      <w:pPr>
        <w:pStyle w:val="Ttulo2"/>
        <w:numPr>
          <w:ilvl w:val="2"/>
          <w:numId w:val="23"/>
        </w:numPr>
        <w:rPr>
          <w:rFonts w:cs="Arial"/>
          <w:szCs w:val="24"/>
        </w:rPr>
      </w:pPr>
      <w:bookmarkStart w:id="21" w:name="_Toc34302202"/>
      <w:bookmarkStart w:id="22" w:name="_Toc56096935"/>
      <w:r>
        <w:rPr>
          <w:rFonts w:cs="Arial"/>
          <w:szCs w:val="24"/>
        </w:rPr>
        <w:t>LÍMITES</w:t>
      </w:r>
      <w:bookmarkEnd w:id="21"/>
      <w:bookmarkEnd w:id="22"/>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rsidR="00E819FD" w:rsidRDefault="00E819FD" w:rsidP="005375F8">
      <w:pPr>
        <w:pStyle w:val="Ttulo2"/>
        <w:numPr>
          <w:ilvl w:val="2"/>
          <w:numId w:val="23"/>
        </w:numPr>
      </w:pPr>
      <w:bookmarkStart w:id="23" w:name="_Toc56096936"/>
      <w:r>
        <w:t>ALCANCES</w:t>
      </w:r>
      <w:bookmarkEnd w:id="23"/>
    </w:p>
    <w:p w:rsidR="00E819FD" w:rsidRDefault="00E819FD" w:rsidP="000552BA">
      <w:pPr>
        <w:rPr>
          <w:rFonts w:cs="Arial"/>
          <w:szCs w:val="24"/>
        </w:rPr>
      </w:pPr>
      <w:r>
        <w:rPr>
          <w:rFonts w:cs="Arial"/>
          <w:szCs w:val="24"/>
        </w:rPr>
        <w:t xml:space="preserve">El sistema pretende facilitar el primer contacto entre los profesores e investigadores que poseen temas de investigación y los estudiantes que estarían </w:t>
      </w:r>
      <w:r>
        <w:rPr>
          <w:rFonts w:cs="Arial"/>
          <w:szCs w:val="24"/>
        </w:rPr>
        <w:lastRenderedPageBreak/>
        <w:t>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6D58CE" w:rsidRPr="00993F55" w:rsidRDefault="006D58CE" w:rsidP="006D58CE">
      <w:pPr>
        <w:pStyle w:val="Ttulo2"/>
        <w:numPr>
          <w:ilvl w:val="1"/>
          <w:numId w:val="23"/>
        </w:numPr>
      </w:pPr>
      <w:bookmarkStart w:id="24" w:name="_Toc56096937"/>
      <w:r w:rsidRPr="00993F55">
        <w:t>ESTRUCTURA DEL TRABAJO DE GRADUACIÓN</w:t>
      </w:r>
      <w:bookmarkEnd w:id="24"/>
    </w:p>
    <w:p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rsidR="008C5B3B" w:rsidRDefault="00993F55">
      <w:r>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rsidR="00D51568" w:rsidRDefault="00D51568">
      <w:r>
        <w:lastRenderedPageBreak/>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rsidR="000236A3" w:rsidRDefault="000236A3">
      <w:r>
        <w:t>En el séptimo capítulo se presentas las conclusiones obtenidas de los procesos de análisis, desarrollo y evaluación del sistema propuesto.</w:t>
      </w:r>
    </w:p>
    <w:p w:rsidR="000236A3" w:rsidRDefault="000236A3">
      <w:r>
        <w:t>Después de los capítulos se describe la bibliografía utilizada durante el desarrollo de esta investigación.</w:t>
      </w:r>
    </w:p>
    <w:p w:rsidR="00D51568" w:rsidRPr="009B1AD7" w:rsidRDefault="00D51568">
      <w:pPr>
        <w:rPr>
          <w:rFonts w:eastAsiaTheme="majorEastAsia" w:cs="Arial"/>
          <w:b/>
          <w:bCs/>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4D4481" w:rsidRDefault="004D4481" w:rsidP="00771CBC"/>
    <w:p w:rsidR="004D4481" w:rsidRDefault="004D4481" w:rsidP="00771CBC"/>
    <w:p w:rsidR="004D4481" w:rsidRDefault="004D4481" w:rsidP="00771CBC"/>
    <w:p w:rsidR="00771CBC" w:rsidRDefault="00771CBC" w:rsidP="00771CBC"/>
    <w:p w:rsidR="00771CBC" w:rsidRDefault="00771CBC" w:rsidP="00771CBC"/>
    <w:p w:rsidR="00771CBC" w:rsidRDefault="00771CBC" w:rsidP="00771CBC"/>
    <w:p w:rsidR="004D4481" w:rsidRDefault="004D4481" w:rsidP="00771CBC"/>
    <w:p w:rsidR="004D4481" w:rsidRDefault="004D4481" w:rsidP="00771CBC"/>
    <w:p w:rsidR="004D4481" w:rsidRDefault="004D4481" w:rsidP="00771CBC"/>
    <w:p w:rsidR="004D4481" w:rsidRDefault="004D4481" w:rsidP="00771CBC"/>
    <w:p w:rsidR="00B42B60" w:rsidRPr="009B1AD7" w:rsidRDefault="00F45332" w:rsidP="004D4481">
      <w:pPr>
        <w:pStyle w:val="Ttulo2"/>
        <w:jc w:val="center"/>
      </w:pPr>
      <w:bookmarkStart w:id="25" w:name="_Toc56096938"/>
      <w:r>
        <w:t xml:space="preserve">II </w:t>
      </w:r>
      <w:r w:rsidR="00231138" w:rsidRPr="009B1AD7">
        <w:t>MARCO TEÓRICO</w:t>
      </w:r>
      <w:bookmarkEnd w:id="25"/>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6" w:name="_Toc56096939"/>
      <w:r w:rsidRPr="009B1AD7">
        <w:rPr>
          <w:rFonts w:cs="Arial"/>
          <w:szCs w:val="24"/>
        </w:rPr>
        <w:lastRenderedPageBreak/>
        <w:t>UNIVERSIDAD TECNOLÓGICA DE PANAM</w:t>
      </w:r>
      <w:r w:rsidR="00B42B60" w:rsidRPr="009B1AD7">
        <w:rPr>
          <w:rFonts w:cs="Arial"/>
          <w:szCs w:val="24"/>
        </w:rPr>
        <w:t>A</w:t>
      </w:r>
      <w:bookmarkEnd w:id="26"/>
    </w:p>
    <w:p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xml:space="preserve">: Centro Regional de Bocas del Toro, Centro Regional de Chiriquí, Centro Regional de Veraguas, Centro Regional de </w:t>
      </w:r>
      <w:proofErr w:type="spellStart"/>
      <w:r w:rsidR="00A35D75" w:rsidRPr="009B1AD7">
        <w:rPr>
          <w:rFonts w:cs="Arial"/>
          <w:szCs w:val="24"/>
        </w:rPr>
        <w:t>Azuero</w:t>
      </w:r>
      <w:proofErr w:type="spellEnd"/>
      <w:r w:rsidR="00A35D75"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00A35D75" w:rsidRPr="009B1AD7">
        <w:rPr>
          <w:rFonts w:cs="Arial"/>
          <w:szCs w:val="24"/>
        </w:rPr>
        <w:t>Tocumen</w:t>
      </w:r>
      <w:proofErr w:type="spellEnd"/>
      <w:r w:rsidR="00A35D75" w:rsidRPr="009B1AD7">
        <w:rPr>
          <w:rFonts w:cs="Arial"/>
          <w:szCs w:val="24"/>
        </w:rPr>
        <w:t>.</w:t>
      </w:r>
    </w:p>
    <w:p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t>
      </w:r>
      <w:proofErr w:type="spellStart"/>
      <w:r>
        <w:rPr>
          <w:rFonts w:cs="Arial"/>
          <w:szCs w:val="24"/>
        </w:rPr>
        <w:t>World</w:t>
      </w:r>
      <w:proofErr w:type="spellEnd"/>
      <w:r>
        <w:rPr>
          <w:rFonts w:cs="Arial"/>
          <w:szCs w:val="24"/>
        </w:rPr>
        <w:t xml:space="preserve"> </w:t>
      </w:r>
      <w:proofErr w:type="spellStart"/>
      <w:r>
        <w:rPr>
          <w:rFonts w:cs="Arial"/>
          <w:szCs w:val="24"/>
        </w:rPr>
        <w:t>University</w:t>
      </w:r>
      <w:proofErr w:type="spellEnd"/>
      <w:r>
        <w:rPr>
          <w:rFonts w:cs="Arial"/>
          <w:szCs w:val="24"/>
        </w:rPr>
        <w:t xml:space="preserve">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w:t>
      </w:r>
      <w:r w:rsidRPr="009B1AD7">
        <w:rPr>
          <w:rFonts w:cs="Arial"/>
          <w:szCs w:val="24"/>
        </w:rPr>
        <w:lastRenderedPageBreak/>
        <w:t>docente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B6363C">
            <w:rPr>
              <w:rFonts w:cs="Arial"/>
              <w:szCs w:val="24"/>
            </w:rPr>
            <w:fldChar w:fldCharType="begin"/>
          </w:r>
          <w:r w:rsidR="000C1499">
            <w:rPr>
              <w:rFonts w:cs="Arial"/>
              <w:szCs w:val="24"/>
              <w:lang w:val="es-ES"/>
            </w:rPr>
            <w:instrText xml:space="preserve"> CITATION Uni20 \l 3082 </w:instrText>
          </w:r>
          <w:r w:rsidR="00B6363C">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B6363C">
            <w:rPr>
              <w:rFonts w:cs="Arial"/>
              <w:szCs w:val="24"/>
            </w:rPr>
            <w:fldChar w:fldCharType="end"/>
          </w:r>
        </w:sdtContent>
      </w:sdt>
    </w:p>
    <w:p w:rsidR="004438AE" w:rsidRPr="009B1AD7" w:rsidRDefault="004438AE" w:rsidP="005375F8">
      <w:pPr>
        <w:pStyle w:val="Ttulo2"/>
        <w:numPr>
          <w:ilvl w:val="2"/>
          <w:numId w:val="15"/>
        </w:numPr>
        <w:rPr>
          <w:rFonts w:cs="Arial"/>
          <w:szCs w:val="24"/>
        </w:rPr>
      </w:pPr>
      <w:bookmarkStart w:id="27" w:name="_Toc56096940"/>
      <w:r w:rsidRPr="009B1AD7">
        <w:rPr>
          <w:rFonts w:cs="Arial"/>
          <w:szCs w:val="24"/>
        </w:rPr>
        <w:t>MISIÓN</w:t>
      </w:r>
      <w:bookmarkEnd w:id="27"/>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8" w:name="_Toc56096941"/>
      <w:r w:rsidRPr="009B1AD7">
        <w:rPr>
          <w:rFonts w:cs="Arial"/>
          <w:szCs w:val="24"/>
        </w:rPr>
        <w:t>VISIÓN</w:t>
      </w:r>
      <w:bookmarkEnd w:id="28"/>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9" w:name="_Toc56096942"/>
      <w:r w:rsidRPr="009B1AD7">
        <w:rPr>
          <w:rFonts w:cs="Arial"/>
          <w:szCs w:val="24"/>
        </w:rPr>
        <w:t>FACULTADES DE LA UNIVERSIDAD TECNOLÓGICA DE PANAMÁ</w:t>
      </w:r>
      <w:bookmarkEnd w:id="29"/>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30" w:name="_Toc56096943"/>
      <w:r w:rsidRPr="009B1AD7">
        <w:rPr>
          <w:rFonts w:cs="Arial"/>
          <w:szCs w:val="24"/>
        </w:rPr>
        <w:t>FACULTAD DE CIENCIA Y TECNOLOGÍA</w:t>
      </w:r>
      <w:r w:rsidR="00190952">
        <w:rPr>
          <w:rFonts w:cs="Arial"/>
          <w:szCs w:val="24"/>
        </w:rPr>
        <w:t xml:space="preserve"> (FCT)</w:t>
      </w:r>
      <w:bookmarkEnd w:id="30"/>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31" w:name="_Toc56096944"/>
      <w:r w:rsidRPr="009B1AD7">
        <w:rPr>
          <w:rFonts w:cs="Arial"/>
          <w:szCs w:val="24"/>
        </w:rPr>
        <w:t>FACULTAD DE INGENIERÍA CIVIL</w:t>
      </w:r>
      <w:r w:rsidR="000A4CE0">
        <w:rPr>
          <w:rFonts w:cs="Arial"/>
          <w:szCs w:val="24"/>
        </w:rPr>
        <w:t xml:space="preserve"> (FIC)</w:t>
      </w:r>
      <w:bookmarkEnd w:id="31"/>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2" w:name="_Toc56096945"/>
      <w:r w:rsidRPr="00F5518F">
        <w:rPr>
          <w:rFonts w:cs="Arial"/>
          <w:szCs w:val="24"/>
        </w:rPr>
        <w:t>FACULTAD DE INGENIERÍA ELÉCTRICA</w:t>
      </w:r>
      <w:r w:rsidR="0045670B">
        <w:rPr>
          <w:rFonts w:cs="Arial"/>
          <w:szCs w:val="24"/>
        </w:rPr>
        <w:t xml:space="preserve"> (FIE)</w:t>
      </w:r>
      <w:bookmarkEnd w:id="32"/>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3" w:name="_Toc56096946"/>
      <w:r w:rsidRPr="009B1AD7">
        <w:rPr>
          <w:rFonts w:cs="Arial"/>
          <w:szCs w:val="24"/>
        </w:rPr>
        <w:t>SOCIEDAD FIE (CLUB DE MECATRÓNICA)</w:t>
      </w:r>
      <w:bookmarkEnd w:id="33"/>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4" w:name="_Toc56096947"/>
      <w:r w:rsidRPr="004C2E3C">
        <w:rPr>
          <w:rFonts w:cs="Arial"/>
          <w:szCs w:val="24"/>
        </w:rPr>
        <w:lastRenderedPageBreak/>
        <w:t>FACULTAD DE INGENIERÍA INDUSTRIAL</w:t>
      </w:r>
      <w:bookmarkEnd w:id="34"/>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r w:rsidR="00E834B4">
        <w:rPr>
          <w:rStyle w:val="Refdenotaalpie"/>
          <w:rFonts w:cs="Arial"/>
          <w:szCs w:val="24"/>
        </w:rPr>
        <w:footnoteReference w:id="2"/>
      </w:r>
      <w:r>
        <w:rPr>
          <w:rFonts w:cs="Arial"/>
          <w:szCs w:val="24"/>
        </w:rPr>
        <w:t>:</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5" w:name="_Toc56096948"/>
      <w:r w:rsidRPr="004C2E3C">
        <w:rPr>
          <w:rFonts w:cs="Arial"/>
          <w:szCs w:val="24"/>
        </w:rPr>
        <w:t>FACULTAD DE INGENIERÍA MECÁNICA</w:t>
      </w:r>
      <w:bookmarkEnd w:id="35"/>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w:t>
      </w:r>
      <w:r w:rsidRPr="001048D3">
        <w:lastRenderedPageBreak/>
        <w:t xml:space="preserve">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6" w:name="_Toc56096949"/>
      <w:r w:rsidRPr="009B1AD7">
        <w:rPr>
          <w:rFonts w:cs="Arial"/>
          <w:szCs w:val="24"/>
        </w:rPr>
        <w:t>FACULTAD DE INGENIERÍA EN SISTEMAS CONPUTACIONALES</w:t>
      </w:r>
      <w:bookmarkEnd w:id="36"/>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7" w:name="_Toc56096950"/>
      <w:r w:rsidRPr="009B1AD7">
        <w:rPr>
          <w:rFonts w:cs="Arial"/>
          <w:szCs w:val="24"/>
        </w:rPr>
        <w:t>CENTRO REGIONALES DE LA UNIVERSIDAD TECNOLÓGICA DE PANAMÁ</w:t>
      </w:r>
      <w:bookmarkEnd w:id="37"/>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8" w:name="_Toc56096951"/>
      <w:r w:rsidRPr="009B1AD7">
        <w:rPr>
          <w:rFonts w:cs="Arial"/>
          <w:szCs w:val="24"/>
        </w:rPr>
        <w:t>CENTRO REGIONAL DE AZUERO</w:t>
      </w:r>
      <w:bookmarkEnd w:id="38"/>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w:t>
      </w:r>
      <w:r w:rsidR="00485C75" w:rsidRPr="00485C75">
        <w:rPr>
          <w:rFonts w:cs="Arial"/>
          <w:szCs w:val="24"/>
        </w:rPr>
        <w:lastRenderedPageBreak/>
        <w:t xml:space="preserve">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9" w:name="_Toc56096952"/>
      <w:r w:rsidRPr="009B1AD7">
        <w:rPr>
          <w:rFonts w:cs="Arial"/>
          <w:szCs w:val="24"/>
        </w:rPr>
        <w:t>CENTRO REGIONAL DE BOCAS DEL TORO</w:t>
      </w:r>
      <w:bookmarkEnd w:id="39"/>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40" w:name="_Toc56096953"/>
      <w:r w:rsidRPr="009B1AD7">
        <w:rPr>
          <w:rFonts w:cs="Arial"/>
          <w:szCs w:val="24"/>
        </w:rPr>
        <w:t>CENTRO REGIONAL DE CHIRIQUÍ</w:t>
      </w:r>
      <w:bookmarkEnd w:id="40"/>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41" w:name="_Toc56096954"/>
      <w:r w:rsidRPr="009B1AD7">
        <w:rPr>
          <w:rFonts w:cs="Arial"/>
          <w:szCs w:val="24"/>
        </w:rPr>
        <w:t>CENTRO REGIONAL DE COCLÉ</w:t>
      </w:r>
      <w:bookmarkEnd w:id="41"/>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2" w:name="_Toc56096955"/>
      <w:r w:rsidRPr="009B1AD7">
        <w:rPr>
          <w:rFonts w:cs="Arial"/>
          <w:szCs w:val="24"/>
        </w:rPr>
        <w:t>CENTRO REGIONAL DE COLÓN</w:t>
      </w:r>
      <w:bookmarkEnd w:id="42"/>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3" w:name="_Toc56096956"/>
      <w:r w:rsidRPr="009B1AD7">
        <w:rPr>
          <w:rFonts w:cs="Arial"/>
          <w:szCs w:val="24"/>
        </w:rPr>
        <w:lastRenderedPageBreak/>
        <w:t>CENTRO REGIONAL DE PANAMÁ OESTE</w:t>
      </w:r>
      <w:bookmarkEnd w:id="43"/>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l Centro Regional inició su oferta académica con las carreras de las Facultades de 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4" w:name="_Toc56096957"/>
      <w:r w:rsidRPr="009B1AD7">
        <w:rPr>
          <w:rFonts w:cs="Arial"/>
          <w:szCs w:val="24"/>
        </w:rPr>
        <w:t>CENTRO REGIONAL DE VERAGUAS</w:t>
      </w:r>
      <w:bookmarkEnd w:id="44"/>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5" w:name="_Toc56096958"/>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5"/>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lastRenderedPageBreak/>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6" w:name="_Toc56096959"/>
      <w:r w:rsidRPr="009B1AD7">
        <w:rPr>
          <w:rFonts w:cs="Arial"/>
          <w:szCs w:val="24"/>
        </w:rPr>
        <w:t>TRABAJO DE GRADUACIÓN</w:t>
      </w:r>
      <w:bookmarkEnd w:id="46"/>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7" w:name="_Toc56096960"/>
      <w:r w:rsidRPr="009B1AD7">
        <w:rPr>
          <w:rFonts w:cs="Arial"/>
          <w:szCs w:val="24"/>
        </w:rPr>
        <w:lastRenderedPageBreak/>
        <w:t>TIPOS DE TRABAJO DE GRADUACIÓN</w:t>
      </w:r>
      <w:bookmarkEnd w:id="47"/>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8" w:name="_Toc56096961"/>
      <w:r w:rsidRPr="00E30F07">
        <w:rPr>
          <w:rFonts w:cs="Arial"/>
          <w:szCs w:val="24"/>
        </w:rPr>
        <w:t>REGLAMENTO DE TRABAJO DE GRADUACIÓN</w:t>
      </w:r>
      <w:bookmarkEnd w:id="48"/>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CF74FB" w:rsidRDefault="00CF74FB" w:rsidP="005375F8">
      <w:pPr>
        <w:pStyle w:val="Prrafodelista"/>
        <w:numPr>
          <w:ilvl w:val="0"/>
          <w:numId w:val="24"/>
        </w:numPr>
        <w:rPr>
          <w:ins w:id="49" w:author="Elba Valderrama" w:date="2020-11-19T13:41:00Z"/>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7417E2" w:rsidRDefault="00040297">
      <w:pPr>
        <w:rPr>
          <w:rFonts w:cs="Arial"/>
          <w:szCs w:val="24"/>
        </w:rPr>
        <w:pPrChange w:id="50" w:author="Elba Valderrama" w:date="2020-11-19T13:41:00Z">
          <w:pPr>
            <w:pStyle w:val="Prrafodelista"/>
            <w:numPr>
              <w:numId w:val="24"/>
            </w:numPr>
            <w:ind w:left="360" w:hanging="360"/>
          </w:pPr>
        </w:pPrChange>
      </w:pPr>
      <w:ins w:id="51" w:author="Elba Valderrama" w:date="2020-11-19T13:41:00Z">
        <w:r>
          <w:rPr>
            <w:rFonts w:cs="Arial"/>
            <w:szCs w:val="24"/>
          </w:rPr>
          <w:t>2.2.3 Es</w:t>
        </w:r>
      </w:ins>
      <w:ins w:id="52" w:author="Elba Valderrama" w:date="2020-11-19T13:42:00Z">
        <w:r>
          <w:rPr>
            <w:rFonts w:cs="Arial"/>
            <w:szCs w:val="24"/>
          </w:rPr>
          <w:t xml:space="preserve">tadísticas de los trabajos de </w:t>
        </w:r>
        <w:commentRangeStart w:id="53"/>
        <w:r>
          <w:rPr>
            <w:rFonts w:cs="Arial"/>
            <w:szCs w:val="24"/>
          </w:rPr>
          <w:t>graduación</w:t>
        </w:r>
        <w:commentRangeEnd w:id="53"/>
        <w:r>
          <w:rPr>
            <w:rStyle w:val="Refdecomentario"/>
          </w:rPr>
          <w:commentReference w:id="53"/>
        </w:r>
        <w:r>
          <w:rPr>
            <w:rFonts w:cs="Arial"/>
            <w:szCs w:val="24"/>
          </w:rPr>
          <w:t xml:space="preserve"> </w:t>
        </w:r>
      </w:ins>
    </w:p>
    <w:p w:rsidR="00903409" w:rsidRDefault="00903409" w:rsidP="005375F8">
      <w:pPr>
        <w:pStyle w:val="Ttulo2"/>
        <w:numPr>
          <w:ilvl w:val="1"/>
          <w:numId w:val="15"/>
        </w:numPr>
        <w:rPr>
          <w:rFonts w:cs="Arial"/>
          <w:szCs w:val="24"/>
        </w:rPr>
      </w:pPr>
      <w:bookmarkStart w:id="55" w:name="_Toc56096962"/>
      <w:r w:rsidRPr="00F5068D">
        <w:rPr>
          <w:rFonts w:cs="Arial"/>
          <w:szCs w:val="24"/>
        </w:rPr>
        <w:t>TRABAJOS RELACIONADOS</w:t>
      </w:r>
      <w:bookmarkEnd w:id="55"/>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56" w:name="_Toc56096963"/>
      <w:r w:rsidRPr="00F5068D">
        <w:t>SISTEMA DE REGISTRO, SEGUIMIENTO Y CONTROL DE TESIS</w:t>
      </w:r>
      <w:r>
        <w:t xml:space="preserve"> CASO: BIBLIOTECA CENTRAL</w:t>
      </w:r>
      <w:bookmarkEnd w:id="56"/>
      <w:r>
        <w:t xml:space="preserve"> </w:t>
      </w:r>
    </w:p>
    <w:p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E834B4">
        <w:t xml:space="preserve"> (UMSA)</w:t>
      </w:r>
      <w:r w:rsidR="001A661B" w:rsidRPr="001A661B">
        <w:t>, con el fin de mejorar el manejo de la información de las Tesis, de manera eficiente.</w:t>
      </w:r>
    </w:p>
    <w:p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lastRenderedPageBreak/>
        <w:t>Este proyecto fue desarrollado como una manera de darle solución a las fallas que se presentaban al cumplir con las funciones en forma manual en el registro 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B6363C">
            <w:fldChar w:fldCharType="begin"/>
          </w:r>
          <w:r w:rsidR="00F80701">
            <w:rPr>
              <w:lang w:val="es-ES"/>
            </w:rPr>
            <w:instrText xml:space="preserve"> CITATION Dan15 \l 3082 </w:instrText>
          </w:r>
          <w:r w:rsidR="00B6363C">
            <w:fldChar w:fldCharType="separate"/>
          </w:r>
          <w:r w:rsidR="00F80701">
            <w:rPr>
              <w:noProof/>
              <w:lang w:val="es-ES"/>
            </w:rPr>
            <w:t>(Amru, 2015)</w:t>
          </w:r>
          <w:r w:rsidR="00B6363C">
            <w:fldChar w:fldCharType="end"/>
          </w:r>
        </w:sdtContent>
      </w:sdt>
    </w:p>
    <w:p w:rsidR="00F5068D" w:rsidRDefault="00621D1B" w:rsidP="005375F8">
      <w:pPr>
        <w:pStyle w:val="Ttulo2"/>
        <w:numPr>
          <w:ilvl w:val="2"/>
          <w:numId w:val="15"/>
        </w:numPr>
      </w:pPr>
      <w:bookmarkStart w:id="57" w:name="_Toc56096964"/>
      <w:r>
        <w:t>ANÁLISIS, DISEÑO E IMPLEMENTACIÓN DEL SISTEMA DE SEGUIMIENTO, EVALUACIÓN Y CONTROL DE LAS TUTORÍAS DE TESIS PARA LAS DIRECCIONES DE CARRERA DE LA FACULTAD DE INGENIERÍA CIENCIAS FÍSICAS Y MATEMÁTICA</w:t>
      </w:r>
      <w:bookmarkEnd w:id="57"/>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sdt>
        <w:sdtPr>
          <w:id w:val="-2079503463"/>
          <w:citation/>
        </w:sdtPr>
        <w:sdtContent>
          <w:r w:rsidR="00B6363C">
            <w:fldChar w:fldCharType="begin"/>
          </w:r>
          <w:r w:rsidR="00D859D4">
            <w:rPr>
              <w:lang w:val="es-ES"/>
            </w:rPr>
            <w:instrText xml:space="preserve"> CITATION Mar13 \l 3082 </w:instrText>
          </w:r>
          <w:r w:rsidR="00B6363C">
            <w:fldChar w:fldCharType="separate"/>
          </w:r>
          <w:r w:rsidR="00D859D4">
            <w:rPr>
              <w:noProof/>
              <w:lang w:val="es-ES"/>
            </w:rPr>
            <w:t xml:space="preserve"> (Ibarra, 2013)</w:t>
          </w:r>
          <w:r w:rsidR="00B6363C">
            <w:fldChar w:fldCharType="end"/>
          </w:r>
        </w:sdtContent>
      </w:sdt>
    </w:p>
    <w:p w:rsidR="00367AB6" w:rsidRDefault="00621D1B" w:rsidP="005375F8">
      <w:pPr>
        <w:pStyle w:val="Ttulo2"/>
        <w:numPr>
          <w:ilvl w:val="2"/>
          <w:numId w:val="15"/>
        </w:numPr>
      </w:pPr>
      <w:bookmarkStart w:id="58" w:name="_Toc56096965"/>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58"/>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B6363C">
            <w:fldChar w:fldCharType="begin"/>
          </w:r>
          <w:r w:rsidR="00D859D4">
            <w:rPr>
              <w:lang w:val="es-ES"/>
            </w:rPr>
            <w:instrText xml:space="preserve"> CITATION Fra13 \l 3082 </w:instrText>
          </w:r>
          <w:r w:rsidR="00B6363C">
            <w:fldChar w:fldCharType="separate"/>
          </w:r>
          <w:r w:rsidR="00D859D4">
            <w:rPr>
              <w:noProof/>
              <w:lang w:val="es-ES"/>
            </w:rPr>
            <w:t>(Inga, 2013)</w:t>
          </w:r>
          <w:r w:rsidR="00B6363C">
            <w:fldChar w:fldCharType="end"/>
          </w:r>
        </w:sdtContent>
      </w:sdt>
    </w:p>
    <w:p w:rsidR="00C06CA4" w:rsidRDefault="00845287" w:rsidP="00933E94">
      <w:pPr>
        <w:pStyle w:val="Ttulo2"/>
        <w:numPr>
          <w:ilvl w:val="1"/>
          <w:numId w:val="15"/>
        </w:numPr>
      </w:pPr>
      <w:bookmarkStart w:id="59" w:name="_Toc56096966"/>
      <w:r>
        <w:t>ENCUESTA SOBRE BÚSQUEDA Y OFERTA DE TEMAS PARA TRABAJO DE GRADUACIÓN</w:t>
      </w:r>
      <w:bookmarkEnd w:id="59"/>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w:t>
      </w:r>
      <w:r>
        <w:lastRenderedPageBreak/>
        <w:t>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933E94">
      <w:pPr>
        <w:pStyle w:val="Ttulo2"/>
        <w:numPr>
          <w:ilvl w:val="2"/>
          <w:numId w:val="15"/>
        </w:numPr>
      </w:pPr>
      <w:bookmarkStart w:id="60" w:name="_Toc56096967"/>
      <w:r>
        <w:t>ENCUESTA PARA ESTUDIANTES</w:t>
      </w:r>
      <w:bookmarkEnd w:id="60"/>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val="es-ES" w:eastAsia="es-ES"/>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61" w:name="_Toc56097142"/>
      <w:r>
        <w:t xml:space="preserve">Gráfica </w:t>
      </w:r>
      <w:r w:rsidR="00B6363C">
        <w:fldChar w:fldCharType="begin"/>
      </w:r>
      <w:r w:rsidR="00B00A51">
        <w:instrText xml:space="preserve"> SEQ Gràfica \* ARABIC </w:instrText>
      </w:r>
      <w:r w:rsidR="00B6363C">
        <w:fldChar w:fldCharType="separate"/>
      </w:r>
      <w:r w:rsidR="005F5563">
        <w:rPr>
          <w:noProof/>
        </w:rPr>
        <w:t>1</w:t>
      </w:r>
      <w:r w:rsidR="00B6363C">
        <w:rPr>
          <w:noProof/>
        </w:rPr>
        <w:fldChar w:fldCharType="end"/>
      </w:r>
      <w:r w:rsidR="004E7454">
        <w:t>: Resultados p</w:t>
      </w:r>
      <w:r w:rsidR="00CB0E1E">
        <w:t>regunta 1</w:t>
      </w:r>
      <w:r w:rsidR="004E7454">
        <w:t xml:space="preserve"> - Estudiantes</w:t>
      </w:r>
      <w:bookmarkEnd w:id="61"/>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jc w:val="center"/>
      </w:pPr>
      <w:r>
        <w:rPr>
          <w:noProof/>
          <w:lang w:val="es-ES" w:eastAsia="es-ES"/>
        </w:rPr>
        <w:lastRenderedPageBreak/>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62" w:name="_Toc56097143"/>
      <w:r>
        <w:t xml:space="preserve">Gráfica </w:t>
      </w:r>
      <w:r w:rsidR="00B6363C">
        <w:fldChar w:fldCharType="begin"/>
      </w:r>
      <w:r w:rsidR="00B00A51">
        <w:instrText xml:space="preserve"> SEQ Gràfica \* ARABIC </w:instrText>
      </w:r>
      <w:r w:rsidR="00B6363C">
        <w:fldChar w:fldCharType="separate"/>
      </w:r>
      <w:r w:rsidR="005F5563">
        <w:rPr>
          <w:noProof/>
        </w:rPr>
        <w:t>2</w:t>
      </w:r>
      <w:r w:rsidR="00B6363C">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62"/>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val="es-ES" w:eastAsia="es-ES"/>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63" w:name="_Toc56097144"/>
      <w:r>
        <w:t xml:space="preserve">Gráfica </w:t>
      </w:r>
      <w:r w:rsidR="00B6363C">
        <w:fldChar w:fldCharType="begin"/>
      </w:r>
      <w:r w:rsidR="00B00A51">
        <w:instrText xml:space="preserve"> SEQ Gràfica \* ARABIC </w:instrText>
      </w:r>
      <w:r w:rsidR="00B6363C">
        <w:fldChar w:fldCharType="separate"/>
      </w:r>
      <w:r w:rsidR="005F5563">
        <w:rPr>
          <w:noProof/>
        </w:rPr>
        <w:t>3</w:t>
      </w:r>
      <w:r w:rsidR="00B6363C">
        <w:rPr>
          <w:noProof/>
        </w:rPr>
        <w:fldChar w:fldCharType="end"/>
      </w:r>
      <w:r>
        <w:t xml:space="preserve">: </w:t>
      </w:r>
      <w:r w:rsidR="004E7454">
        <w:t>Resultados pregunta 3 - Estudiantes</w:t>
      </w:r>
      <w:bookmarkEnd w:id="63"/>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val="es-ES" w:eastAsia="es-ES"/>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64" w:name="_Toc56097145"/>
      <w:r>
        <w:t xml:space="preserve">Gráfica </w:t>
      </w:r>
      <w:r w:rsidR="00B6363C">
        <w:fldChar w:fldCharType="begin"/>
      </w:r>
      <w:r w:rsidR="00B00A51">
        <w:instrText xml:space="preserve"> SEQ Gràfica \* ARABIC </w:instrText>
      </w:r>
      <w:r w:rsidR="00B6363C">
        <w:fldChar w:fldCharType="separate"/>
      </w:r>
      <w:r w:rsidR="005F5563">
        <w:rPr>
          <w:noProof/>
        </w:rPr>
        <w:t>4</w:t>
      </w:r>
      <w:r w:rsidR="00B6363C">
        <w:rPr>
          <w:noProof/>
        </w:rPr>
        <w:fldChar w:fldCharType="end"/>
      </w:r>
      <w:r>
        <w:t xml:space="preserve">: </w:t>
      </w:r>
      <w:r w:rsidR="004E7454">
        <w:t xml:space="preserve">Resultados pregunta 4 </w:t>
      </w:r>
      <w:r w:rsidR="001A237E">
        <w:t>–</w:t>
      </w:r>
      <w:r w:rsidR="004E7454">
        <w:t xml:space="preserve"> Estudiantes</w:t>
      </w:r>
      <w:bookmarkEnd w:id="64"/>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val="es-ES" w:eastAsia="es-ES"/>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65" w:name="_Toc56097146"/>
      <w:r>
        <w:t xml:space="preserve">Gráfica </w:t>
      </w:r>
      <w:r w:rsidR="00B6363C">
        <w:fldChar w:fldCharType="begin"/>
      </w:r>
      <w:r w:rsidR="00B00A51">
        <w:instrText xml:space="preserve"> SEQ Gràfica \* ARABIC </w:instrText>
      </w:r>
      <w:r w:rsidR="00B6363C">
        <w:fldChar w:fldCharType="separate"/>
      </w:r>
      <w:r w:rsidR="005F5563">
        <w:rPr>
          <w:noProof/>
        </w:rPr>
        <w:t>5</w:t>
      </w:r>
      <w:r w:rsidR="00B6363C">
        <w:rPr>
          <w:noProof/>
        </w:rPr>
        <w:fldChar w:fldCharType="end"/>
      </w:r>
      <w:r>
        <w:t xml:space="preserve">: </w:t>
      </w:r>
      <w:r w:rsidR="004E7454">
        <w:t xml:space="preserve">Resultados pregunta 5 </w:t>
      </w:r>
      <w:r w:rsidR="001A237E">
        <w:t>–</w:t>
      </w:r>
      <w:r w:rsidR="004E7454">
        <w:t xml:space="preserve"> Estudiantes</w:t>
      </w:r>
      <w:bookmarkEnd w:id="65"/>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587956" w:rsidP="0070098A">
      <w:pPr>
        <w:pStyle w:val="Prrafodelista"/>
        <w:keepNext/>
        <w:jc w:val="center"/>
      </w:pPr>
      <w:r>
        <w:rPr>
          <w:noProof/>
          <w:lang w:val="es-ES" w:eastAsia="es-ES"/>
        </w:rPr>
        <w:lastRenderedPageBreak/>
        <w:drawing>
          <wp:inline distT="0" distB="0" distL="0" distR="0">
            <wp:extent cx="5226518" cy="20694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6518" cy="2069432"/>
                    </a:xfrm>
                    <a:prstGeom prst="rect">
                      <a:avLst/>
                    </a:prstGeom>
                  </pic:spPr>
                </pic:pic>
              </a:graphicData>
            </a:graphic>
          </wp:inline>
        </w:drawing>
      </w:r>
    </w:p>
    <w:p w:rsidR="001A237E" w:rsidRPr="001A237E" w:rsidRDefault="0070098A" w:rsidP="00677A3D">
      <w:pPr>
        <w:pStyle w:val="Epgrafe"/>
        <w:jc w:val="center"/>
      </w:pPr>
      <w:bookmarkStart w:id="66" w:name="_Toc56097147"/>
      <w:r>
        <w:t xml:space="preserve">Gráfica </w:t>
      </w:r>
      <w:r w:rsidR="00B6363C">
        <w:fldChar w:fldCharType="begin"/>
      </w:r>
      <w:r w:rsidR="00B00A51">
        <w:instrText xml:space="preserve"> SEQ Gràfica \* ARABIC </w:instrText>
      </w:r>
      <w:r w:rsidR="00B6363C">
        <w:fldChar w:fldCharType="separate"/>
      </w:r>
      <w:r w:rsidR="005F5563">
        <w:rPr>
          <w:noProof/>
        </w:rPr>
        <w:t>6</w:t>
      </w:r>
      <w:r w:rsidR="00B6363C">
        <w:rPr>
          <w:noProof/>
        </w:rPr>
        <w:fldChar w:fldCharType="end"/>
      </w:r>
      <w:r>
        <w:t xml:space="preserve">: </w:t>
      </w:r>
      <w:r w:rsidR="004E7454">
        <w:t xml:space="preserve">Resultados pregunta 6 </w:t>
      </w:r>
      <w:r w:rsidR="001A237E">
        <w:t>–</w:t>
      </w:r>
      <w:r w:rsidR="004E7454">
        <w:t xml:space="preserve"> Estudiantes</w:t>
      </w:r>
      <w:bookmarkEnd w:id="66"/>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lastRenderedPageBreak/>
        <w:t>“Más fácil.”</w:t>
      </w:r>
    </w:p>
    <w:p w:rsidR="00F20A19" w:rsidRDefault="00F20A19" w:rsidP="005375F8">
      <w:pPr>
        <w:pStyle w:val="Prrafodelista"/>
        <w:numPr>
          <w:ilvl w:val="0"/>
          <w:numId w:val="18"/>
        </w:numPr>
      </w:pPr>
      <w:r>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val="es-ES" w:eastAsia="es-ES"/>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67" w:name="_Toc56097148"/>
      <w:r>
        <w:t xml:space="preserve">Gráfica </w:t>
      </w:r>
      <w:r w:rsidR="00B6363C">
        <w:fldChar w:fldCharType="begin"/>
      </w:r>
      <w:r w:rsidR="00B00A51">
        <w:instrText xml:space="preserve"> SEQ Gràfica \* ARABIC </w:instrText>
      </w:r>
      <w:r w:rsidR="00B6363C">
        <w:fldChar w:fldCharType="separate"/>
      </w:r>
      <w:r w:rsidR="005F5563">
        <w:rPr>
          <w:noProof/>
        </w:rPr>
        <w:t>7</w:t>
      </w:r>
      <w:r w:rsidR="00B6363C">
        <w:rPr>
          <w:noProof/>
        </w:rPr>
        <w:fldChar w:fldCharType="end"/>
      </w:r>
      <w:r>
        <w:t xml:space="preserve">: </w:t>
      </w:r>
      <w:r w:rsidR="004E7454">
        <w:t xml:space="preserve">Resultados pregunta 8 </w:t>
      </w:r>
      <w:r w:rsidR="001A237E">
        <w:t>–</w:t>
      </w:r>
      <w:r w:rsidR="004E7454">
        <w:t xml:space="preserve"> Estudiantes</w:t>
      </w:r>
      <w:bookmarkEnd w:id="67"/>
    </w:p>
    <w:p w:rsidR="001A237E" w:rsidRPr="001A237E" w:rsidRDefault="001A237E" w:rsidP="001A237E"/>
    <w:p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lastRenderedPageBreak/>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val="es-ES" w:eastAsia="es-ES"/>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8" w:name="_Toc56097149"/>
      <w:r>
        <w:t xml:space="preserve">Gráfica </w:t>
      </w:r>
      <w:r w:rsidR="00B6363C">
        <w:fldChar w:fldCharType="begin"/>
      </w:r>
      <w:r w:rsidR="00B00A51">
        <w:instrText xml:space="preserve"> SEQ Gràfica \* ARABIC </w:instrText>
      </w:r>
      <w:r w:rsidR="00B6363C">
        <w:fldChar w:fldCharType="separate"/>
      </w:r>
      <w:r w:rsidR="005F5563">
        <w:rPr>
          <w:noProof/>
        </w:rPr>
        <w:t>8</w:t>
      </w:r>
      <w:r w:rsidR="00B6363C">
        <w:rPr>
          <w:noProof/>
        </w:rPr>
        <w:fldChar w:fldCharType="end"/>
      </w:r>
      <w:r>
        <w:t xml:space="preserve">: </w:t>
      </w:r>
      <w:r w:rsidR="004E7454">
        <w:t>Resultados pregunta 10 – Estudiantes</w:t>
      </w:r>
      <w:bookmarkEnd w:id="68"/>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lastRenderedPageBreak/>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val="es-ES" w:eastAsia="es-ES"/>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9" w:name="_Toc56097150"/>
      <w:r>
        <w:t xml:space="preserve">Gráfica </w:t>
      </w:r>
      <w:r w:rsidR="00B6363C">
        <w:fldChar w:fldCharType="begin"/>
      </w:r>
      <w:r w:rsidR="00B00A51">
        <w:instrText xml:space="preserve"> SEQ Gràfica \* ARABIC </w:instrText>
      </w:r>
      <w:r w:rsidR="00B6363C">
        <w:fldChar w:fldCharType="separate"/>
      </w:r>
      <w:r w:rsidR="005F5563">
        <w:rPr>
          <w:noProof/>
        </w:rPr>
        <w:t>9</w:t>
      </w:r>
      <w:r w:rsidR="00B6363C">
        <w:rPr>
          <w:noProof/>
        </w:rPr>
        <w:fldChar w:fldCharType="end"/>
      </w:r>
      <w:r>
        <w:t xml:space="preserve">: </w:t>
      </w:r>
      <w:r w:rsidR="004E7454">
        <w:t>Resultados pregunta 12 - Estudiantes</w:t>
      </w:r>
      <w:bookmarkEnd w:id="69"/>
    </w:p>
    <w:p w:rsidR="00AE7A1E" w:rsidRDefault="00AE7A1E" w:rsidP="00933E94">
      <w:pPr>
        <w:pStyle w:val="Ttulo2"/>
        <w:numPr>
          <w:ilvl w:val="2"/>
          <w:numId w:val="15"/>
        </w:numPr>
      </w:pPr>
      <w:bookmarkStart w:id="70" w:name="_Toc56096968"/>
      <w:r>
        <w:t>ENCUESTA PARA PROFESORES E INVESTIGADORES (PROPONENTES)</w:t>
      </w:r>
      <w:bookmarkEnd w:id="70"/>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val="es-ES" w:eastAsia="es-ES"/>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71" w:name="_Toc56097151"/>
      <w:r>
        <w:t>Gráfica</w:t>
      </w:r>
      <w:r w:rsidR="003551A2">
        <w:t xml:space="preserve"> </w:t>
      </w:r>
      <w:r w:rsidR="00B6363C">
        <w:fldChar w:fldCharType="begin"/>
      </w:r>
      <w:r w:rsidR="00B00A51">
        <w:instrText xml:space="preserve"> SEQ Gràfica \* ARABIC </w:instrText>
      </w:r>
      <w:r w:rsidR="00B6363C">
        <w:fldChar w:fldCharType="separate"/>
      </w:r>
      <w:r w:rsidR="005F5563">
        <w:rPr>
          <w:noProof/>
        </w:rPr>
        <w:t>10</w:t>
      </w:r>
      <w:r w:rsidR="00B6363C">
        <w:rPr>
          <w:noProof/>
        </w:rPr>
        <w:fldChar w:fldCharType="end"/>
      </w:r>
      <w:r w:rsidR="00B7686C">
        <w:t>: Respuesta p</w:t>
      </w:r>
      <w:r w:rsidR="003551A2">
        <w:t>regunta 1</w:t>
      </w:r>
      <w:r w:rsidR="00B7686C">
        <w:t xml:space="preserve"> -</w:t>
      </w:r>
      <w:r w:rsidR="003551A2">
        <w:t xml:space="preserve"> Profesores e investigadores</w:t>
      </w:r>
      <w:bookmarkEnd w:id="71"/>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val="es-ES" w:eastAsia="es-ES"/>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72" w:name="_Toc56097152"/>
      <w:r>
        <w:t xml:space="preserve">Gráfica </w:t>
      </w:r>
      <w:r w:rsidR="00B6363C">
        <w:fldChar w:fldCharType="begin"/>
      </w:r>
      <w:r w:rsidR="00B00A51">
        <w:instrText xml:space="preserve"> SEQ Gràfica \* ARABIC </w:instrText>
      </w:r>
      <w:r w:rsidR="00B6363C">
        <w:fldChar w:fldCharType="separate"/>
      </w:r>
      <w:r w:rsidR="005F5563">
        <w:rPr>
          <w:noProof/>
        </w:rPr>
        <w:t>11</w:t>
      </w:r>
      <w:r w:rsidR="00B6363C">
        <w:rPr>
          <w:noProof/>
        </w:rPr>
        <w:fldChar w:fldCharType="end"/>
      </w:r>
      <w:r>
        <w:t xml:space="preserve">: </w:t>
      </w:r>
      <w:r w:rsidR="00B7686C">
        <w:t>Respuesta pregunta 2 - Profesores e investigadores</w:t>
      </w:r>
      <w:bookmarkEnd w:id="72"/>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val="es-ES" w:eastAsia="es-ES"/>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73" w:name="_Toc56097153"/>
      <w:r>
        <w:t xml:space="preserve">Gráfica </w:t>
      </w:r>
      <w:r w:rsidR="00B6363C">
        <w:fldChar w:fldCharType="begin"/>
      </w:r>
      <w:r w:rsidR="00B00A51">
        <w:instrText xml:space="preserve"> SEQ Gràfica \* ARABIC </w:instrText>
      </w:r>
      <w:r w:rsidR="00B6363C">
        <w:fldChar w:fldCharType="separate"/>
      </w:r>
      <w:r w:rsidR="005F5563">
        <w:rPr>
          <w:noProof/>
        </w:rPr>
        <w:t>12</w:t>
      </w:r>
      <w:r w:rsidR="00B6363C">
        <w:rPr>
          <w:noProof/>
        </w:rPr>
        <w:fldChar w:fldCharType="end"/>
      </w:r>
      <w:r>
        <w:t xml:space="preserve">: </w:t>
      </w:r>
      <w:r w:rsidR="00B7686C">
        <w:t>Respuesta pregunta 3 - Profesores e investigadores</w:t>
      </w:r>
      <w:bookmarkEnd w:id="73"/>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val="es-ES" w:eastAsia="es-ES"/>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74" w:name="_Toc56097154"/>
      <w:r>
        <w:t xml:space="preserve">Gráfica </w:t>
      </w:r>
      <w:r w:rsidR="00B6363C">
        <w:fldChar w:fldCharType="begin"/>
      </w:r>
      <w:r w:rsidR="00B00A51">
        <w:instrText xml:space="preserve"> SEQ Gràfica \* ARABIC </w:instrText>
      </w:r>
      <w:r w:rsidR="00B6363C">
        <w:fldChar w:fldCharType="separate"/>
      </w:r>
      <w:r w:rsidR="005F5563">
        <w:rPr>
          <w:noProof/>
        </w:rPr>
        <w:t>13</w:t>
      </w:r>
      <w:r w:rsidR="00B6363C">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74"/>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val="es-ES" w:eastAsia="es-ES"/>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75" w:name="_Toc56097155"/>
      <w:r>
        <w:t xml:space="preserve">Gráfica </w:t>
      </w:r>
      <w:r w:rsidR="00B6363C">
        <w:fldChar w:fldCharType="begin"/>
      </w:r>
      <w:r w:rsidR="00B00A51">
        <w:instrText xml:space="preserve"> SEQ Gràfica \* ARABIC </w:instrText>
      </w:r>
      <w:r w:rsidR="00B6363C">
        <w:fldChar w:fldCharType="separate"/>
      </w:r>
      <w:r w:rsidR="005F5563">
        <w:rPr>
          <w:noProof/>
        </w:rPr>
        <w:t>14</w:t>
      </w:r>
      <w:r w:rsidR="00B6363C">
        <w:rPr>
          <w:noProof/>
        </w:rPr>
        <w:fldChar w:fldCharType="end"/>
      </w:r>
      <w:r>
        <w:t>:</w:t>
      </w:r>
      <w:r w:rsidR="001A237E" w:rsidRPr="001A237E">
        <w:t xml:space="preserve"> </w:t>
      </w:r>
      <w:r w:rsidR="001A237E">
        <w:t>Respuesta pregunta 5 - Profesores e investigadores</w:t>
      </w:r>
      <w:bookmarkEnd w:id="75"/>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0F3942" w:rsidRDefault="000F3942" w:rsidP="00677A3D">
      <w:pPr>
        <w:pStyle w:val="Prrafodelista"/>
      </w:pP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val="es-ES" w:eastAsia="es-ES"/>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6" w:name="_Toc56097156"/>
      <w:r>
        <w:t xml:space="preserve">Gráfica </w:t>
      </w:r>
      <w:r w:rsidR="00B6363C">
        <w:fldChar w:fldCharType="begin"/>
      </w:r>
      <w:r w:rsidR="00B00A51">
        <w:instrText xml:space="preserve"> SEQ Gràfica \* ARABIC </w:instrText>
      </w:r>
      <w:r w:rsidR="00B6363C">
        <w:fldChar w:fldCharType="separate"/>
      </w:r>
      <w:r>
        <w:rPr>
          <w:noProof/>
        </w:rPr>
        <w:t>15</w:t>
      </w:r>
      <w:r w:rsidR="00B6363C">
        <w:rPr>
          <w:noProof/>
        </w:rPr>
        <w:fldChar w:fldCharType="end"/>
      </w:r>
      <w:r>
        <w:t xml:space="preserve">: </w:t>
      </w:r>
      <w:r w:rsidR="001A237E">
        <w:t>Respuesta pregunta 7 - Profesores e investigadores</w:t>
      </w:r>
      <w:bookmarkEnd w:id="76"/>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5F5563" w:rsidRDefault="00CE197A" w:rsidP="005F5563">
      <w:pPr>
        <w:pStyle w:val="Prrafodelista"/>
        <w:keepNext/>
        <w:jc w:val="center"/>
      </w:pPr>
      <w:r>
        <w:rPr>
          <w:noProof/>
          <w:lang w:val="es-ES" w:eastAsia="es-ES"/>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7" w:name="_Toc56097157"/>
      <w:r>
        <w:t xml:space="preserve">Gráfica </w:t>
      </w:r>
      <w:r w:rsidR="00B6363C">
        <w:fldChar w:fldCharType="begin"/>
      </w:r>
      <w:r w:rsidR="00B00A51">
        <w:instrText xml:space="preserve"> SEQ Gràfica \* ARABIC </w:instrText>
      </w:r>
      <w:r w:rsidR="00B6363C">
        <w:fldChar w:fldCharType="separate"/>
      </w:r>
      <w:r>
        <w:rPr>
          <w:noProof/>
        </w:rPr>
        <w:t>16</w:t>
      </w:r>
      <w:r w:rsidR="00B6363C">
        <w:rPr>
          <w:noProof/>
        </w:rPr>
        <w:fldChar w:fldCharType="end"/>
      </w:r>
      <w:r>
        <w:t xml:space="preserve">: </w:t>
      </w:r>
      <w:r w:rsidR="001A237E">
        <w:t>Respuesta pregunta 8 - Profesores e investigadores</w:t>
      </w:r>
      <w:bookmarkEnd w:id="77"/>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5F5563">
      <w:pPr>
        <w:keepNext/>
        <w:jc w:val="center"/>
      </w:pPr>
      <w:r>
        <w:rPr>
          <w:noProof/>
          <w:lang w:val="es-ES" w:eastAsia="es-ES"/>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A237E" w:rsidRDefault="005F5563" w:rsidP="00677A3D">
      <w:pPr>
        <w:pStyle w:val="Epgrafe"/>
        <w:jc w:val="center"/>
      </w:pPr>
      <w:bookmarkStart w:id="78" w:name="_Toc56097158"/>
      <w:r>
        <w:t xml:space="preserve">Gráfica </w:t>
      </w:r>
      <w:r w:rsidR="00B6363C">
        <w:fldChar w:fldCharType="begin"/>
      </w:r>
      <w:r w:rsidR="00B00A51">
        <w:instrText xml:space="preserve"> SEQ Gràfica \* ARABIC </w:instrText>
      </w:r>
      <w:r w:rsidR="00B6363C">
        <w:fldChar w:fldCharType="separate"/>
      </w:r>
      <w:r>
        <w:rPr>
          <w:noProof/>
        </w:rPr>
        <w:t>17</w:t>
      </w:r>
      <w:r w:rsidR="00B6363C">
        <w:rPr>
          <w:noProof/>
        </w:rPr>
        <w:fldChar w:fldCharType="end"/>
      </w:r>
      <w:r>
        <w:t xml:space="preserve">: </w:t>
      </w:r>
      <w:r w:rsidR="001A237E">
        <w:t>Respuesta pregunta 9 - Profesores e investigadores</w:t>
      </w:r>
      <w:bookmarkEnd w:id="78"/>
    </w:p>
    <w:p w:rsidR="00933E94" w:rsidDel="00040297" w:rsidRDefault="00933E94" w:rsidP="00933E94">
      <w:pPr>
        <w:rPr>
          <w:del w:id="79" w:author="Elba Valderrama" w:date="2020-11-19T13:41:00Z"/>
        </w:rPr>
      </w:pPr>
    </w:p>
    <w:p w:rsidR="00933E94" w:rsidDel="00040297" w:rsidRDefault="00E834B4" w:rsidP="00E834B4">
      <w:pPr>
        <w:rPr>
          <w:del w:id="80" w:author="Elba Valderrama" w:date="2020-11-19T13:41:00Z"/>
        </w:rPr>
      </w:pPr>
      <w:del w:id="81" w:author="Elba Valderrama" w:date="2020-11-19T13:41:00Z">
        <w:r w:rsidRPr="00E834B4" w:rsidDel="00040297">
          <w:rPr>
            <w:highlight w:val="yellow"/>
          </w:rPr>
          <w:delText>2.5 Estadísticas de los tipos de trabajo de graduación</w:delText>
        </w:r>
        <w:r w:rsidDel="00040297">
          <w:delText xml:space="preserve">  </w:delText>
        </w:r>
      </w:del>
    </w:p>
    <w:p w:rsidR="00933E94" w:rsidDel="00040297" w:rsidRDefault="00933E94" w:rsidP="00933E94">
      <w:pPr>
        <w:rPr>
          <w:del w:id="82" w:author="Elba Valderrama" w:date="2020-11-19T13:41:00Z"/>
        </w:rPr>
      </w:pPr>
    </w:p>
    <w:p w:rsidR="00933E94" w:rsidDel="00040297" w:rsidRDefault="00E834B4" w:rsidP="00933E94">
      <w:pPr>
        <w:rPr>
          <w:del w:id="83" w:author="Elba Valderrama" w:date="2020-11-19T13:41:00Z"/>
        </w:rPr>
      </w:pPr>
      <w:commentRangeStart w:id="84"/>
      <w:commentRangeEnd w:id="84"/>
      <w:del w:id="85" w:author="Elba Valderrama" w:date="2020-11-19T13:41:00Z">
        <w:r w:rsidDel="00040297">
          <w:rPr>
            <w:rStyle w:val="Refdecomentario"/>
          </w:rPr>
          <w:commentReference w:id="84"/>
        </w:r>
      </w:del>
    </w:p>
    <w:p w:rsidR="00933E94" w:rsidDel="00040297" w:rsidRDefault="00933E94" w:rsidP="00933E94">
      <w:pPr>
        <w:rPr>
          <w:del w:id="86" w:author="Elba Valderrama" w:date="2020-11-19T13:41:00Z"/>
        </w:rPr>
      </w:pPr>
    </w:p>
    <w:p w:rsidR="00933E94" w:rsidDel="00040297" w:rsidRDefault="00933E94" w:rsidP="00933E94">
      <w:pPr>
        <w:rPr>
          <w:del w:id="87" w:author="Elba Valderrama" w:date="2020-11-19T13:41:00Z"/>
        </w:rPr>
      </w:pPr>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Pr>
        <w:pStyle w:val="Ttulo1"/>
      </w:pPr>
      <w:bookmarkStart w:id="88" w:name="_Toc56096969"/>
      <w:r>
        <w:t>III ANÁLISIS DEL SISTEMA</w:t>
      </w:r>
      <w:bookmarkEnd w:id="88"/>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03798A" w:rsidRDefault="0003798A" w:rsidP="00933E94"/>
    <w:p w:rsidR="00933E94" w:rsidRPr="00933E94" w:rsidRDefault="00933E94" w:rsidP="00933E94"/>
    <w:p w:rsidR="00E6217A" w:rsidRPr="00DF524F" w:rsidRDefault="00A1520C" w:rsidP="00933E94">
      <w:pPr>
        <w:pStyle w:val="Ttulo2"/>
        <w:numPr>
          <w:ilvl w:val="1"/>
          <w:numId w:val="56"/>
        </w:numPr>
      </w:pPr>
      <w:bookmarkStart w:id="89" w:name="_Toc56096970"/>
      <w:r>
        <w:lastRenderedPageBreak/>
        <w:t>E</w:t>
      </w:r>
      <w:r w:rsidR="00E6217A" w:rsidRPr="00DF524F">
        <w:t xml:space="preserve">LICITACIÓN DE REQUISITOS FUNCIONALES Y NO </w:t>
      </w:r>
      <w:commentRangeStart w:id="90"/>
      <w:r w:rsidR="00E6217A" w:rsidRPr="00DF524F">
        <w:t>FUNCIONALES</w:t>
      </w:r>
      <w:bookmarkEnd w:id="89"/>
      <w:commentRangeEnd w:id="90"/>
      <w:r w:rsidR="00E834B4">
        <w:rPr>
          <w:rStyle w:val="Refdecomentario"/>
          <w:rFonts w:eastAsiaTheme="minorHAnsi" w:cstheme="minorBidi"/>
          <w:b w:val="0"/>
          <w:bCs w:val="0"/>
        </w:rPr>
        <w:commentReference w:id="90"/>
      </w:r>
      <w:r w:rsidR="00E6217A" w:rsidRPr="00DF524F">
        <w:t xml:space="preserve"> </w:t>
      </w:r>
    </w:p>
    <w:p w:rsidR="00DF524F" w:rsidRDefault="00A1520C" w:rsidP="00933E94">
      <w:pPr>
        <w:pStyle w:val="Ttulo2"/>
        <w:numPr>
          <w:ilvl w:val="2"/>
          <w:numId w:val="56"/>
        </w:numPr>
      </w:pPr>
      <w:bookmarkStart w:id="91" w:name="_Toc56096971"/>
      <w:r>
        <w:t>E</w:t>
      </w:r>
      <w:r w:rsidR="00DF524F">
        <w:t>LICITACIÓN DE REQUISITOS FUNCIONALES</w:t>
      </w:r>
      <w:bookmarkEnd w:id="91"/>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rsidR="002B3116" w:rsidRDefault="00EB26F4" w:rsidP="00DF524F">
      <w:r>
        <w:t>Dentro de los requisitos funcionales se puede incluir:</w:t>
      </w:r>
    </w:p>
    <w:p w:rsidR="00EB26F4" w:rsidRDefault="001564DD" w:rsidP="00933E94">
      <w:pPr>
        <w:pStyle w:val="Ttulo2"/>
        <w:numPr>
          <w:ilvl w:val="3"/>
          <w:numId w:val="56"/>
        </w:numPr>
      </w:pPr>
      <w:bookmarkStart w:id="92" w:name="_Toc56096972"/>
      <w:r>
        <w:t>REQUISITOS FUNCIONALES DE PROCESO</w:t>
      </w:r>
      <w:bookmarkEnd w:id="92"/>
    </w:p>
    <w:p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rsidR="00D86C13" w:rsidRDefault="00D86C13" w:rsidP="000E3652">
      <w:pPr>
        <w:pStyle w:val="Ttulo2"/>
        <w:numPr>
          <w:ilvl w:val="3"/>
          <w:numId w:val="56"/>
        </w:numPr>
      </w:pPr>
      <w:bookmarkStart w:id="93" w:name="_Toc56096973"/>
      <w:r>
        <w:t>REQUISITOS FUNCIONALES DE SEGURIDAD</w:t>
      </w:r>
      <w:bookmarkEnd w:id="93"/>
    </w:p>
    <w:p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0E3652">
      <w:pPr>
        <w:pStyle w:val="Ttulo2"/>
        <w:numPr>
          <w:ilvl w:val="3"/>
          <w:numId w:val="56"/>
        </w:numPr>
      </w:pPr>
      <w:bookmarkStart w:id="94" w:name="_Toc56096974"/>
      <w:r>
        <w:t>REQUISITOS FUNCIONALES DE INTERFAZ EXTERNAS</w:t>
      </w:r>
      <w:bookmarkEnd w:id="94"/>
    </w:p>
    <w:p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rsidR="00D86C13" w:rsidRPr="00D86C13" w:rsidRDefault="00404096" w:rsidP="003E0520">
      <w:pPr>
        <w:pStyle w:val="Prrafodelista"/>
        <w:numPr>
          <w:ilvl w:val="0"/>
          <w:numId w:val="45"/>
        </w:numPr>
      </w:pPr>
      <w:r>
        <w:t xml:space="preserve">El sistema debe poder utilizarse con los navegadores web </w:t>
      </w:r>
      <w:proofErr w:type="spellStart"/>
      <w:r>
        <w:t>Chrome</w:t>
      </w:r>
      <w:proofErr w:type="spellEnd"/>
      <w:r>
        <w:t xml:space="preserve">, </w:t>
      </w:r>
      <w:proofErr w:type="spellStart"/>
      <w:r>
        <w:t>Firefox</w:t>
      </w:r>
      <w:proofErr w:type="spellEnd"/>
      <w:r>
        <w:t xml:space="preserve"> e Internet Explorer. </w:t>
      </w:r>
    </w:p>
    <w:p w:rsidR="00DF524F" w:rsidRPr="00DF524F" w:rsidRDefault="00A1520C" w:rsidP="000E3652">
      <w:pPr>
        <w:pStyle w:val="Ttulo2"/>
        <w:numPr>
          <w:ilvl w:val="2"/>
          <w:numId w:val="56"/>
        </w:numPr>
      </w:pPr>
      <w:bookmarkStart w:id="95" w:name="_Toc56096975"/>
      <w:r>
        <w:lastRenderedPageBreak/>
        <w:t>E</w:t>
      </w:r>
      <w:r w:rsidR="00DF524F">
        <w:t>LICITACIÓN DE REQUISITOS NO FUNCIONALES</w:t>
      </w:r>
      <w:bookmarkEnd w:id="95"/>
    </w:p>
    <w:p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rsidR="00404096" w:rsidRDefault="009307AD" w:rsidP="000E3652">
      <w:pPr>
        <w:pStyle w:val="Ttulo2"/>
        <w:numPr>
          <w:ilvl w:val="3"/>
          <w:numId w:val="56"/>
        </w:numPr>
      </w:pPr>
      <w:bookmarkStart w:id="96" w:name="_Toc56096976"/>
      <w:r>
        <w:t>REQUISITOS NO FUNCIONALES DE EFICIENCIA</w:t>
      </w:r>
      <w:bookmarkEnd w:id="96"/>
    </w:p>
    <w:p w:rsidR="009307AD" w:rsidRDefault="00576BB9" w:rsidP="003E0520">
      <w:pPr>
        <w:pStyle w:val="Prrafodelista"/>
        <w:numPr>
          <w:ilvl w:val="0"/>
          <w:numId w:val="46"/>
        </w:numPr>
      </w:pPr>
      <w:r>
        <w:t xml:space="preserve">Toda funcionalidad del sistema debe responder al usuario </w:t>
      </w:r>
      <w:r w:rsidR="00D854A3">
        <w:t>de manera rápida</w:t>
      </w:r>
      <w:r>
        <w:t>.</w:t>
      </w:r>
    </w:p>
    <w:p w:rsidR="00576BB9" w:rsidRDefault="00576BB9" w:rsidP="003E0520">
      <w:pPr>
        <w:pStyle w:val="Prrafodelista"/>
        <w:numPr>
          <w:ilvl w:val="0"/>
          <w:numId w:val="46"/>
        </w:numPr>
      </w:pPr>
      <w:r>
        <w:t xml:space="preserve">El sistema debe ser capaz de operar adecuadamente con sesiones concurrentes de usuarios. </w:t>
      </w:r>
    </w:p>
    <w:p w:rsidR="00E8294B" w:rsidRDefault="00576BB9" w:rsidP="003E0520">
      <w:pPr>
        <w:pStyle w:val="Prrafodelista"/>
        <w:numPr>
          <w:ilvl w:val="0"/>
          <w:numId w:val="46"/>
        </w:numPr>
      </w:pPr>
      <w:r>
        <w:t xml:space="preserve">Los datos modificados en la base de datos deber ser actualizados para todos los usuarios que accedan al sistema. </w:t>
      </w:r>
    </w:p>
    <w:p w:rsidR="00D23E81" w:rsidRDefault="00D23E81" w:rsidP="000E3652">
      <w:pPr>
        <w:pStyle w:val="Ttulo2"/>
        <w:numPr>
          <w:ilvl w:val="3"/>
          <w:numId w:val="56"/>
        </w:numPr>
      </w:pPr>
      <w:bookmarkStart w:id="97" w:name="_Toc56096977"/>
      <w:r>
        <w:t>REQUISITOS NO FUNCIONALES DE SEGURIDAD DE DATOS</w:t>
      </w:r>
      <w:bookmarkEnd w:id="97"/>
    </w:p>
    <w:p w:rsidR="00D23E81" w:rsidRDefault="00D23E81" w:rsidP="003E0520">
      <w:pPr>
        <w:pStyle w:val="Prrafodelista"/>
        <w:numPr>
          <w:ilvl w:val="0"/>
          <w:numId w:val="47"/>
        </w:numPr>
      </w:pPr>
      <w:r>
        <w:t>Los permisos de acceso al sistema podrán ser cambiados solamente por el administrador de acceso a datos.</w:t>
      </w:r>
    </w:p>
    <w:p w:rsidR="00D23E81" w:rsidRDefault="00D23E81" w:rsidP="000E3652">
      <w:pPr>
        <w:pStyle w:val="Ttulo2"/>
        <w:numPr>
          <w:ilvl w:val="3"/>
          <w:numId w:val="56"/>
        </w:numPr>
      </w:pPr>
      <w:bookmarkStart w:id="98" w:name="_Toc56096978"/>
      <w:r>
        <w:t>REQUISITOS NO FUNCIONALES DE USABILIDAD</w:t>
      </w:r>
      <w:bookmarkEnd w:id="98"/>
    </w:p>
    <w:p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3E0520">
      <w:pPr>
        <w:pStyle w:val="Prrafodelista"/>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rsidR="00D23E81" w:rsidRPr="00D23E81" w:rsidRDefault="00D23E81" w:rsidP="003E0520">
      <w:pPr>
        <w:pStyle w:val="Prrafodelista"/>
        <w:numPr>
          <w:ilvl w:val="0"/>
          <w:numId w:val="48"/>
        </w:numPr>
        <w:rPr>
          <w:sz w:val="28"/>
        </w:rPr>
      </w:pPr>
      <w:r>
        <w:rPr>
          <w:rFonts w:cs="Arial"/>
          <w:shd w:val="clear" w:color="auto" w:fill="FFFFFF"/>
        </w:rPr>
        <w:t xml:space="preserve">El sistema debe poseer interfaces graficas bien formadas. </w:t>
      </w:r>
    </w:p>
    <w:p w:rsidR="00D23E81" w:rsidRDefault="00D23E81" w:rsidP="000E3652">
      <w:pPr>
        <w:pStyle w:val="Ttulo2"/>
        <w:numPr>
          <w:ilvl w:val="3"/>
          <w:numId w:val="56"/>
        </w:numPr>
      </w:pPr>
      <w:bookmarkStart w:id="99" w:name="_Toc56096979"/>
      <w:r>
        <w:t>REQUISITOS NO FUNCIONALES DE DEPENDIBILIDAD</w:t>
      </w:r>
      <w:bookmarkEnd w:id="99"/>
    </w:p>
    <w:p w:rsidR="00D23E81" w:rsidRDefault="00D23E81" w:rsidP="003E0520">
      <w:pPr>
        <w:pStyle w:val="Prrafodelista"/>
        <w:numPr>
          <w:ilvl w:val="0"/>
          <w:numId w:val="49"/>
        </w:numPr>
      </w:pPr>
      <w:r>
        <w:t>El sistema debe tener una disponibilidad del 99.99% de las veces en que un usuario intente accederlo.</w:t>
      </w:r>
    </w:p>
    <w:p w:rsidR="00D23E81" w:rsidRDefault="007106D6" w:rsidP="000E3652">
      <w:pPr>
        <w:pStyle w:val="Ttulo2"/>
        <w:numPr>
          <w:ilvl w:val="1"/>
          <w:numId w:val="56"/>
        </w:numPr>
      </w:pPr>
      <w:bookmarkStart w:id="100" w:name="_Toc56096980"/>
      <w:del w:id="101" w:author="Elba Valderrama" w:date="2020-11-19T13:24:00Z">
        <w:r w:rsidDel="00E834B4">
          <w:delText xml:space="preserve">DIAGRAMAS DE </w:delText>
        </w:r>
      </w:del>
      <w:r>
        <w:t>CASOS DE USO</w:t>
      </w:r>
      <w:bookmarkEnd w:id="100"/>
      <w:r>
        <w:t xml:space="preserve"> </w:t>
      </w:r>
    </w:p>
    <w:p w:rsidR="007106D6" w:rsidRDefault="007106D6" w:rsidP="007106D6">
      <w:r>
        <w:t xml:space="preserve">Los diagramas de caso de uso modelan la funcionalidad del sistema usando actores y casos de uso. Los casos de usos son servicios o funciones provistas por el sistema para sus usuarios. </w:t>
      </w:r>
    </w:p>
    <w:p w:rsidR="007106D6" w:rsidRDefault="007106D6" w:rsidP="007106D6">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w:t>
      </w:r>
      <w:commentRangeStart w:id="102"/>
      <w:r>
        <w:rPr>
          <w:rFonts w:cs="Arial"/>
        </w:rPr>
        <w:t>investigador</w:t>
      </w:r>
      <w:commentRangeEnd w:id="102"/>
      <w:r w:rsidR="00E834B4">
        <w:rPr>
          <w:rStyle w:val="Refdecomentario"/>
        </w:rPr>
        <w:commentReference w:id="102"/>
      </w:r>
      <w:r>
        <w:rPr>
          <w:rFonts w:cs="Arial"/>
        </w:rPr>
        <w:t>)</w:t>
      </w:r>
      <w:r w:rsidRPr="00C34652">
        <w:rPr>
          <w:rFonts w:cs="Arial"/>
        </w:rPr>
        <w:t>:</w:t>
      </w:r>
    </w:p>
    <w:p w:rsidR="007106D6" w:rsidRDefault="007106D6" w:rsidP="000E3652">
      <w:pPr>
        <w:pStyle w:val="Ttulo2"/>
        <w:numPr>
          <w:ilvl w:val="2"/>
          <w:numId w:val="56"/>
        </w:numPr>
      </w:pPr>
      <w:r>
        <w:t xml:space="preserve"> </w:t>
      </w:r>
      <w:bookmarkStart w:id="103" w:name="_Toc56096981"/>
      <w:r>
        <w:t>CASO DE USO DE INICIO DE SESIÓN</w:t>
      </w:r>
      <w:bookmarkEnd w:id="103"/>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7106D6" w:rsidRPr="00C40D3E" w:rsidTr="007106D6">
        <w:tc>
          <w:tcPr>
            <w:tcW w:w="3095" w:type="dxa"/>
            <w:gridSpan w:val="3"/>
            <w:shd w:val="clear" w:color="auto" w:fill="5F497A" w:themeFill="accent4" w:themeFillShade="BF"/>
            <w:vAlign w:val="center"/>
          </w:tcPr>
          <w:p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Objetivos asociados</w:t>
            </w:r>
          </w:p>
        </w:tc>
        <w:tc>
          <w:tcPr>
            <w:tcW w:w="6970" w:type="dxa"/>
            <w:gridSpan w:val="2"/>
          </w:tcPr>
          <w:p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Descripción</w:t>
            </w:r>
          </w:p>
        </w:tc>
        <w:tc>
          <w:tcPr>
            <w:tcW w:w="6970" w:type="dxa"/>
            <w:gridSpan w:val="2"/>
          </w:tcPr>
          <w:p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rsidTr="007106D6">
        <w:tc>
          <w:tcPr>
            <w:tcW w:w="2269" w:type="dxa"/>
            <w:gridSpan w:val="2"/>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Descripción</w:t>
            </w:r>
          </w:p>
        </w:tc>
      </w:tr>
      <w:tr w:rsidR="007106D6" w:rsidRPr="00C40D3E" w:rsidTr="007106D6">
        <w:trPr>
          <w:trHeight w:val="483"/>
        </w:trPr>
        <w:tc>
          <w:tcPr>
            <w:tcW w:w="2269" w:type="dxa"/>
            <w:gridSpan w:val="2"/>
            <w:shd w:val="clear" w:color="auto" w:fill="auto"/>
            <w:vAlign w:val="center"/>
          </w:tcPr>
          <w:p w:rsidR="007106D6" w:rsidRPr="00C40D3E" w:rsidRDefault="007106D6" w:rsidP="007106D6">
            <w:pPr>
              <w:rPr>
                <w:rFonts w:cs="Arial"/>
                <w:bCs/>
                <w:szCs w:val="24"/>
              </w:rPr>
            </w:pPr>
            <w:r w:rsidRPr="00C40D3E">
              <w:rPr>
                <w:rFonts w:cs="Arial"/>
                <w:bCs/>
                <w:szCs w:val="24"/>
              </w:rPr>
              <w:t>Usuario del sistema</w:t>
            </w:r>
          </w:p>
        </w:tc>
        <w:tc>
          <w:tcPr>
            <w:tcW w:w="7796" w:type="dxa"/>
            <w:gridSpan w:val="3"/>
            <w:shd w:val="clear" w:color="auto" w:fill="auto"/>
            <w:vAlign w:val="center"/>
          </w:tcPr>
          <w:p w:rsidR="007106D6" w:rsidRPr="00C40D3E" w:rsidRDefault="007106D6" w:rsidP="007106D6">
            <w:pPr>
              <w:rPr>
                <w:rFonts w:cs="Arial"/>
                <w:bCs/>
                <w:szCs w:val="24"/>
              </w:rPr>
            </w:pP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Precondición</w:t>
            </w:r>
          </w:p>
        </w:tc>
        <w:tc>
          <w:tcPr>
            <w:tcW w:w="6970" w:type="dxa"/>
            <w:gridSpan w:val="2"/>
          </w:tcPr>
          <w:p w:rsidR="007106D6" w:rsidRPr="00C40D3E" w:rsidRDefault="007106D6" w:rsidP="007106D6">
            <w:pPr>
              <w:rPr>
                <w:rFonts w:cs="Arial"/>
                <w:szCs w:val="24"/>
              </w:rPr>
            </w:pPr>
            <w:r w:rsidRPr="00C40D3E">
              <w:rPr>
                <w:rFonts w:cs="Arial"/>
                <w:szCs w:val="24"/>
              </w:rPr>
              <w:t>Usuario previamente registrado en la UTP.</w:t>
            </w:r>
          </w:p>
          <w:p w:rsidR="007106D6" w:rsidRPr="00C40D3E" w:rsidRDefault="007106D6" w:rsidP="007106D6">
            <w:pPr>
              <w:rPr>
                <w:rFonts w:cs="Arial"/>
                <w:szCs w:val="24"/>
              </w:rPr>
            </w:pPr>
            <w:r w:rsidRPr="00C40D3E">
              <w:rPr>
                <w:rFonts w:cs="Arial"/>
                <w:szCs w:val="24"/>
              </w:rPr>
              <w:t>Haber accedido a la dirección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Mostrar los campos para ingresar la identificación del usuario y su contraseña.</w:t>
            </w:r>
          </w:p>
          <w:p w:rsidR="007106D6" w:rsidRPr="00C40D3E" w:rsidRDefault="007106D6" w:rsidP="007106D6">
            <w:pPr>
              <w:rPr>
                <w:rFonts w:cs="Arial"/>
                <w:szCs w:val="24"/>
              </w:rPr>
            </w:pPr>
            <w:r w:rsidRPr="00C40D3E">
              <w:rPr>
                <w:rFonts w:cs="Arial"/>
                <w:szCs w:val="24"/>
              </w:rPr>
              <w:t>Debe mostrar el título “Bienvenidos” y los campos: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lastRenderedPageBreak/>
              <w:t>Ambos campos deberán ser obligatorios. En caso de que no se ingrese uno de los campos, se debe desplegar el mensaje de error “El campo NOMBRE DEL CAMPO es requerido” debajo del campo no ingresado.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7106D6" w:rsidRPr="00C40D3E" w:rsidRDefault="007106D6" w:rsidP="007106D6">
            <w:pPr>
              <w:rPr>
                <w:rFonts w:cs="Arial"/>
                <w:szCs w:val="24"/>
              </w:rPr>
            </w:pPr>
            <w:r w:rsidRPr="00C40D3E">
              <w:rPr>
                <w:rFonts w:cs="Arial"/>
                <w:szCs w:val="24"/>
              </w:rPr>
              <w:t>(Imagen 1)</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1276" w:type="dxa"/>
            <w:vAlign w:val="center"/>
          </w:tcPr>
          <w:p w:rsidR="007106D6" w:rsidRPr="00C40D3E" w:rsidRDefault="007106D6" w:rsidP="007106D6">
            <w:pPr>
              <w:jc w:val="center"/>
              <w:rPr>
                <w:rFonts w:cs="Arial"/>
                <w:szCs w:val="24"/>
              </w:rPr>
            </w:pPr>
            <w:r w:rsidRPr="00C40D3E">
              <w:rPr>
                <w:rFonts w:cs="Arial"/>
                <w:szCs w:val="24"/>
              </w:rPr>
              <w:t>Usuario del sistema</w:t>
            </w:r>
          </w:p>
        </w:tc>
        <w:tc>
          <w:tcPr>
            <w:tcW w:w="5528" w:type="dxa"/>
            <w:gridSpan w:val="2"/>
          </w:tcPr>
          <w:p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3</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Validar Identificación y contraseña ingresadas.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rsidR="007106D6" w:rsidRPr="00C40D3E" w:rsidRDefault="007106D6" w:rsidP="007106D6">
            <w:pPr>
              <w:jc w:val="center"/>
              <w:rPr>
                <w:rFonts w:cs="Arial"/>
                <w:b/>
                <w:szCs w:val="24"/>
              </w:rPr>
            </w:pPr>
            <w:r w:rsidRPr="00C40D3E">
              <w:rPr>
                <w:rFonts w:cs="Arial"/>
                <w:b/>
                <w:szCs w:val="24"/>
              </w:rPr>
              <w:t>E1</w:t>
            </w:r>
          </w:p>
          <w:p w:rsidR="007106D6" w:rsidRPr="00C40D3E" w:rsidRDefault="007106D6" w:rsidP="007106D6">
            <w:pPr>
              <w:jc w:val="center"/>
              <w:rPr>
                <w:rFonts w:cs="Arial"/>
                <w:b/>
                <w:szCs w:val="24"/>
              </w:rPr>
            </w:pPr>
            <w:r w:rsidRPr="00C40D3E">
              <w:rPr>
                <w:rFonts w:cs="Arial"/>
                <w:b/>
                <w:szCs w:val="24"/>
              </w:rPr>
              <w:t>E2</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4</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estudiantes” del sitio</w:t>
            </w:r>
          </w:p>
        </w:tc>
        <w:tc>
          <w:tcPr>
            <w:tcW w:w="2268" w:type="dxa"/>
            <w:vAlign w:val="center"/>
          </w:tcPr>
          <w:p w:rsidR="007106D6" w:rsidRPr="00C40D3E" w:rsidRDefault="007106D6" w:rsidP="007106D6">
            <w:pPr>
              <w:jc w:val="center"/>
              <w:rPr>
                <w:rFonts w:cs="Arial"/>
                <w:b/>
                <w:szCs w:val="24"/>
              </w:rPr>
            </w:pPr>
            <w:r w:rsidRPr="00C40D3E">
              <w:rPr>
                <w:rFonts w:cs="Arial"/>
                <w:b/>
                <w:szCs w:val="24"/>
              </w:rPr>
              <w:t>A1</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5</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asesor” del sitio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2</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DE EXCEPCIÓN</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 xml:space="preserve">Se muestra una notificación de error con el </w:t>
            </w:r>
            <w:r w:rsidRPr="00C40D3E">
              <w:rPr>
                <w:rFonts w:cs="Arial"/>
                <w:szCs w:val="24"/>
              </w:rPr>
              <w:lastRenderedPageBreak/>
              <w:t>mensaje “Usuario no encontrado”</w:t>
            </w:r>
          </w:p>
        </w:tc>
        <w:tc>
          <w:tcPr>
            <w:tcW w:w="2268" w:type="dxa"/>
          </w:tcPr>
          <w:p w:rsidR="007106D6" w:rsidRPr="00C40D3E" w:rsidRDefault="007106D6" w:rsidP="007106D6">
            <w:pP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6804" w:type="dxa"/>
            <w:gridSpan w:val="3"/>
          </w:tcPr>
          <w:p w:rsidR="007106D6" w:rsidRPr="00C40D3E" w:rsidRDefault="007106D6" w:rsidP="007106D6">
            <w:pPr>
              <w:rPr>
                <w:rFonts w:cs="Arial"/>
                <w:szCs w:val="24"/>
              </w:rPr>
            </w:pPr>
            <w:r w:rsidRPr="00C40D3E">
              <w:rPr>
                <w:rFonts w:cs="Arial"/>
                <w:szCs w:val="24"/>
              </w:rPr>
              <w:t>Se retorna al paso 2 del flujo básico</w:t>
            </w:r>
          </w:p>
        </w:tc>
        <w:tc>
          <w:tcPr>
            <w:tcW w:w="2268" w:type="dxa"/>
          </w:tcPr>
          <w:p w:rsidR="007106D6" w:rsidRPr="00C40D3E" w:rsidRDefault="007106D6" w:rsidP="007106D6">
            <w:pPr>
              <w:rPr>
                <w:rFonts w:cs="Arial"/>
                <w:szCs w:val="24"/>
              </w:rPr>
            </w:pP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rsidR="007106D6" w:rsidRPr="00C40D3E" w:rsidRDefault="007106D6" w:rsidP="007106D6">
            <w:pPr>
              <w:rPr>
                <w:rFonts w:cs="Arial"/>
                <w:szCs w:val="24"/>
              </w:rPr>
            </w:pPr>
            <w:r w:rsidRPr="00C40D3E">
              <w:rPr>
                <w:rFonts w:cs="Arial"/>
                <w:szCs w:val="24"/>
              </w:rPr>
              <w:t>El usuario ingresa y visualiza las opciones disponibles para su rol.</w:t>
            </w:r>
          </w:p>
        </w:tc>
      </w:tr>
    </w:tbl>
    <w:p w:rsidR="007106D6" w:rsidRDefault="007106D6" w:rsidP="000E3652">
      <w:pPr>
        <w:pStyle w:val="Ttulo2"/>
        <w:numPr>
          <w:ilvl w:val="2"/>
          <w:numId w:val="56"/>
        </w:numPr>
      </w:pPr>
      <w:bookmarkStart w:id="104" w:name="_Toc56096982"/>
      <w:r>
        <w:t>CASO DE USO APLICAR A TEMA D TRABAJO DE GRADUACIÓN</w:t>
      </w:r>
      <w:bookmarkEnd w:id="104"/>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7106D6" w:rsidRPr="006F628D" w:rsidTr="007106D6">
        <w:tc>
          <w:tcPr>
            <w:tcW w:w="3095" w:type="dxa"/>
            <w:gridSpan w:val="3"/>
            <w:shd w:val="clear" w:color="auto" w:fill="5F497A"/>
            <w:vAlign w:val="center"/>
          </w:tcPr>
          <w:p w:rsidR="007106D6" w:rsidRPr="006F628D" w:rsidRDefault="007106D6" w:rsidP="007106D6">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rsidTr="007106D6">
        <w:tc>
          <w:tcPr>
            <w:tcW w:w="3095" w:type="dxa"/>
            <w:gridSpan w:val="3"/>
            <w:vAlign w:val="center"/>
          </w:tcPr>
          <w:p w:rsidR="007106D6" w:rsidRPr="006F628D" w:rsidRDefault="007106D6" w:rsidP="007106D6">
            <w:pPr>
              <w:rPr>
                <w:rFonts w:cs="Arial"/>
                <w:b/>
                <w:bCs/>
                <w:szCs w:val="24"/>
              </w:rPr>
            </w:pPr>
            <w:r w:rsidRPr="006F628D">
              <w:rPr>
                <w:rFonts w:cs="Arial"/>
                <w:b/>
                <w:bCs/>
                <w:szCs w:val="24"/>
              </w:rPr>
              <w:t>Objetivos asociados</w:t>
            </w:r>
          </w:p>
        </w:tc>
        <w:tc>
          <w:tcPr>
            <w:tcW w:w="6970" w:type="dxa"/>
            <w:gridSpan w:val="3"/>
          </w:tcPr>
          <w:p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rsidTr="007106D6">
        <w:tc>
          <w:tcPr>
            <w:tcW w:w="3095" w:type="dxa"/>
            <w:gridSpan w:val="3"/>
            <w:shd w:val="clear" w:color="auto" w:fill="E5DFEC"/>
            <w:vAlign w:val="center"/>
          </w:tcPr>
          <w:p w:rsidR="007106D6" w:rsidRPr="006F628D" w:rsidRDefault="007106D6" w:rsidP="007106D6">
            <w:pPr>
              <w:rPr>
                <w:rFonts w:cs="Arial"/>
                <w:b/>
                <w:bCs/>
                <w:szCs w:val="24"/>
              </w:rPr>
            </w:pPr>
            <w:r w:rsidRPr="006F628D">
              <w:rPr>
                <w:rFonts w:cs="Arial"/>
                <w:b/>
                <w:bCs/>
                <w:szCs w:val="24"/>
              </w:rPr>
              <w:t>Descripción</w:t>
            </w:r>
          </w:p>
        </w:tc>
        <w:tc>
          <w:tcPr>
            <w:tcW w:w="6970" w:type="dxa"/>
            <w:gridSpan w:val="3"/>
          </w:tcPr>
          <w:p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Descripción</w:t>
            </w:r>
          </w:p>
        </w:tc>
      </w:tr>
      <w:tr w:rsidR="007106D6" w:rsidRPr="006F628D" w:rsidTr="007106D6">
        <w:tc>
          <w:tcPr>
            <w:tcW w:w="2269" w:type="dxa"/>
            <w:gridSpan w:val="2"/>
            <w:vAlign w:val="center"/>
          </w:tcPr>
          <w:p w:rsidR="007106D6" w:rsidRPr="006F628D" w:rsidRDefault="007106D6" w:rsidP="007106D6">
            <w:pPr>
              <w:rPr>
                <w:rFonts w:cs="Arial"/>
                <w:bCs/>
                <w:szCs w:val="24"/>
              </w:rPr>
            </w:pPr>
            <w:r w:rsidRPr="006F628D">
              <w:rPr>
                <w:rFonts w:cs="Arial"/>
                <w:bCs/>
                <w:szCs w:val="24"/>
              </w:rPr>
              <w:t>Usuario del sistema</w:t>
            </w:r>
          </w:p>
        </w:tc>
        <w:tc>
          <w:tcPr>
            <w:tcW w:w="7796" w:type="dxa"/>
            <w:gridSpan w:val="4"/>
          </w:tcPr>
          <w:p w:rsidR="007106D6" w:rsidRPr="006F628D" w:rsidRDefault="007106D6" w:rsidP="007106D6">
            <w:pPr>
              <w:rPr>
                <w:rFonts w:cs="Arial"/>
                <w:szCs w:val="24"/>
              </w:rPr>
            </w:pPr>
          </w:p>
        </w:tc>
      </w:tr>
      <w:tr w:rsidR="007106D6" w:rsidRPr="006F628D" w:rsidTr="007106D6">
        <w:tc>
          <w:tcPr>
            <w:tcW w:w="3119" w:type="dxa"/>
            <w:gridSpan w:val="4"/>
            <w:vAlign w:val="center"/>
          </w:tcPr>
          <w:p w:rsidR="007106D6" w:rsidRPr="006F628D" w:rsidRDefault="007106D6" w:rsidP="007106D6">
            <w:pPr>
              <w:rPr>
                <w:rFonts w:cs="Arial"/>
                <w:b/>
                <w:bCs/>
                <w:szCs w:val="24"/>
              </w:rPr>
            </w:pPr>
            <w:r w:rsidRPr="006F628D">
              <w:rPr>
                <w:rFonts w:cs="Arial"/>
                <w:b/>
                <w:bCs/>
                <w:szCs w:val="24"/>
              </w:rPr>
              <w:t>Precondición</w:t>
            </w:r>
          </w:p>
        </w:tc>
        <w:tc>
          <w:tcPr>
            <w:tcW w:w="6946" w:type="dxa"/>
            <w:gridSpan w:val="2"/>
          </w:tcPr>
          <w:p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color w:val="FFFFFF"/>
                <w:szCs w:val="24"/>
              </w:rPr>
            </w:pPr>
            <w:r w:rsidRPr="006F628D">
              <w:rPr>
                <w:rFonts w:cs="Arial"/>
                <w:b/>
                <w:color w:val="FFFFFF"/>
                <w:szCs w:val="24"/>
              </w:rPr>
              <w:t>FLUJO BASICO</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 pantalla principal de la vista de estudiantes.</w:t>
            </w:r>
          </w:p>
          <w:p w:rsidR="007106D6" w:rsidRPr="006F628D" w:rsidRDefault="007106D6" w:rsidP="007106D6">
            <w:pPr>
              <w:rPr>
                <w:rFonts w:cs="Arial"/>
                <w:szCs w:val="24"/>
              </w:rPr>
            </w:pPr>
            <w:r w:rsidRPr="006F628D">
              <w:rPr>
                <w:rFonts w:cs="Arial"/>
                <w:szCs w:val="24"/>
              </w:rPr>
              <w:t xml:space="preserve">Se añade a la cabecera, en la parte superior derecha el nombre del usuario que ha ingresado </w:t>
            </w:r>
            <w:r w:rsidRPr="006F628D">
              <w:rPr>
                <w:rFonts w:cs="Arial"/>
                <w:szCs w:val="24"/>
              </w:rPr>
              <w:lastRenderedPageBreak/>
              <w:t>junto a la opción “cerrar sesión”. (Imagen 1)</w:t>
            </w:r>
          </w:p>
          <w:p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7106D6" w:rsidRPr="006F628D" w:rsidRDefault="007106D6" w:rsidP="007106D6">
            <w:pPr>
              <w:rPr>
                <w:rFonts w:cs="Arial"/>
                <w:szCs w:val="24"/>
              </w:rPr>
            </w:pPr>
            <w:r w:rsidRPr="006F628D">
              <w:rPr>
                <w:rFonts w:cs="Arial"/>
                <w:szCs w:val="24"/>
              </w:rPr>
              <w:t>(Imagen 2)</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2268" w:type="dxa"/>
            <w:vAlign w:val="center"/>
          </w:tcPr>
          <w:p w:rsidR="007106D6" w:rsidRPr="006F628D" w:rsidRDefault="007106D6" w:rsidP="007106D6">
            <w:pPr>
              <w:jc w:val="center"/>
              <w:rPr>
                <w:rFonts w:cs="Arial"/>
                <w:b/>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3</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realiza la búsqueda en la base de datos de todas las opciones a trabajo de </w:t>
            </w:r>
            <w:r w:rsidRPr="006F628D">
              <w:rPr>
                <w:rFonts w:cs="Arial"/>
                <w:szCs w:val="24"/>
              </w:rPr>
              <w:lastRenderedPageBreak/>
              <w:t>graduación que concuerden con los campos seleccionados por el usuario</w:t>
            </w:r>
          </w:p>
        </w:tc>
        <w:tc>
          <w:tcPr>
            <w:tcW w:w="2268" w:type="dxa"/>
            <w:vAlign w:val="center"/>
          </w:tcPr>
          <w:p w:rsidR="007106D6" w:rsidRPr="006F628D" w:rsidRDefault="007106D6" w:rsidP="007106D6">
            <w:pPr>
              <w:jc w:val="center"/>
              <w:rPr>
                <w:rFonts w:cs="Arial"/>
                <w:b/>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4</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7106D6" w:rsidRPr="006F628D" w:rsidRDefault="007106D6" w:rsidP="007106D6">
            <w:pPr>
              <w:rPr>
                <w:rFonts w:cs="Arial"/>
                <w:szCs w:val="24"/>
              </w:rPr>
            </w:pPr>
            <w:r w:rsidRPr="006F628D">
              <w:rPr>
                <w:rFonts w:cs="Arial"/>
                <w:szCs w:val="24"/>
              </w:rPr>
              <w:t>Mostrar el título “Resultados de la búsqueda”</w:t>
            </w:r>
          </w:p>
          <w:p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resultados con estado diferente a “TERMINADO”.</w:t>
            </w:r>
          </w:p>
          <w:p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rsidR="007106D6" w:rsidRPr="006F628D" w:rsidRDefault="007106D6" w:rsidP="007106D6">
            <w:pPr>
              <w:rPr>
                <w:rFonts w:cs="Arial"/>
                <w:szCs w:val="24"/>
              </w:rPr>
            </w:pPr>
            <w:r w:rsidRPr="006F628D">
              <w:rPr>
                <w:rFonts w:cs="Arial"/>
                <w:szCs w:val="24"/>
              </w:rPr>
              <w:t>Tabla de una sola columna en donde cada fila debe tener los datos:</w:t>
            </w:r>
          </w:p>
          <w:p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7106D6" w:rsidRPr="006F628D" w:rsidRDefault="007106D6" w:rsidP="007106D6">
            <w:pPr>
              <w:rPr>
                <w:rFonts w:cs="Arial"/>
                <w:szCs w:val="24"/>
              </w:rPr>
            </w:pPr>
            <w:r w:rsidRPr="006F628D">
              <w:rPr>
                <w:rFonts w:cs="Arial"/>
                <w:szCs w:val="24"/>
              </w:rPr>
              <w:t xml:space="preserve">Los resultados de la tabla deberán mostrarse divididos en páginas, mostrando no más de 5 </w:t>
            </w:r>
            <w:r w:rsidRPr="006F628D">
              <w:rPr>
                <w:rFonts w:cs="Arial"/>
                <w:szCs w:val="24"/>
              </w:rPr>
              <w:lastRenderedPageBreak/>
              <w:t>resultados por página.</w:t>
            </w:r>
          </w:p>
          <w:p w:rsidR="007106D6" w:rsidRPr="006F628D" w:rsidRDefault="007106D6" w:rsidP="007106D6">
            <w:pPr>
              <w:rPr>
                <w:rFonts w:cs="Arial"/>
                <w:szCs w:val="24"/>
              </w:rPr>
            </w:pPr>
            <w:r w:rsidRPr="006F628D">
              <w:rPr>
                <w:rFonts w:cs="Arial"/>
                <w:szCs w:val="24"/>
              </w:rPr>
              <w:t>(Imagen 3)</w:t>
            </w:r>
          </w:p>
          <w:p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5</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selecciona una de las opciones de trabajo de graduación.</w:t>
            </w:r>
          </w:p>
        </w:tc>
        <w:tc>
          <w:tcPr>
            <w:tcW w:w="2268" w:type="dxa"/>
            <w:vAlign w:val="center"/>
          </w:tcPr>
          <w:p w:rsidR="007106D6" w:rsidRPr="006F628D" w:rsidRDefault="007106D6" w:rsidP="007106D6">
            <w:pPr>
              <w:jc w:val="center"/>
              <w:rPr>
                <w:rFonts w:cs="Arial"/>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6</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modal en donde se presenta de forma detallada la información de la opción de trabajo de graduación seleccionado, mostrando los datos: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rsidR="007106D6" w:rsidRPr="006F628D" w:rsidRDefault="007106D6" w:rsidP="007106D6">
            <w:pPr>
              <w:rPr>
                <w:rFonts w:cs="Arial"/>
                <w:szCs w:val="24"/>
              </w:rPr>
            </w:pPr>
            <w:r w:rsidRPr="006F628D">
              <w:rPr>
                <w:rFonts w:cs="Arial"/>
                <w:szCs w:val="24"/>
              </w:rPr>
              <w:t>Todos estos campos se mostrarán como textos planos no editables.</w:t>
            </w:r>
          </w:p>
          <w:p w:rsidR="007106D6" w:rsidRPr="006F628D" w:rsidRDefault="007106D6" w:rsidP="007106D6">
            <w:pPr>
              <w:rPr>
                <w:rFonts w:cs="Arial"/>
                <w:szCs w:val="24"/>
              </w:rPr>
            </w:pPr>
            <w:r w:rsidRPr="006F628D">
              <w:rPr>
                <w:rFonts w:cs="Arial"/>
                <w:szCs w:val="24"/>
              </w:rPr>
              <w:t>Se mostrará las opciones “Cancelar” y “Contactar asesor”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7</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Selecciona la opción “Contactar asesor”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8</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deberá cerrar el modal de datos de la opción de trabajo de graduación y abrirá el modal </w:t>
            </w:r>
            <w:r w:rsidRPr="006F628D">
              <w:rPr>
                <w:rFonts w:cs="Arial"/>
                <w:szCs w:val="24"/>
              </w:rPr>
              <w:lastRenderedPageBreak/>
              <w:t>de contacto con el 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7106D6" w:rsidRPr="006F628D" w:rsidRDefault="007106D6" w:rsidP="007106D6">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7106D6" w:rsidRPr="006F628D" w:rsidRDefault="007106D6" w:rsidP="007106D6">
            <w:pPr>
              <w:rPr>
                <w:rFonts w:cs="Arial"/>
                <w:szCs w:val="24"/>
              </w:rPr>
            </w:pPr>
            <w:r w:rsidRPr="006F628D">
              <w:rPr>
                <w:rFonts w:cs="Arial"/>
                <w:szCs w:val="24"/>
              </w:rPr>
              <w:t>Se debe mostrar las opciones “Cancelar” y “Enviar”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9</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Completa los campos requeridos y selecciona la opción “Enviar”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 xml:space="preserve">10 </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rsidR="007106D6" w:rsidRPr="006F628D" w:rsidRDefault="007106D6" w:rsidP="007106D6">
            <w:pPr>
              <w:rPr>
                <w:rFonts w:cs="Arial"/>
                <w:szCs w:val="24"/>
              </w:rPr>
            </w:pPr>
            <w:r w:rsidRPr="006F628D">
              <w:rPr>
                <w:rFonts w:cs="Arial"/>
                <w:szCs w:val="24"/>
              </w:rPr>
              <w:t>Se regresa al paso 4.</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10065" w:type="dxa"/>
            <w:gridSpan w:val="6"/>
            <w:shd w:val="clear" w:color="auto" w:fill="5F497A"/>
            <w:vAlign w:val="center"/>
          </w:tcPr>
          <w:p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procede a cerrar la sesión del usuario y retornar a la página inicial de inicio de sesión del </w:t>
            </w:r>
            <w:r w:rsidRPr="006F628D">
              <w:rPr>
                <w:rFonts w:cs="Arial"/>
                <w:szCs w:val="24"/>
              </w:rPr>
              <w:lastRenderedPageBreak/>
              <w:t>sitio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6946" w:type="dxa"/>
            <w:gridSpan w:val="4"/>
            <w:vAlign w:val="center"/>
          </w:tcPr>
          <w:p w:rsidR="007106D6" w:rsidRPr="006F628D" w:rsidRDefault="007106D6" w:rsidP="007106D6">
            <w:pPr>
              <w:rPr>
                <w:rFonts w:cs="Arial"/>
                <w:szCs w:val="24"/>
              </w:rPr>
            </w:pPr>
            <w:r w:rsidRPr="006F628D">
              <w:rPr>
                <w:rFonts w:cs="Arial"/>
                <w:szCs w:val="24"/>
              </w:rPr>
              <w:t>Fin del caso de uso</w:t>
            </w:r>
          </w:p>
        </w:tc>
        <w:tc>
          <w:tcPr>
            <w:tcW w:w="2268" w:type="dxa"/>
            <w:vAlign w:val="center"/>
          </w:tcPr>
          <w:p w:rsidR="007106D6" w:rsidRPr="006F628D" w:rsidRDefault="007106D6" w:rsidP="007106D6">
            <w:pPr>
              <w:rPr>
                <w:rFonts w:cs="Arial"/>
                <w:szCs w:val="24"/>
              </w:rPr>
            </w:pP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procede a cerrar el modal activo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946" w:type="dxa"/>
            <w:gridSpan w:val="4"/>
            <w:vAlign w:val="center"/>
          </w:tcPr>
          <w:p w:rsidR="007106D6" w:rsidRPr="006F628D" w:rsidRDefault="007106D6" w:rsidP="007106D6">
            <w:pPr>
              <w:rPr>
                <w:rFonts w:cs="Arial"/>
                <w:szCs w:val="24"/>
              </w:rPr>
            </w:pPr>
            <w:r w:rsidRPr="006F628D">
              <w:rPr>
                <w:rFonts w:cs="Arial"/>
                <w:szCs w:val="24"/>
              </w:rPr>
              <w:t>Retorna al paso 4 del flujo básico</w:t>
            </w:r>
          </w:p>
        </w:tc>
        <w:tc>
          <w:tcPr>
            <w:tcW w:w="2268" w:type="dxa"/>
            <w:vAlign w:val="center"/>
          </w:tcPr>
          <w:p w:rsidR="007106D6" w:rsidRPr="006F628D"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105" w:name="_Toc56096983"/>
      <w:r>
        <w:t>CASO DE USO DE AGREGAR UN TEMA DE TRABAJO DE GRADUACIÓN</w:t>
      </w:r>
      <w:bookmarkEnd w:id="105"/>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7106D6" w:rsidRPr="00125B87" w:rsidTr="007106D6">
        <w:tc>
          <w:tcPr>
            <w:tcW w:w="3095" w:type="dxa"/>
            <w:gridSpan w:val="3"/>
            <w:shd w:val="clear" w:color="auto" w:fill="5F497A"/>
            <w:vAlign w:val="center"/>
          </w:tcPr>
          <w:p w:rsidR="007106D6" w:rsidRPr="00125B87" w:rsidRDefault="007106D6" w:rsidP="007106D6">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Objetivos asociados</w:t>
            </w:r>
          </w:p>
        </w:tc>
        <w:tc>
          <w:tcPr>
            <w:tcW w:w="6970" w:type="dxa"/>
            <w:gridSpan w:val="3"/>
          </w:tcPr>
          <w:p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Descripción</w:t>
            </w:r>
          </w:p>
        </w:tc>
        <w:tc>
          <w:tcPr>
            <w:tcW w:w="6970" w:type="dxa"/>
            <w:gridSpan w:val="3"/>
          </w:tcPr>
          <w:p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rsidTr="007106D6">
        <w:tc>
          <w:tcPr>
            <w:tcW w:w="10065" w:type="dxa"/>
            <w:gridSpan w:val="6"/>
            <w:shd w:val="clear" w:color="auto" w:fill="5F497A"/>
          </w:tcPr>
          <w:p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Descripción</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125B87" w:rsidRDefault="007106D6" w:rsidP="007106D6">
            <w:pPr>
              <w:rPr>
                <w:rFonts w:cs="Arial"/>
                <w:bCs/>
                <w:szCs w:val="24"/>
              </w:rPr>
            </w:pPr>
            <w:r w:rsidRPr="00125B87">
              <w:rPr>
                <w:rFonts w:cs="Arial"/>
                <w:bCs/>
                <w:szCs w:val="24"/>
              </w:rPr>
              <w:t>Usuario del sistema</w:t>
            </w:r>
          </w:p>
        </w:tc>
        <w:tc>
          <w:tcPr>
            <w:tcW w:w="7796" w:type="dxa"/>
            <w:gridSpan w:val="4"/>
            <w:shd w:val="clear" w:color="auto" w:fill="auto"/>
            <w:vAlign w:val="center"/>
          </w:tcPr>
          <w:p w:rsidR="007106D6" w:rsidRPr="00125B87" w:rsidRDefault="007106D6" w:rsidP="007106D6">
            <w:pPr>
              <w:rPr>
                <w:rFonts w:cs="Arial"/>
                <w:bCs/>
                <w:szCs w:val="24"/>
              </w:rPr>
            </w:pP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Precondición</w:t>
            </w:r>
          </w:p>
        </w:tc>
        <w:tc>
          <w:tcPr>
            <w:tcW w:w="6970" w:type="dxa"/>
            <w:gridSpan w:val="3"/>
          </w:tcPr>
          <w:p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6095" w:type="dxa"/>
            <w:gridSpan w:val="3"/>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7106D6" w:rsidRPr="00125B87" w:rsidRDefault="007106D6" w:rsidP="007106D6">
            <w:pPr>
              <w:rPr>
                <w:rFonts w:cs="Arial"/>
                <w:szCs w:val="24"/>
              </w:rPr>
            </w:pPr>
            <w:r w:rsidRPr="00125B87">
              <w:rPr>
                <w:rFonts w:cs="Arial"/>
                <w:szCs w:val="24"/>
              </w:rPr>
              <w:lastRenderedPageBreak/>
              <w:t>Se añade a la cabecera, en la parte superior derecha el nombre del usuario que ha ingresado junto a la opción “cerrar sesión”. (Imagen 1)</w:t>
            </w:r>
          </w:p>
          <w:p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3</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7106D6" w:rsidRPr="00125B87" w:rsidRDefault="007106D6" w:rsidP="007106D6">
            <w:pPr>
              <w:rPr>
                <w:rFonts w:cs="Arial"/>
                <w:szCs w:val="24"/>
              </w:rPr>
            </w:pPr>
            <w:r w:rsidRPr="00125B87">
              <w:rPr>
                <w:rFonts w:cs="Arial"/>
                <w:szCs w:val="24"/>
              </w:rPr>
              <w:t xml:space="preserve">Esta sección mostrará el título “Candidato #” donde # es el número de acuerdo a la repetición de la sección. </w:t>
            </w:r>
            <w:r w:rsidRPr="00125B87">
              <w:rPr>
                <w:rFonts w:cs="Arial"/>
                <w:szCs w:val="24"/>
              </w:rPr>
              <w:lastRenderedPageBreak/>
              <w:t>Debajo se mostrarán los siguientes campos: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4</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5</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6</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7106D6" w:rsidRPr="00125B87" w:rsidRDefault="007106D6" w:rsidP="007106D6">
            <w:pPr>
              <w:jc w:val="center"/>
              <w:rPr>
                <w:rFonts w:cs="Arial"/>
                <w:b/>
                <w:szCs w:val="24"/>
              </w:rPr>
            </w:pPr>
            <w:r w:rsidRPr="00125B87">
              <w:rPr>
                <w:rFonts w:cs="Arial"/>
                <w:b/>
                <w:szCs w:val="24"/>
              </w:rPr>
              <w:t>E1</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lastRenderedPageBreak/>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Fin del caso de uso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10065" w:type="dxa"/>
            <w:gridSpan w:val="6"/>
            <w:shd w:val="clear" w:color="auto" w:fill="5F497A"/>
            <w:vAlign w:val="center"/>
          </w:tcPr>
          <w:p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rsidR="007106D6" w:rsidRPr="00125B87" w:rsidRDefault="007106D6" w:rsidP="007106D6">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Retorna al paso 4 del flujo básico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Post</w:t>
            </w:r>
            <w:r>
              <w:rPr>
                <w:rFonts w:cs="Arial"/>
                <w:b/>
                <w:bCs/>
                <w:szCs w:val="24"/>
              </w:rPr>
              <w:t>c</w:t>
            </w:r>
            <w:r w:rsidRPr="00125B87">
              <w:rPr>
                <w:rFonts w:cs="Arial"/>
                <w:b/>
                <w:bCs/>
                <w:szCs w:val="24"/>
              </w:rPr>
              <w:t>ondición</w:t>
            </w:r>
          </w:p>
        </w:tc>
        <w:tc>
          <w:tcPr>
            <w:tcW w:w="6970" w:type="dxa"/>
            <w:gridSpan w:val="3"/>
          </w:tcPr>
          <w:p w:rsidR="007106D6" w:rsidRPr="00125B87"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106" w:name="_Toc56096984"/>
      <w:r>
        <w:t>CASO DE USO MATENIMIENTO DE LAS OPCIONES DE TRABAJO DE GRADUACIÓN</w:t>
      </w:r>
      <w:bookmarkEnd w:id="106"/>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7106D6" w:rsidRPr="00B10DCC" w:rsidTr="007106D6">
        <w:tc>
          <w:tcPr>
            <w:tcW w:w="3095" w:type="dxa"/>
            <w:gridSpan w:val="3"/>
            <w:shd w:val="clear" w:color="auto" w:fill="5F497A"/>
            <w:vAlign w:val="center"/>
          </w:tcPr>
          <w:p w:rsidR="007106D6" w:rsidRPr="00B10DCC" w:rsidRDefault="007106D6" w:rsidP="007106D6">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Objetivos asociados</w:t>
            </w:r>
          </w:p>
        </w:tc>
        <w:tc>
          <w:tcPr>
            <w:tcW w:w="6970" w:type="dxa"/>
            <w:gridSpan w:val="3"/>
          </w:tcPr>
          <w:p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lastRenderedPageBreak/>
              <w:t>Descripción</w:t>
            </w:r>
          </w:p>
        </w:tc>
        <w:tc>
          <w:tcPr>
            <w:tcW w:w="6970" w:type="dxa"/>
            <w:gridSpan w:val="3"/>
          </w:tcPr>
          <w:p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rsidTr="007106D6">
        <w:tc>
          <w:tcPr>
            <w:tcW w:w="10065" w:type="dxa"/>
            <w:gridSpan w:val="6"/>
            <w:shd w:val="clear" w:color="auto" w:fill="5F497A"/>
          </w:tcPr>
          <w:p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Descripción</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B10DCC" w:rsidRDefault="007106D6" w:rsidP="007106D6">
            <w:pPr>
              <w:rPr>
                <w:rFonts w:cs="Arial"/>
                <w:bCs/>
                <w:szCs w:val="24"/>
              </w:rPr>
            </w:pPr>
            <w:r w:rsidRPr="00B10DCC">
              <w:rPr>
                <w:rFonts w:cs="Arial"/>
                <w:bCs/>
                <w:szCs w:val="24"/>
              </w:rPr>
              <w:t>Usuario del sistema</w:t>
            </w:r>
          </w:p>
        </w:tc>
        <w:tc>
          <w:tcPr>
            <w:tcW w:w="7796" w:type="dxa"/>
            <w:gridSpan w:val="4"/>
            <w:shd w:val="clear" w:color="auto" w:fill="auto"/>
            <w:vAlign w:val="center"/>
          </w:tcPr>
          <w:p w:rsidR="007106D6" w:rsidRPr="00B10DCC" w:rsidRDefault="007106D6" w:rsidP="007106D6">
            <w:pPr>
              <w:rPr>
                <w:rFonts w:cs="Arial"/>
                <w:bCs/>
                <w:szCs w:val="24"/>
              </w:rPr>
            </w:pP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Precondición</w:t>
            </w:r>
          </w:p>
        </w:tc>
        <w:tc>
          <w:tcPr>
            <w:tcW w:w="6970" w:type="dxa"/>
            <w:gridSpan w:val="3"/>
          </w:tcPr>
          <w:p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812" w:type="dxa"/>
            <w:gridSpan w:val="3"/>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984"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rsidR="007106D6" w:rsidRPr="0028398C" w:rsidRDefault="007106D6" w:rsidP="007106D6">
            <w:pPr>
              <w:pStyle w:val="Prrafodelista"/>
              <w:spacing w:after="0" w:line="240" w:lineRule="auto"/>
              <w:rPr>
                <w:rFonts w:cs="Arial"/>
                <w:szCs w:val="24"/>
              </w:rPr>
            </w:pPr>
          </w:p>
          <w:p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rsidR="007106D6" w:rsidRPr="00B10DCC" w:rsidRDefault="007106D6" w:rsidP="007106D6">
            <w:pPr>
              <w:rPr>
                <w:rFonts w:cs="Arial"/>
                <w:szCs w:val="24"/>
              </w:rPr>
            </w:pPr>
            <w:r w:rsidRPr="00B10DCC">
              <w:rPr>
                <w:rFonts w:cs="Arial"/>
                <w:szCs w:val="24"/>
              </w:rPr>
              <w:lastRenderedPageBreak/>
              <w:t>La tabla tendrá como título “Opciones de trabajos de graduación” y contará con las siguientes columnas: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7106D6" w:rsidRPr="007B5E24" w:rsidRDefault="007106D6" w:rsidP="007106D6">
            <w:pPr>
              <w:spacing w:after="0" w:line="240" w:lineRule="auto"/>
              <w:rPr>
                <w:rFonts w:cs="Arial"/>
                <w:szCs w:val="24"/>
              </w:rPr>
            </w:pPr>
          </w:p>
          <w:p w:rsidR="007106D6" w:rsidRPr="00B10DCC" w:rsidRDefault="007106D6" w:rsidP="007106D6">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rsidR="007106D6" w:rsidRPr="00B10DCC" w:rsidRDefault="007106D6" w:rsidP="007106D6">
            <w:pPr>
              <w:jc w:val="center"/>
              <w:rPr>
                <w:rFonts w:cs="Arial"/>
                <w:b/>
                <w:szCs w:val="24"/>
              </w:rPr>
            </w:pPr>
            <w:r w:rsidRPr="00B10DCC">
              <w:rPr>
                <w:rFonts w:cs="Arial"/>
                <w:b/>
                <w:szCs w:val="24"/>
              </w:rPr>
              <w:t>A1, A3</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7106D6" w:rsidRPr="00B10DCC" w:rsidRDefault="007106D6" w:rsidP="007106D6">
            <w:pPr>
              <w:rPr>
                <w:rFonts w:cs="Arial"/>
                <w:szCs w:val="24"/>
              </w:rPr>
            </w:pPr>
            <w:r w:rsidRPr="00B10DCC">
              <w:rPr>
                <w:rFonts w:cs="Arial"/>
                <w:szCs w:val="24"/>
              </w:rPr>
              <w:t>El contenido del modal será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7106D6" w:rsidRPr="00B10DCC" w:rsidRDefault="007106D6" w:rsidP="007106D6">
            <w:pPr>
              <w:rPr>
                <w:rFonts w:cs="Arial"/>
                <w:szCs w:val="24"/>
              </w:rPr>
            </w:pPr>
            <w:r w:rsidRPr="00B10DCC">
              <w:rPr>
                <w:rFonts w:cs="Arial"/>
                <w:szCs w:val="24"/>
              </w:rPr>
              <w:lastRenderedPageBreak/>
              <w:t>Esta sección mostrará el título “Candidato #” donde # es el número de acuerdo a la repetición de la sección. Debajo se mostrarán los siguientes campos:</w:t>
            </w:r>
          </w:p>
          <w:p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El modal mostrará abajo las opciones “Cancelar” y “Actualizar”</w:t>
            </w:r>
          </w:p>
        </w:tc>
        <w:tc>
          <w:tcPr>
            <w:tcW w:w="1984" w:type="dxa"/>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4</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984"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5</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6</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7106D6" w:rsidRPr="00B10DCC" w:rsidRDefault="007106D6" w:rsidP="007106D6">
            <w:pPr>
              <w:rPr>
                <w:rFonts w:cs="Arial"/>
                <w:szCs w:val="24"/>
              </w:rPr>
            </w:pPr>
            <w:r w:rsidRPr="00B10DCC">
              <w:rPr>
                <w:rFonts w:cs="Arial"/>
                <w:szCs w:val="24"/>
              </w:rPr>
              <w:t>Se regresa al paso 1.</w:t>
            </w:r>
          </w:p>
        </w:tc>
        <w:tc>
          <w:tcPr>
            <w:tcW w:w="1984"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w:t>
            </w:r>
            <w:r w:rsidRPr="00B10DCC">
              <w:rPr>
                <w:rFonts w:cs="Arial"/>
                <w:szCs w:val="24"/>
              </w:rPr>
              <w:lastRenderedPageBreak/>
              <w:t xml:space="preserve">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528" w:type="dxa"/>
            <w:gridSpan w:val="2"/>
          </w:tcPr>
          <w:p w:rsidR="007106D6" w:rsidRPr="00B10DCC" w:rsidRDefault="007106D6" w:rsidP="007106D6">
            <w:pPr>
              <w:rPr>
                <w:rFonts w:cs="Arial"/>
                <w:szCs w:val="24"/>
              </w:rPr>
            </w:pPr>
            <w:r w:rsidRPr="00B10DCC">
              <w:rPr>
                <w:rFonts w:cs="Arial"/>
                <w:szCs w:val="24"/>
              </w:rPr>
              <w:t>El usuario selecciona la opción “ELIMINAR”</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4</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5</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cerrará el modal actual</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2</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Fin del caso de uso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10065" w:type="dxa"/>
            <w:gridSpan w:val="6"/>
            <w:shd w:val="clear" w:color="auto" w:fill="5F497A"/>
            <w:vAlign w:val="center"/>
          </w:tcPr>
          <w:p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 xml:space="preserve">Flujo Alterno o </w:t>
            </w:r>
            <w:r w:rsidRPr="00B10DCC">
              <w:rPr>
                <w:rFonts w:cs="Arial"/>
                <w:b/>
                <w:bCs/>
                <w:szCs w:val="24"/>
              </w:rPr>
              <w:lastRenderedPageBreak/>
              <w:t>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lastRenderedPageBreak/>
              <w:t>E1 – El sistema no puede completar el proceso solicitado</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rsidR="007106D6" w:rsidRPr="00B10DCC" w:rsidRDefault="007106D6" w:rsidP="007106D6">
            <w:pPr>
              <w:rPr>
                <w:rFonts w:cs="Arial"/>
                <w:szCs w:val="24"/>
              </w:rPr>
            </w:pPr>
          </w:p>
        </w:tc>
      </w:tr>
    </w:tbl>
    <w:p w:rsidR="007106D6" w:rsidRPr="007106D6" w:rsidRDefault="007106D6" w:rsidP="007106D6">
      <w:pPr>
        <w:pStyle w:val="Ttulo2"/>
      </w:pPr>
    </w:p>
    <w:p w:rsidR="007106D6" w:rsidRPr="007106D6" w:rsidRDefault="007106D6" w:rsidP="007106D6"/>
    <w:p w:rsidR="00D6382B" w:rsidRPr="00D6382B" w:rsidRDefault="00D6382B" w:rsidP="00D6382B">
      <w:pPr>
        <w:rPr>
          <w:highlight w:val="yellow"/>
        </w:rPr>
      </w:pPr>
    </w:p>
    <w:p w:rsidR="00DC0F5A" w:rsidRDefault="00DC0F5A"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7106D6" w:rsidRDefault="007106D6" w:rsidP="001A237E"/>
    <w:p w:rsidR="0067401E" w:rsidRDefault="0067401E" w:rsidP="00DC0F5A">
      <w:pPr>
        <w:pStyle w:val="Ttulo1"/>
      </w:pPr>
    </w:p>
    <w:p w:rsidR="00933E94" w:rsidRDefault="00933E94" w:rsidP="00933E94"/>
    <w:p w:rsidR="00933E94" w:rsidRDefault="00933E94" w:rsidP="00933E94"/>
    <w:p w:rsidR="00933E94" w:rsidRPr="00933E94" w:rsidRDefault="00933E94" w:rsidP="00933E94"/>
    <w:p w:rsidR="00DC0F5A" w:rsidRDefault="00DC0F5A" w:rsidP="00DC0F5A">
      <w:pPr>
        <w:pStyle w:val="Ttulo1"/>
      </w:pPr>
      <w:bookmarkStart w:id="107" w:name="_Toc56096985"/>
      <w:r>
        <w:t>IV DISEÑO DEL SISTEMA</w:t>
      </w:r>
      <w:bookmarkEnd w:id="107"/>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5375F8">
      <w:pPr>
        <w:pStyle w:val="Ttulo2"/>
        <w:numPr>
          <w:ilvl w:val="1"/>
          <w:numId w:val="31"/>
        </w:numPr>
      </w:pPr>
      <w:bookmarkStart w:id="108" w:name="_Toc56096986"/>
      <w:r>
        <w:lastRenderedPageBreak/>
        <w:t xml:space="preserve">HERRAMIENTAS DE DESARROLLO Y DISEÑO DEL </w:t>
      </w:r>
      <w:commentRangeStart w:id="109"/>
      <w:r>
        <w:t>SISTEMA</w:t>
      </w:r>
      <w:bookmarkEnd w:id="108"/>
      <w:commentRangeEnd w:id="109"/>
      <w:r w:rsidR="00DE1537">
        <w:rPr>
          <w:rStyle w:val="Refdecomentario"/>
          <w:rFonts w:eastAsiaTheme="minorHAnsi" w:cstheme="minorBidi"/>
          <w:b w:val="0"/>
          <w:bCs w:val="0"/>
        </w:rPr>
        <w:commentReference w:id="109"/>
      </w:r>
      <w:r>
        <w:t xml:space="preserve"> </w:t>
      </w:r>
    </w:p>
    <w:p w:rsidR="00E6217A" w:rsidRDefault="00E6217A" w:rsidP="005375F8">
      <w:pPr>
        <w:pStyle w:val="Ttulo2"/>
        <w:numPr>
          <w:ilvl w:val="2"/>
          <w:numId w:val="31"/>
        </w:numPr>
      </w:pPr>
      <w:bookmarkStart w:id="110" w:name="_Toc56096987"/>
      <w:r>
        <w:t>ANGULAR JS</w:t>
      </w:r>
      <w:bookmarkEnd w:id="110"/>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187D19">
        <w:rPr>
          <w:color w:val="000000"/>
          <w:szCs w:val="24"/>
          <w:lang w:val="en-US"/>
        </w:rPr>
        <w:t>Jeff Smith</w:t>
      </w:r>
      <w:r w:rsidR="00143DDA">
        <w:rPr>
          <w:color w:val="000000"/>
          <w:szCs w:val="24"/>
          <w:lang w:val="en-US"/>
        </w:rPr>
        <w:t xml:space="preserve">, </w:t>
      </w:r>
      <w:r w:rsidR="00143DDA" w:rsidRPr="00187D19">
        <w:rPr>
          <w:color w:val="000000"/>
          <w:szCs w:val="24"/>
          <w:lang w:val="en-US"/>
        </w:rPr>
        <w:t>20-07-2018).</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r w:rsidR="00F3043D" w:rsidRPr="00F3043D">
        <w:t xml:space="preserve"> </w:t>
      </w:r>
      <w:r w:rsidR="00F3043D">
        <w:t>(</w:t>
      </w:r>
      <w:proofErr w:type="spellStart"/>
      <w:r w:rsidR="00F3043D">
        <w:t>C</w:t>
      </w:r>
      <w:r w:rsidR="00F3043D" w:rsidRPr="00D81A85">
        <w:t>ampusMVP</w:t>
      </w:r>
      <w:proofErr w:type="spellEnd"/>
      <w:r w:rsidR="00F3043D">
        <w:t xml:space="preserve">, </w:t>
      </w:r>
      <w:r w:rsidR="00F3043D" w:rsidRPr="00D81A85">
        <w:t>2017)</w:t>
      </w:r>
      <w:r w:rsidR="00F3043D">
        <w:t>.</w:t>
      </w:r>
    </w:p>
    <w:p w:rsidR="00E6217A" w:rsidRDefault="00E6217A" w:rsidP="005375F8">
      <w:pPr>
        <w:pStyle w:val="Ttulo2"/>
        <w:numPr>
          <w:ilvl w:val="3"/>
          <w:numId w:val="31"/>
        </w:numPr>
      </w:pPr>
      <w:bookmarkStart w:id="111" w:name="_Toc56096988"/>
      <w:r>
        <w:t>CARACTERÍSTICAS DE ANGULAR JS</w:t>
      </w:r>
      <w:bookmarkEnd w:id="111"/>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E6217A" w:rsidRPr="009B1AD7" w:rsidRDefault="00E6217A" w:rsidP="005375F8">
      <w:pPr>
        <w:pStyle w:val="Prrafodelista"/>
        <w:numPr>
          <w:ilvl w:val="0"/>
          <w:numId w:val="28"/>
        </w:numPr>
        <w:rPr>
          <w:rFonts w:cs="Arial"/>
          <w:szCs w:val="24"/>
        </w:rPr>
      </w:pPr>
      <w:r w:rsidRPr="009B1AD7">
        <w:rPr>
          <w:rFonts w:cs="Arial"/>
          <w:b/>
          <w:szCs w:val="24"/>
        </w:rPr>
        <w:lastRenderedPageBreak/>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5375F8">
      <w:pPr>
        <w:pStyle w:val="Prrafodelista"/>
        <w:numPr>
          <w:ilvl w:val="0"/>
          <w:numId w:val="28"/>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r w:rsidR="00143DDA" w:rsidRPr="00143DDA">
        <w:rPr>
          <w:color w:val="000000"/>
          <w:szCs w:val="24"/>
        </w:rPr>
        <w:t xml:space="preserve"> </w:t>
      </w:r>
      <w:r w:rsidR="00143DDA">
        <w:rPr>
          <w:color w:val="000000"/>
          <w:szCs w:val="24"/>
        </w:rPr>
        <w:t>(</w:t>
      </w:r>
      <w:proofErr w:type="spellStart"/>
      <w:r w:rsidR="00143DDA" w:rsidRPr="000654E2">
        <w:rPr>
          <w:color w:val="000000"/>
          <w:szCs w:val="24"/>
        </w:rPr>
        <w:t>JavaTpoint</w:t>
      </w:r>
      <w:proofErr w:type="spellEnd"/>
      <w:r w:rsidR="00143DDA" w:rsidRPr="000654E2">
        <w:rPr>
          <w:color w:val="000000"/>
          <w:szCs w:val="24"/>
        </w:rPr>
        <w:t>. 2018).</w:t>
      </w:r>
    </w:p>
    <w:p w:rsidR="00E6217A" w:rsidRDefault="00E6217A" w:rsidP="005375F8">
      <w:pPr>
        <w:pStyle w:val="Ttulo2"/>
        <w:numPr>
          <w:ilvl w:val="3"/>
          <w:numId w:val="31"/>
        </w:numPr>
      </w:pPr>
      <w:bookmarkStart w:id="112" w:name="_Toc56096989"/>
      <w:r>
        <w:t>ARTEFACTOS</w:t>
      </w:r>
      <w:bookmarkEnd w:id="112"/>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r w:rsidR="00A221B4">
        <w:rPr>
          <w:rFonts w:cs="Arial"/>
          <w:szCs w:val="24"/>
        </w:rPr>
        <w:t>. (</w:t>
      </w:r>
      <w:proofErr w:type="spellStart"/>
      <w:r w:rsidR="00A221B4" w:rsidRPr="00820552">
        <w:rPr>
          <w:rFonts w:cs="Arial"/>
          <w:shd w:val="clear" w:color="auto" w:fill="FFFFFF"/>
        </w:rPr>
        <w:t>Solis</w:t>
      </w:r>
      <w:proofErr w:type="spellEnd"/>
      <w:r w:rsidR="00A221B4" w:rsidRPr="00820552">
        <w:rPr>
          <w:rFonts w:cs="Arial"/>
          <w:shd w:val="clear" w:color="auto" w:fill="FFFFFF"/>
        </w:rPr>
        <w:t>, C.</w:t>
      </w:r>
      <w:r w:rsidR="00A221B4">
        <w:rPr>
          <w:rFonts w:cs="Arial"/>
          <w:shd w:val="clear" w:color="auto" w:fill="FFFFFF"/>
        </w:rPr>
        <w:t xml:space="preserve">, </w:t>
      </w:r>
      <w:r w:rsidR="00A221B4" w:rsidRPr="00820552">
        <w:rPr>
          <w:rFonts w:cs="Arial"/>
          <w:shd w:val="clear" w:color="auto" w:fill="FFFFFF"/>
        </w:rPr>
        <w:t>2015)</w:t>
      </w:r>
    </w:p>
    <w:p w:rsidR="00E6217A" w:rsidRDefault="00E6217A" w:rsidP="005375F8">
      <w:pPr>
        <w:pStyle w:val="Ttulo2"/>
        <w:numPr>
          <w:ilvl w:val="4"/>
          <w:numId w:val="31"/>
        </w:numPr>
      </w:pPr>
      <w:bookmarkStart w:id="113" w:name="_Toc56096990"/>
      <w:r>
        <w:t>MÓDULOS</w:t>
      </w:r>
      <w:bookmarkEnd w:id="113"/>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AC0C81" w:rsidRPr="00AC0C81" w:rsidRDefault="00AC0C81" w:rsidP="00AC0C81">
      <w:pPr>
        <w:rPr>
          <w:rFonts w:cs="Arial"/>
          <w:szCs w:val="24"/>
        </w:rPr>
      </w:pPr>
    </w:p>
    <w:p w:rsidR="00E6217A" w:rsidRPr="009B1AD7" w:rsidRDefault="00E6217A" w:rsidP="00E6217A">
      <w:pPr>
        <w:rPr>
          <w:rFonts w:cs="Arial"/>
          <w:szCs w:val="24"/>
        </w:rPr>
      </w:pPr>
      <w:r w:rsidRPr="009B1AD7">
        <w:rPr>
          <w:rFonts w:cs="Arial"/>
          <w:szCs w:val="24"/>
        </w:rPr>
        <w:lastRenderedPageBreak/>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rsidR="00E6217A" w:rsidRDefault="00E6217A" w:rsidP="005375F8">
      <w:pPr>
        <w:pStyle w:val="Ttulo2"/>
        <w:numPr>
          <w:ilvl w:val="4"/>
          <w:numId w:val="31"/>
        </w:numPr>
      </w:pPr>
      <w:bookmarkStart w:id="114" w:name="_Toc56096991"/>
      <w:r>
        <w:t>CONTROLADORES</w:t>
      </w:r>
      <w:bookmarkEnd w:id="114"/>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5375F8">
      <w:pPr>
        <w:pStyle w:val="Ttulo2"/>
        <w:numPr>
          <w:ilvl w:val="4"/>
          <w:numId w:val="31"/>
        </w:numPr>
      </w:pPr>
      <w:bookmarkStart w:id="115" w:name="_Toc56096992"/>
      <w:r>
        <w:t>DIRECTIVAS</w:t>
      </w:r>
      <w:bookmarkEnd w:id="115"/>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5375F8">
      <w:pPr>
        <w:pStyle w:val="Ttulo2"/>
        <w:numPr>
          <w:ilvl w:val="4"/>
          <w:numId w:val="31"/>
        </w:numPr>
      </w:pPr>
      <w:bookmarkStart w:id="116" w:name="_Toc56096993"/>
      <w:r>
        <w:lastRenderedPageBreak/>
        <w:t>SERVICIOS</w:t>
      </w:r>
      <w:bookmarkEnd w:id="116"/>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5375F8">
      <w:pPr>
        <w:pStyle w:val="Ttulo2"/>
        <w:numPr>
          <w:ilvl w:val="4"/>
          <w:numId w:val="31"/>
        </w:numPr>
      </w:pPr>
      <w:bookmarkStart w:id="117" w:name="_Toc56096994"/>
      <w:r>
        <w:lastRenderedPageBreak/>
        <w:t>FILTROS</w:t>
      </w:r>
      <w:bookmarkEnd w:id="117"/>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5375F8">
      <w:pPr>
        <w:pStyle w:val="Ttulo2"/>
        <w:numPr>
          <w:ilvl w:val="3"/>
          <w:numId w:val="31"/>
        </w:numPr>
      </w:pPr>
      <w:bookmarkStart w:id="118" w:name="_Toc56096995"/>
      <w:r>
        <w:t>ANGULAR Y EL MODELO MVC</w:t>
      </w:r>
      <w:bookmarkEnd w:id="118"/>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 xml:space="preserve">Controlador: Representa la capa del sistema en donde se encuentra lógica de la aplicación y sobre todo las llamadas "Factorías" y "Servicios" para mover datos contra los servidores o la memoria local en HTML5, responde a las </w:t>
      </w:r>
      <w:r w:rsidRPr="009B1AD7">
        <w:rPr>
          <w:rFonts w:cs="Arial"/>
          <w:szCs w:val="24"/>
        </w:rPr>
        <w:lastRenderedPageBreak/>
        <w:t>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proofErr w:type="spellStart"/>
      <w:r w:rsidR="00E50872" w:rsidRPr="00187D19">
        <w:rPr>
          <w:color w:val="000000"/>
          <w:szCs w:val="24"/>
          <w:lang w:val="en-US"/>
        </w:rPr>
        <w:t>TutorialsPoint</w:t>
      </w:r>
      <w:proofErr w:type="spellEnd"/>
      <w:r w:rsidR="00E50872">
        <w:rPr>
          <w:color w:val="000000"/>
          <w:szCs w:val="24"/>
          <w:lang w:val="en-US"/>
        </w:rPr>
        <w:t>, 2019)</w:t>
      </w:r>
      <w:r w:rsidR="001F1C87" w:rsidRPr="001F1C87">
        <w:rPr>
          <w:color w:val="000000"/>
          <w:szCs w:val="24"/>
        </w:rPr>
        <w:t xml:space="preserve"> </w:t>
      </w:r>
      <w:r w:rsidR="001F1C87">
        <w:rPr>
          <w:color w:val="000000"/>
          <w:szCs w:val="24"/>
        </w:rPr>
        <w:t>(</w:t>
      </w:r>
      <w:proofErr w:type="spellStart"/>
      <w:r w:rsidR="001F1C87" w:rsidRPr="004E580B">
        <w:rPr>
          <w:color w:val="000000"/>
          <w:szCs w:val="24"/>
        </w:rPr>
        <w:t>Jose</w:t>
      </w:r>
      <w:proofErr w:type="spellEnd"/>
      <w:r w:rsidR="001F1C87" w:rsidRPr="004E580B">
        <w:rPr>
          <w:color w:val="000000"/>
          <w:szCs w:val="24"/>
        </w:rPr>
        <w:t xml:space="preserve"> Mª Baquero García.</w:t>
      </w:r>
      <w:r w:rsidR="001F1C87">
        <w:rPr>
          <w:color w:val="000000"/>
          <w:szCs w:val="24"/>
        </w:rPr>
        <w:t xml:space="preserve">, </w:t>
      </w:r>
      <w:r w:rsidR="001F1C87" w:rsidRPr="004E580B">
        <w:rPr>
          <w:color w:val="000000"/>
          <w:szCs w:val="24"/>
        </w:rPr>
        <w:t>09/10/2015)</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r w:rsidR="00D84E9E" w:rsidRPr="00D84E9E">
        <w:rPr>
          <w:color w:val="000000"/>
          <w:szCs w:val="24"/>
        </w:rPr>
        <w:t xml:space="preserve"> </w:t>
      </w:r>
      <w:r w:rsidR="00D84E9E">
        <w:rPr>
          <w:color w:val="000000"/>
          <w:szCs w:val="24"/>
        </w:rPr>
        <w:t>(</w:t>
      </w:r>
      <w:proofErr w:type="spellStart"/>
      <w:r w:rsidR="00D84E9E" w:rsidRPr="004E580B">
        <w:rPr>
          <w:color w:val="000000"/>
          <w:szCs w:val="24"/>
        </w:rPr>
        <w:t>DesarrolloWeb</w:t>
      </w:r>
      <w:proofErr w:type="spellEnd"/>
      <w:r w:rsidR="00D84E9E">
        <w:rPr>
          <w:color w:val="000000"/>
          <w:szCs w:val="24"/>
        </w:rPr>
        <w:t xml:space="preserve">, </w:t>
      </w:r>
      <w:r w:rsidR="00D84E9E" w:rsidRPr="004E580B">
        <w:rPr>
          <w:color w:val="000000"/>
          <w:szCs w:val="24"/>
        </w:rPr>
        <w:t>2020)</w:t>
      </w:r>
    </w:p>
    <w:p w:rsidR="00E6217A" w:rsidRPr="00A50AD4" w:rsidRDefault="00E6217A" w:rsidP="004C2C8D">
      <w:pPr>
        <w:pStyle w:val="Ttulo2"/>
        <w:numPr>
          <w:ilvl w:val="2"/>
          <w:numId w:val="31"/>
        </w:numPr>
      </w:pPr>
      <w:bookmarkStart w:id="119" w:name="_Toc56096996"/>
      <w:r w:rsidRPr="00A50AD4">
        <w:t>PHP (CONEXIÓN A LA BASE DE DATOS)</w:t>
      </w:r>
      <w:bookmarkEnd w:id="119"/>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w:t>
      </w:r>
      <w:r>
        <w:lastRenderedPageBreak/>
        <w:t>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rsidR="004C2C8D" w:rsidRDefault="004C2C8D" w:rsidP="009A5486">
      <w:pPr>
        <w:pStyle w:val="Ttulo2"/>
        <w:numPr>
          <w:ilvl w:val="3"/>
          <w:numId w:val="31"/>
        </w:numPr>
      </w:pPr>
      <w:bookmarkStart w:id="120" w:name="_Toc56096997"/>
      <w:r>
        <w:t>CARACTERÍSTICAS DE PHP</w:t>
      </w:r>
      <w:bookmarkEnd w:id="120"/>
    </w:p>
    <w:p w:rsidR="004C2C8D" w:rsidRDefault="006B37AE" w:rsidP="009A5486">
      <w:pPr>
        <w:pStyle w:val="Prrafodelista"/>
        <w:numPr>
          <w:ilvl w:val="0"/>
          <w:numId w:val="32"/>
        </w:numPr>
      </w:pPr>
      <w:r>
        <w:t xml:space="preserve">Orientado al desarrollo de aplicaciones web dinámicas con acceso a información almacenada en una base de datos. </w:t>
      </w:r>
    </w:p>
    <w:p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9A5486">
      <w:pPr>
        <w:pStyle w:val="Prrafodelista"/>
        <w:numPr>
          <w:ilvl w:val="0"/>
          <w:numId w:val="32"/>
        </w:numPr>
      </w:pPr>
      <w:r>
        <w:t>Tiene manejo de excepciones.</w:t>
      </w:r>
    </w:p>
    <w:p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proofErr w:type="spellStart"/>
      <w:r w:rsidR="0003798A" w:rsidRPr="00FB75A4">
        <w:rPr>
          <w:color w:val="000000"/>
          <w:szCs w:val="24"/>
        </w:rPr>
        <w:t>OpenWebinars</w:t>
      </w:r>
      <w:proofErr w:type="spellEnd"/>
      <w:r w:rsidR="0003798A" w:rsidRPr="00FB75A4">
        <w:rPr>
          <w:color w:val="000000"/>
          <w:szCs w:val="24"/>
        </w:rPr>
        <w:t xml:space="preserve"> S.L</w:t>
      </w:r>
      <w:r w:rsidR="0003798A">
        <w:rPr>
          <w:color w:val="000000"/>
          <w:szCs w:val="24"/>
        </w:rPr>
        <w:t>, 2008)</w:t>
      </w:r>
      <w:r>
        <w:t xml:space="preserve">. </w:t>
      </w:r>
    </w:p>
    <w:p w:rsidR="00BA2B16" w:rsidRDefault="00BA2B16" w:rsidP="00BA2B16">
      <w:pPr>
        <w:pStyle w:val="Ttulo2"/>
        <w:numPr>
          <w:ilvl w:val="3"/>
          <w:numId w:val="31"/>
        </w:numPr>
      </w:pPr>
      <w:bookmarkStart w:id="121" w:name="_Toc56096998"/>
      <w:r>
        <w:t>VENTAJAS Y DESVENTAJAS</w:t>
      </w:r>
      <w:bookmarkEnd w:id="121"/>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A50AD4">
      <w:pPr>
        <w:pStyle w:val="Ttulo2"/>
        <w:numPr>
          <w:ilvl w:val="4"/>
          <w:numId w:val="31"/>
        </w:numPr>
      </w:pPr>
      <w:bookmarkStart w:id="122" w:name="_Toc56096999"/>
      <w:r>
        <w:t>VENTAJAS</w:t>
      </w:r>
      <w:bookmarkEnd w:id="122"/>
      <w:r>
        <w:t xml:space="preserve"> </w:t>
      </w:r>
    </w:p>
    <w:p w:rsidR="00A50AD4" w:rsidRDefault="00A50AD4" w:rsidP="003E0520">
      <w:pPr>
        <w:pStyle w:val="Prrafodelista"/>
        <w:numPr>
          <w:ilvl w:val="0"/>
          <w:numId w:val="34"/>
        </w:numPr>
      </w:pPr>
      <w:r>
        <w:t>Es un lenguaje multiplataforma.</w:t>
      </w:r>
    </w:p>
    <w:p w:rsidR="00A50AD4" w:rsidRDefault="00A50AD4" w:rsidP="003E0520">
      <w:pPr>
        <w:pStyle w:val="Prrafodelista"/>
        <w:numPr>
          <w:ilvl w:val="0"/>
          <w:numId w:val="34"/>
        </w:numPr>
      </w:pPr>
      <w:r>
        <w:t xml:space="preserve">Buena integración con la mayoría de conectores a base de datos: MYSQL, </w:t>
      </w:r>
      <w:proofErr w:type="spellStart"/>
      <w:r>
        <w:t>PostgreSQL</w:t>
      </w:r>
      <w:proofErr w:type="spellEnd"/>
      <w:r>
        <w:t>, Oracle, etc.</w:t>
      </w:r>
    </w:p>
    <w:p w:rsidR="00A50AD4" w:rsidRDefault="00A50AD4" w:rsidP="003E0520">
      <w:pPr>
        <w:pStyle w:val="Prrafodelista"/>
        <w:numPr>
          <w:ilvl w:val="0"/>
          <w:numId w:val="34"/>
        </w:numPr>
      </w:pPr>
      <w:r>
        <w:t>Lenguaje de código libre y gratuito.</w:t>
      </w:r>
    </w:p>
    <w:p w:rsidR="00A50AD4" w:rsidRDefault="00A50AD4" w:rsidP="003E0520">
      <w:pPr>
        <w:pStyle w:val="Prrafodelista"/>
        <w:numPr>
          <w:ilvl w:val="0"/>
          <w:numId w:val="34"/>
        </w:numPr>
      </w:pPr>
      <w:r>
        <w:t>Biblioteca muy amplia de funciones nativas.</w:t>
      </w:r>
    </w:p>
    <w:p w:rsidR="00A50AD4" w:rsidRPr="00A50AD4" w:rsidRDefault="00A50AD4" w:rsidP="003E0520">
      <w:pPr>
        <w:pStyle w:val="Prrafodelista"/>
        <w:numPr>
          <w:ilvl w:val="0"/>
          <w:numId w:val="34"/>
        </w:numPr>
        <w:rPr>
          <w:sz w:val="22"/>
        </w:rPr>
      </w:pPr>
      <w:r w:rsidRPr="00A50AD4">
        <w:rPr>
          <w:rFonts w:cs="Arial"/>
          <w:szCs w:val="28"/>
          <w:shd w:val="clear" w:color="auto" w:fill="FFFFFF"/>
        </w:rPr>
        <w:lastRenderedPageBreak/>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A50AD4">
      <w:pPr>
        <w:pStyle w:val="Ttulo2"/>
        <w:numPr>
          <w:ilvl w:val="4"/>
          <w:numId w:val="31"/>
        </w:numPr>
      </w:pPr>
      <w:bookmarkStart w:id="123" w:name="_Toc56097000"/>
      <w:r>
        <w:t>DESVENTAJAS</w:t>
      </w:r>
      <w:bookmarkEnd w:id="123"/>
    </w:p>
    <w:p w:rsidR="00A50AD4" w:rsidRDefault="00A50AD4" w:rsidP="003E0520">
      <w:pPr>
        <w:pStyle w:val="Prrafodelista"/>
        <w:numPr>
          <w:ilvl w:val="0"/>
          <w:numId w:val="35"/>
        </w:numPr>
      </w:pPr>
      <w:r>
        <w:t>Se necesita instalar un servidor web.</w:t>
      </w:r>
    </w:p>
    <w:p w:rsidR="00A50AD4" w:rsidRPr="00A50AD4" w:rsidRDefault="00A50AD4" w:rsidP="003E0520">
      <w:pPr>
        <w:pStyle w:val="Prrafodelista"/>
        <w:numPr>
          <w:ilvl w:val="0"/>
          <w:numId w:val="35"/>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rsidR="008F1E5A" w:rsidRDefault="008F1E5A" w:rsidP="008F1E5A">
      <w:pPr>
        <w:pStyle w:val="Ttulo2"/>
        <w:numPr>
          <w:ilvl w:val="3"/>
          <w:numId w:val="31"/>
        </w:numPr>
      </w:pPr>
      <w:bookmarkStart w:id="124" w:name="_Toc56097001"/>
      <w:r>
        <w:t>TRABAJAR CON BASES DE DATOS EN PHP</w:t>
      </w:r>
      <w:bookmarkEnd w:id="124"/>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proofErr w:type="spellStart"/>
      <w:r w:rsidR="006C2F0D">
        <w:rPr>
          <w:color w:val="000000"/>
          <w:szCs w:val="24"/>
        </w:rPr>
        <w:t>DesarrolloWeb</w:t>
      </w:r>
      <w:proofErr w:type="spellEnd"/>
      <w:r w:rsidR="006C2F0D">
        <w:rPr>
          <w:color w:val="000000"/>
          <w:szCs w:val="24"/>
        </w:rPr>
        <w:t>, 2019</w:t>
      </w:r>
      <w:r w:rsidR="006C2F0D">
        <w:rPr>
          <w:rFonts w:cs="Arial"/>
          <w:color w:val="000000"/>
          <w:szCs w:val="30"/>
        </w:rPr>
        <w:t>)</w:t>
      </w:r>
      <w:r w:rsidRPr="008F1E5A">
        <w:rPr>
          <w:rFonts w:cs="Arial"/>
          <w:color w:val="000000"/>
          <w:szCs w:val="30"/>
        </w:rPr>
        <w:t>.</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5C4AAA">
      <w:pPr>
        <w:pStyle w:val="Ttulo2"/>
        <w:numPr>
          <w:ilvl w:val="4"/>
          <w:numId w:val="31"/>
        </w:numPr>
      </w:pPr>
      <w:bookmarkStart w:id="125" w:name="_Toc56097002"/>
      <w:r>
        <w:t>CONEXIONES</w:t>
      </w:r>
      <w:bookmarkEnd w:id="125"/>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r w:rsidR="00CC5704">
        <w:t>.</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lastRenderedPageBreak/>
        <w:t>liberan cuando el flujo de mensajes queda inactivo. Estos tipos de conexiones solo se liberan de la siguiente manera:</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rsidR="00BA2B16" w:rsidRDefault="00BA2B16" w:rsidP="00BA2B16">
      <w:pPr>
        <w:pStyle w:val="Prrafodelista"/>
        <w:numPr>
          <w:ilvl w:val="1"/>
          <w:numId w:val="33"/>
        </w:numPr>
        <w:rPr>
          <w:rFonts w:cs="Arial"/>
          <w:szCs w:val="24"/>
        </w:rPr>
      </w:pPr>
      <w:r>
        <w:rPr>
          <w:rFonts w:cs="Arial"/>
          <w:szCs w:val="24"/>
        </w:rPr>
        <w:t>El flujo de mensajes se detiene.</w:t>
      </w:r>
    </w:p>
    <w:p w:rsidR="00BA2B16" w:rsidRDefault="00BA2B16" w:rsidP="00BA2B16">
      <w:pPr>
        <w:pStyle w:val="Prrafodelista"/>
        <w:numPr>
          <w:ilvl w:val="1"/>
          <w:numId w:val="33"/>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proofErr w:type="spellStart"/>
      <w:r w:rsidR="00143DDA" w:rsidRPr="00914D14">
        <w:t>Ian</w:t>
      </w:r>
      <w:proofErr w:type="spellEnd"/>
      <w:r w:rsidR="00143DDA" w:rsidRPr="00914D14">
        <w:t xml:space="preserve"> </w:t>
      </w:r>
      <w:proofErr w:type="spellStart"/>
      <w:r w:rsidR="00143DDA" w:rsidRPr="00914D14">
        <w:t>Gilfillan</w:t>
      </w:r>
      <w:proofErr w:type="spellEnd"/>
      <w:r w:rsidR="00143DDA">
        <w:t xml:space="preserve">, </w:t>
      </w:r>
      <w:r w:rsidR="00143DDA" w:rsidRPr="00914D14">
        <w:t>2018).</w:t>
      </w:r>
    </w:p>
    <w:p w:rsidR="00E6217A" w:rsidRPr="000A6EFB" w:rsidRDefault="00E6217A" w:rsidP="005375F8">
      <w:pPr>
        <w:pStyle w:val="Ttulo2"/>
        <w:numPr>
          <w:ilvl w:val="2"/>
          <w:numId w:val="31"/>
        </w:numPr>
      </w:pPr>
      <w:bookmarkStart w:id="126" w:name="_Toc56097003"/>
      <w:r w:rsidRPr="000A6EFB">
        <w:t>MYSQL (BASE DE DATOS)</w:t>
      </w:r>
      <w:bookmarkEnd w:id="126"/>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proofErr w:type="spellStart"/>
      <w:r w:rsidR="00D55092">
        <w:rPr>
          <w:color w:val="000000"/>
          <w:szCs w:val="24"/>
        </w:rPr>
        <w:t>OpenWebinars</w:t>
      </w:r>
      <w:proofErr w:type="spellEnd"/>
      <w:r w:rsidR="00D55092">
        <w:rPr>
          <w:color w:val="000000"/>
          <w:szCs w:val="24"/>
        </w:rPr>
        <w:t>, 2020)</w:t>
      </w:r>
      <w:r w:rsidR="00B1572B">
        <w:t>.</w:t>
      </w:r>
    </w:p>
    <w:p w:rsidR="00B1572B" w:rsidRDefault="00B1572B" w:rsidP="00B1572B">
      <w:pPr>
        <w:pStyle w:val="Ttulo2"/>
        <w:numPr>
          <w:ilvl w:val="3"/>
          <w:numId w:val="31"/>
        </w:numPr>
      </w:pPr>
      <w:bookmarkStart w:id="127" w:name="_Toc56097004"/>
      <w:r>
        <w:t>CARACTERÍSTICAS DE MYSQL</w:t>
      </w:r>
      <w:bookmarkEnd w:id="127"/>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3E0520">
      <w:pPr>
        <w:pStyle w:val="Prrafodelista"/>
        <w:numPr>
          <w:ilvl w:val="0"/>
          <w:numId w:val="36"/>
        </w:numPr>
      </w:pPr>
      <w:r>
        <w:t xml:space="preserve">Arquitectura cliente servidor: </w:t>
      </w:r>
      <w:r w:rsidR="000A6EFB">
        <w:t xml:space="preserve">los clientes y servidores se comunican entre sí de manera diferenciada para un mejor rendimiento, cada cliente puede </w:t>
      </w:r>
      <w:r w:rsidR="000A6EFB">
        <w:lastRenderedPageBreak/>
        <w:t>realizar consultas a través del sistema de registro para obtener datos, modificarlos y guardar cambios o establecer nuevas tablas de registros.</w:t>
      </w:r>
    </w:p>
    <w:p w:rsidR="00B1572B" w:rsidRDefault="000A6EFB" w:rsidP="003E0520">
      <w:pPr>
        <w:pStyle w:val="Prrafodelista"/>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rsidR="000A6EFB" w:rsidRDefault="000A6EFB" w:rsidP="003E0520">
      <w:pPr>
        <w:pStyle w:val="Prrafodelista"/>
        <w:numPr>
          <w:ilvl w:val="0"/>
          <w:numId w:val="36"/>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3E0520">
      <w:pPr>
        <w:pStyle w:val="Ttulo2"/>
        <w:numPr>
          <w:ilvl w:val="3"/>
          <w:numId w:val="36"/>
        </w:numPr>
      </w:pPr>
      <w:bookmarkStart w:id="128" w:name="_Toc56097005"/>
      <w:r>
        <w:t>PRINCIPALES SENTENCIAS DE MYSQL</w:t>
      </w:r>
      <w:bookmarkEnd w:id="128"/>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3E0520">
      <w:pPr>
        <w:pStyle w:val="Prrafodelista"/>
        <w:numPr>
          <w:ilvl w:val="0"/>
          <w:numId w:val="38"/>
        </w:numPr>
      </w:pPr>
      <w:r>
        <w:t>CREATE DATABASE: crea una base de datos con el nombre dado.</w:t>
      </w:r>
    </w:p>
    <w:p w:rsidR="007144D4" w:rsidRDefault="007144D4" w:rsidP="003E0520">
      <w:pPr>
        <w:pStyle w:val="Prrafodelista"/>
        <w:numPr>
          <w:ilvl w:val="0"/>
          <w:numId w:val="38"/>
        </w:numPr>
      </w:pPr>
      <w:r>
        <w:t>DROP DATABASE: borra todas las tablas en la base de datos y borra la base de datos.</w:t>
      </w:r>
    </w:p>
    <w:p w:rsidR="007144D4" w:rsidRDefault="007144D4" w:rsidP="003E0520">
      <w:pPr>
        <w:pStyle w:val="Prrafodelista"/>
        <w:numPr>
          <w:ilvl w:val="0"/>
          <w:numId w:val="38"/>
        </w:numPr>
      </w:pPr>
      <w:r>
        <w:t>CREATE TABLE: crea una tabla con el nombre dado.</w:t>
      </w:r>
    </w:p>
    <w:p w:rsidR="007144D4" w:rsidRDefault="007144D4" w:rsidP="003E0520">
      <w:pPr>
        <w:pStyle w:val="Prrafodelista"/>
        <w:numPr>
          <w:ilvl w:val="0"/>
          <w:numId w:val="38"/>
        </w:numPr>
      </w:pPr>
      <w:r>
        <w:t>ALTER TABLE: permite cambiar la estructura de una tabla existente.</w:t>
      </w:r>
    </w:p>
    <w:p w:rsidR="007144D4" w:rsidRDefault="007144D4" w:rsidP="003E0520">
      <w:pPr>
        <w:pStyle w:val="Prrafodelista"/>
        <w:numPr>
          <w:ilvl w:val="0"/>
          <w:numId w:val="38"/>
        </w:numPr>
      </w:pPr>
      <w:r>
        <w:t xml:space="preserve">DROP TABLE: borra una o más tablas. </w:t>
      </w:r>
    </w:p>
    <w:p w:rsidR="00E40035" w:rsidRDefault="00E40035" w:rsidP="003E0520">
      <w:pPr>
        <w:pStyle w:val="Prrafodelista"/>
        <w:numPr>
          <w:ilvl w:val="0"/>
          <w:numId w:val="37"/>
        </w:numPr>
      </w:pPr>
      <w:r>
        <w:t>SELECT: es usada para consultar datos.</w:t>
      </w:r>
    </w:p>
    <w:p w:rsidR="00E40035" w:rsidRDefault="00E40035" w:rsidP="003E0520">
      <w:pPr>
        <w:pStyle w:val="Prrafodelista"/>
        <w:numPr>
          <w:ilvl w:val="0"/>
          <w:numId w:val="37"/>
        </w:numPr>
      </w:pPr>
      <w:r>
        <w:t xml:space="preserve">DISTINCT: sirve para eliminar los duplicados de </w:t>
      </w:r>
      <w:r w:rsidR="00F04FAE">
        <w:t>la sentencia</w:t>
      </w:r>
      <w:r>
        <w:t xml:space="preserve"> de datos.</w:t>
      </w:r>
    </w:p>
    <w:p w:rsidR="00E40035" w:rsidRDefault="00E40035" w:rsidP="003E0520">
      <w:pPr>
        <w:pStyle w:val="Prrafodelista"/>
        <w:numPr>
          <w:ilvl w:val="0"/>
          <w:numId w:val="37"/>
        </w:numPr>
      </w:pPr>
      <w:r>
        <w:t xml:space="preserve">WHERE: es usada para incluir las condiciones de los datos que en su momento se desea consultar. </w:t>
      </w:r>
    </w:p>
    <w:p w:rsidR="00E40035" w:rsidRDefault="00E40035" w:rsidP="003E0520">
      <w:pPr>
        <w:pStyle w:val="Prrafodelista"/>
        <w:numPr>
          <w:ilvl w:val="0"/>
          <w:numId w:val="37"/>
        </w:numPr>
      </w:pPr>
      <w:r>
        <w:t xml:space="preserve">AND y OR: usados para incluir dos o más condiciones a una consulta. </w:t>
      </w:r>
    </w:p>
    <w:p w:rsidR="00E40035" w:rsidRDefault="00E40035" w:rsidP="003E0520">
      <w:pPr>
        <w:pStyle w:val="Prrafodelista"/>
        <w:numPr>
          <w:ilvl w:val="0"/>
          <w:numId w:val="37"/>
        </w:numPr>
      </w:pPr>
      <w:r>
        <w:t>ORDER BY: es usada para ordenar los resultados de una consulta.</w:t>
      </w:r>
    </w:p>
    <w:p w:rsidR="00E40035" w:rsidRDefault="00E40035" w:rsidP="003E0520">
      <w:pPr>
        <w:pStyle w:val="Prrafodelista"/>
        <w:numPr>
          <w:ilvl w:val="0"/>
          <w:numId w:val="37"/>
        </w:numPr>
      </w:pPr>
      <w:r>
        <w:lastRenderedPageBreak/>
        <w:t>INSERT: usada para insertar datos.</w:t>
      </w:r>
    </w:p>
    <w:p w:rsidR="00E40035" w:rsidRDefault="00E40035" w:rsidP="003E0520">
      <w:pPr>
        <w:pStyle w:val="Prrafodelista"/>
        <w:numPr>
          <w:ilvl w:val="0"/>
          <w:numId w:val="37"/>
        </w:numPr>
      </w:pPr>
      <w:r>
        <w:t>UPDATE: usada para actualizar o modificar datos ya existentes.</w:t>
      </w:r>
    </w:p>
    <w:p w:rsidR="00E40035" w:rsidRDefault="00E40035" w:rsidP="003E0520">
      <w:pPr>
        <w:pStyle w:val="Prrafodelista"/>
        <w:numPr>
          <w:ilvl w:val="0"/>
          <w:numId w:val="37"/>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rsidR="00B55A7C" w:rsidRPr="003C6E75" w:rsidRDefault="007B3EB1" w:rsidP="003E0520">
      <w:pPr>
        <w:pStyle w:val="Ttulo2"/>
        <w:numPr>
          <w:ilvl w:val="3"/>
          <w:numId w:val="36"/>
        </w:numPr>
      </w:pPr>
      <w:bookmarkStart w:id="129" w:name="_Toc56097006"/>
      <w:r w:rsidRPr="003C6E75">
        <w:t>ACCESO A LA BASE DE DATOS DESDE PHP</w:t>
      </w:r>
      <w:bookmarkEnd w:id="129"/>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gramStart"/>
      <w:r>
        <w:rPr>
          <w:rFonts w:cs="Arial"/>
          <w:szCs w:val="30"/>
          <w:shd w:val="clear" w:color="auto" w:fill="FFFFFF"/>
        </w:rPr>
        <w:t>mysqli(</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5375F8">
      <w:pPr>
        <w:pStyle w:val="Ttulo2"/>
        <w:numPr>
          <w:ilvl w:val="1"/>
          <w:numId w:val="31"/>
        </w:numPr>
      </w:pPr>
      <w:bookmarkStart w:id="130" w:name="_Toc56097007"/>
      <w:commentRangeStart w:id="131"/>
      <w:r>
        <w:t>DIAGRAMA</w:t>
      </w:r>
      <w:r w:rsidR="001D1481">
        <w:t xml:space="preserve"> GENERAL</w:t>
      </w:r>
      <w:bookmarkEnd w:id="130"/>
    </w:p>
    <w:p w:rsidR="001D1481" w:rsidRDefault="001D1481" w:rsidP="001D1481">
      <w:r>
        <w:t xml:space="preserve">Reparte la funcionalidad del sistema en procesos significativos para los usuarios ideales del sistema. Los usuarios del sistema (estudiante y administrador) se denominan actores y las particiones funcionales se les </w:t>
      </w:r>
      <w:r w:rsidR="00DC3077">
        <w:t>conocen</w:t>
      </w:r>
      <w:r>
        <w:t xml:space="preserve"> con el nombre de casos de uso. </w:t>
      </w:r>
    </w:p>
    <w:p w:rsidR="001D1481" w:rsidRDefault="001D1481" w:rsidP="001D1481">
      <w:pPr>
        <w:pStyle w:val="Prrafodelista"/>
        <w:numPr>
          <w:ilvl w:val="0"/>
          <w:numId w:val="55"/>
        </w:numPr>
      </w:pPr>
      <w:r>
        <w:lastRenderedPageBreak/>
        <w:t xml:space="preserve">Actor: es un clasificador que modela un tipo de rol que juega una entidad que </w:t>
      </w:r>
      <w:r w:rsidR="00DC3077">
        <w:t>interactúa</w:t>
      </w:r>
      <w:r>
        <w:t xml:space="preserve"> con el sujeto pero que es externa a él. Los actores se comunican con el sujeto intercambiando mensajes, señales, llamadas o datos</w:t>
      </w:r>
      <w:r w:rsidR="00DC3077">
        <w:t>.</w:t>
      </w:r>
    </w:p>
    <w:p w:rsidR="00DC3077" w:rsidRDefault="00DC3077" w:rsidP="001D1481">
      <w:pPr>
        <w:pStyle w:val="Prrafodelista"/>
        <w:numPr>
          <w:ilvl w:val="0"/>
          <w:numId w:val="55"/>
        </w:numPr>
      </w:pPr>
      <w:r>
        <w:t xml:space="preserve">Caso de uso: se define como un conjunto de acciones realizadas por el sistema que dan lugar a un resultado observable, especifica el comportamiento que el sujeto puede realizar en colaboración con uno o más actores. </w:t>
      </w:r>
    </w:p>
    <w:p w:rsidR="00DC3077" w:rsidRPr="001D1481" w:rsidRDefault="00DC3077" w:rsidP="001D1481">
      <w:pPr>
        <w:pStyle w:val="Prrafodelista"/>
        <w:numPr>
          <w:ilvl w:val="0"/>
          <w:numId w:val="55"/>
        </w:numPr>
      </w:pPr>
      <w:r>
        <w:t>Sujeto: sistema que se modela</w:t>
      </w:r>
      <w:commentRangeEnd w:id="131"/>
      <w:r w:rsidR="00DE1537">
        <w:rPr>
          <w:rStyle w:val="Refdecomentario"/>
        </w:rPr>
        <w:commentReference w:id="131"/>
      </w:r>
      <w:r>
        <w:t>.</w:t>
      </w:r>
    </w:p>
    <w:p w:rsidR="00093660" w:rsidRDefault="00DE339E" w:rsidP="00093660">
      <w:pPr>
        <w:keepNext/>
        <w:jc w:val="center"/>
      </w:pPr>
      <w:commentRangeStart w:id="132"/>
      <w:r>
        <w:rPr>
          <w:noProof/>
          <w:lang w:val="es-ES" w:eastAsia="es-ES"/>
        </w:rPr>
        <w:drawing>
          <wp:inline distT="0" distB="0" distL="0" distR="0">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6" cstate="print"/>
                    <a:stretch>
                      <a:fillRect/>
                    </a:stretch>
                  </pic:blipFill>
                  <pic:spPr>
                    <a:xfrm>
                      <a:off x="0" y="0"/>
                      <a:ext cx="5612130" cy="2223135"/>
                    </a:xfrm>
                    <a:prstGeom prst="rect">
                      <a:avLst/>
                    </a:prstGeom>
                  </pic:spPr>
                </pic:pic>
              </a:graphicData>
            </a:graphic>
          </wp:inline>
        </w:drawing>
      </w:r>
      <w:commentRangeEnd w:id="132"/>
      <w:r w:rsidR="00DE1537">
        <w:rPr>
          <w:rStyle w:val="Refdecomentario"/>
        </w:rPr>
        <w:commentReference w:id="132"/>
      </w:r>
    </w:p>
    <w:p w:rsidR="00DE339E" w:rsidRPr="00DE339E" w:rsidRDefault="00093660" w:rsidP="001D1481">
      <w:pPr>
        <w:pStyle w:val="Epgrafe"/>
        <w:jc w:val="center"/>
      </w:pPr>
      <w:bookmarkStart w:id="133" w:name="_Toc56097078"/>
      <w:r>
        <w:t xml:space="preserve">Figura </w:t>
      </w:r>
      <w:fldSimple w:instr=" SEQ Figura \* ARABIC ">
        <w:r w:rsidR="0053204E">
          <w:rPr>
            <w:noProof/>
          </w:rPr>
          <w:t>1</w:t>
        </w:r>
      </w:fldSimple>
      <w:r>
        <w:t>: Diagrama general del sistema</w:t>
      </w:r>
      <w:bookmarkEnd w:id="133"/>
    </w:p>
    <w:p w:rsidR="00C06CA4" w:rsidRPr="00DE0144" w:rsidRDefault="00C06CA4" w:rsidP="005375F8">
      <w:pPr>
        <w:pStyle w:val="Ttulo2"/>
        <w:numPr>
          <w:ilvl w:val="1"/>
          <w:numId w:val="31"/>
        </w:numPr>
        <w:rPr>
          <w:rFonts w:cs="Arial"/>
        </w:rPr>
      </w:pPr>
      <w:bookmarkStart w:id="134" w:name="_Toc56097008"/>
      <w:r w:rsidRPr="00DE0144">
        <w:rPr>
          <w:rFonts w:cs="Arial"/>
        </w:rPr>
        <w:t xml:space="preserve">DIAGRAMAS Y ESPECIFICACIONES DE OBJETOS </w:t>
      </w:r>
      <w:r w:rsidR="00DE0144" w:rsidRPr="00DE0144">
        <w:rPr>
          <w:rFonts w:cs="Arial"/>
        </w:rPr>
        <w:t>O CLASES</w:t>
      </w:r>
      <w:bookmarkEnd w:id="134"/>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Default="00DE0144" w:rsidP="005375F8">
      <w:pPr>
        <w:pStyle w:val="Ttulo2"/>
        <w:numPr>
          <w:ilvl w:val="2"/>
          <w:numId w:val="31"/>
        </w:numPr>
      </w:pPr>
      <w:bookmarkStart w:id="135" w:name="_Toc56097009"/>
      <w:r w:rsidRPr="002D72AB">
        <w:t>DIAGRAMA DE CLASE INICIO DE SESIÓN</w:t>
      </w:r>
      <w:bookmarkEnd w:id="135"/>
      <w:r w:rsidRPr="002D72AB">
        <w:t xml:space="preserve"> </w:t>
      </w:r>
    </w:p>
    <w:p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rsidR="00093660" w:rsidRDefault="00B20A87" w:rsidP="00093660">
      <w:pPr>
        <w:keepNext/>
        <w:jc w:val="center"/>
      </w:pPr>
      <w:r>
        <w:rPr>
          <w:noProof/>
          <w:lang w:val="es-ES" w:eastAsia="es-ES"/>
        </w:rPr>
        <w:lastRenderedPageBreak/>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7" cstate="print"/>
                    <a:stretch>
                      <a:fillRect/>
                    </a:stretch>
                  </pic:blipFill>
                  <pic:spPr>
                    <a:xfrm>
                      <a:off x="0" y="0"/>
                      <a:ext cx="5612130" cy="4594225"/>
                    </a:xfrm>
                    <a:prstGeom prst="rect">
                      <a:avLst/>
                    </a:prstGeom>
                  </pic:spPr>
                </pic:pic>
              </a:graphicData>
            </a:graphic>
          </wp:inline>
        </w:drawing>
      </w:r>
    </w:p>
    <w:p w:rsidR="004B441C" w:rsidRPr="004B441C" w:rsidRDefault="00093660" w:rsidP="00DB1ADF">
      <w:pPr>
        <w:pStyle w:val="Epgrafe"/>
        <w:jc w:val="center"/>
      </w:pPr>
      <w:bookmarkStart w:id="136" w:name="_Toc56097079"/>
      <w:r>
        <w:t xml:space="preserve">Figura </w:t>
      </w:r>
      <w:fldSimple w:instr=" SEQ Figura \* ARABIC ">
        <w:r w:rsidR="0053204E">
          <w:rPr>
            <w:noProof/>
          </w:rPr>
          <w:t>2</w:t>
        </w:r>
      </w:fldSimple>
      <w:r>
        <w:t>:</w:t>
      </w:r>
      <w:r w:rsidRPr="00EC65FE">
        <w:t xml:space="preserve"> Diagrama de clase Inicio de Sesión</w:t>
      </w:r>
      <w:bookmarkEnd w:id="136"/>
    </w:p>
    <w:p w:rsidR="00DE0144" w:rsidRDefault="0045111B" w:rsidP="005375F8">
      <w:pPr>
        <w:pStyle w:val="Ttulo2"/>
        <w:numPr>
          <w:ilvl w:val="2"/>
          <w:numId w:val="31"/>
        </w:numPr>
      </w:pPr>
      <w:bookmarkStart w:id="137" w:name="_Toc56097010"/>
      <w:r>
        <w:t xml:space="preserve">DIAGRAMA DE CLASE APLICAR A </w:t>
      </w:r>
      <w:r w:rsidR="0074057B">
        <w:t>TEMA</w:t>
      </w:r>
      <w:r w:rsidR="00DE0144" w:rsidRPr="002D72AB">
        <w:t xml:space="preserve"> DE TRABAJO DE GRADUACIÓN</w:t>
      </w:r>
      <w:bookmarkEnd w:id="137"/>
      <w:r w:rsidR="00DE0144" w:rsidRPr="002D72AB">
        <w:t xml:space="preserve"> </w:t>
      </w:r>
    </w:p>
    <w:p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podrá aplicar a las opciones buscadas contactando por medio de correo electrónicos a el profesor sucesor. </w:t>
      </w:r>
    </w:p>
    <w:p w:rsidR="00093660" w:rsidRDefault="00301E9C" w:rsidP="00093660">
      <w:pPr>
        <w:keepNext/>
        <w:jc w:val="center"/>
      </w:pPr>
      <w:r>
        <w:rPr>
          <w:noProof/>
          <w:lang w:val="es-ES" w:eastAsia="es-ES"/>
        </w:rPr>
        <w:lastRenderedPageBreak/>
        <w:drawing>
          <wp:inline distT="0" distB="0" distL="0" distR="0">
            <wp:extent cx="5431724" cy="2702956"/>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8" cstate="print"/>
                    <a:stretch>
                      <a:fillRect/>
                    </a:stretch>
                  </pic:blipFill>
                  <pic:spPr>
                    <a:xfrm>
                      <a:off x="0" y="0"/>
                      <a:ext cx="5446669" cy="2710393"/>
                    </a:xfrm>
                    <a:prstGeom prst="rect">
                      <a:avLst/>
                    </a:prstGeom>
                  </pic:spPr>
                </pic:pic>
              </a:graphicData>
            </a:graphic>
          </wp:inline>
        </w:drawing>
      </w:r>
    </w:p>
    <w:p w:rsidR="009E4F15" w:rsidRDefault="00093660" w:rsidP="00093660">
      <w:pPr>
        <w:pStyle w:val="Epgrafe"/>
        <w:jc w:val="center"/>
      </w:pPr>
      <w:bookmarkStart w:id="138" w:name="_Toc56097080"/>
      <w:r>
        <w:t xml:space="preserve">Figura </w:t>
      </w:r>
      <w:fldSimple w:instr=" SEQ Figura \* ARABIC ">
        <w:r w:rsidR="0053204E">
          <w:rPr>
            <w:noProof/>
          </w:rPr>
          <w:t>3</w:t>
        </w:r>
      </w:fldSimple>
      <w:r>
        <w:t xml:space="preserve">: </w:t>
      </w:r>
      <w:r w:rsidRPr="00A345EA">
        <w:t>Diagrama de clase aplicar a tema de trabajo de graduación</w:t>
      </w:r>
      <w:bookmarkEnd w:id="138"/>
    </w:p>
    <w:p w:rsidR="00DE0144" w:rsidRDefault="00DE0144" w:rsidP="005375F8">
      <w:pPr>
        <w:pStyle w:val="Ttulo2"/>
        <w:numPr>
          <w:ilvl w:val="2"/>
          <w:numId w:val="31"/>
        </w:numPr>
      </w:pPr>
      <w:bookmarkStart w:id="139" w:name="_Toc56097011"/>
      <w:r w:rsidRPr="002D72AB">
        <w:t xml:space="preserve">DIAGRAMA DE CLASE </w:t>
      </w:r>
      <w:r w:rsidR="00802121">
        <w:t>AGREGAR</w:t>
      </w:r>
      <w:r w:rsidR="00493FD5">
        <w:t xml:space="preserve"> UN TEMA DE TRABAJO DE GRADUACIÓN</w:t>
      </w:r>
      <w:bookmarkEnd w:id="139"/>
    </w:p>
    <w:p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rsidR="00093660" w:rsidRDefault="00201C43" w:rsidP="00093660">
      <w:pPr>
        <w:keepNext/>
        <w:jc w:val="center"/>
      </w:pPr>
      <w:r>
        <w:rPr>
          <w:noProof/>
          <w:lang w:val="es-ES" w:eastAsia="es-ES"/>
        </w:rPr>
        <w:drawing>
          <wp:inline distT="0" distB="0" distL="0" distR="0">
            <wp:extent cx="5259051" cy="3028208"/>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9" cstate="print"/>
                    <a:stretch>
                      <a:fillRect/>
                    </a:stretch>
                  </pic:blipFill>
                  <pic:spPr>
                    <a:xfrm>
                      <a:off x="0" y="0"/>
                      <a:ext cx="5295828" cy="3049385"/>
                    </a:xfrm>
                    <a:prstGeom prst="rect">
                      <a:avLst/>
                    </a:prstGeom>
                  </pic:spPr>
                </pic:pic>
              </a:graphicData>
            </a:graphic>
          </wp:inline>
        </w:drawing>
      </w:r>
    </w:p>
    <w:p w:rsidR="009E4F15" w:rsidRDefault="00093660" w:rsidP="00093660">
      <w:pPr>
        <w:pStyle w:val="Epgrafe"/>
        <w:jc w:val="center"/>
      </w:pPr>
      <w:bookmarkStart w:id="140" w:name="_Toc56097081"/>
      <w:r>
        <w:t xml:space="preserve">Figura </w:t>
      </w:r>
      <w:fldSimple w:instr=" SEQ Figura \* ARABIC ">
        <w:r w:rsidR="0053204E">
          <w:rPr>
            <w:noProof/>
          </w:rPr>
          <w:t>4</w:t>
        </w:r>
      </w:fldSimple>
      <w:r>
        <w:t xml:space="preserve">: </w:t>
      </w:r>
      <w:r w:rsidRPr="00E86B65">
        <w:t>Diagrama de clase ingresar un tema de trabajo de graduación</w:t>
      </w:r>
      <w:bookmarkEnd w:id="140"/>
    </w:p>
    <w:p w:rsidR="00DE0144" w:rsidRDefault="00DE0144" w:rsidP="005375F8">
      <w:pPr>
        <w:pStyle w:val="Ttulo2"/>
        <w:numPr>
          <w:ilvl w:val="2"/>
          <w:numId w:val="31"/>
        </w:numPr>
      </w:pPr>
      <w:bookmarkStart w:id="141" w:name="_Toc56097012"/>
      <w:r w:rsidRPr="002D72AB">
        <w:lastRenderedPageBreak/>
        <w:t xml:space="preserve">DIAGRAMA DE CLASE MANTENIMIENTO DE LAS OPCIONES DE </w:t>
      </w:r>
      <w:r w:rsidR="00493FD5">
        <w:t xml:space="preserve">TEMAS DE </w:t>
      </w:r>
      <w:r w:rsidRPr="002D72AB">
        <w:t>TRABAJO DE GRADUACIÓN</w:t>
      </w:r>
      <w:bookmarkEnd w:id="141"/>
      <w:r>
        <w:t xml:space="preserve"> </w:t>
      </w:r>
    </w:p>
    <w:p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rsidR="006A0256" w:rsidRDefault="006A0256" w:rsidP="006A0256">
      <w:pPr>
        <w:pStyle w:val="Ttulo2"/>
        <w:numPr>
          <w:ilvl w:val="3"/>
          <w:numId w:val="31"/>
        </w:numPr>
      </w:pPr>
      <w:bookmarkStart w:id="142" w:name="_Toc56097013"/>
      <w:r>
        <w:t xml:space="preserve">DIAGRAMA DE CLASE </w:t>
      </w:r>
      <w:r w:rsidRPr="0074057B">
        <w:t xml:space="preserve">DE </w:t>
      </w:r>
      <w:r w:rsidR="00802121">
        <w:t>MIS TEMAS PROPUESTOS</w:t>
      </w:r>
      <w:bookmarkEnd w:id="142"/>
    </w:p>
    <w:p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val="es-ES" w:eastAsia="es-ES"/>
        </w:rPr>
        <w:drawing>
          <wp:inline distT="0" distB="0" distL="0" distR="0">
            <wp:extent cx="5016689" cy="5260769"/>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30" cstate="print"/>
                    <a:stretch>
                      <a:fillRect/>
                    </a:stretch>
                  </pic:blipFill>
                  <pic:spPr>
                    <a:xfrm>
                      <a:off x="0" y="0"/>
                      <a:ext cx="5035056" cy="5280030"/>
                    </a:xfrm>
                    <a:prstGeom prst="rect">
                      <a:avLst/>
                    </a:prstGeom>
                  </pic:spPr>
                </pic:pic>
              </a:graphicData>
            </a:graphic>
          </wp:inline>
        </w:drawing>
      </w:r>
    </w:p>
    <w:p w:rsidR="00802121" w:rsidRPr="00802121" w:rsidRDefault="00093660" w:rsidP="00093660">
      <w:pPr>
        <w:pStyle w:val="Epgrafe"/>
        <w:jc w:val="center"/>
      </w:pPr>
      <w:bookmarkStart w:id="143" w:name="_Toc56097082"/>
      <w:r>
        <w:t xml:space="preserve">Figura </w:t>
      </w:r>
      <w:fldSimple w:instr=" SEQ Figura \* ARABIC ">
        <w:r w:rsidR="0053204E">
          <w:rPr>
            <w:noProof/>
          </w:rPr>
          <w:t>5</w:t>
        </w:r>
      </w:fldSimple>
      <w:r>
        <w:t xml:space="preserve">: </w:t>
      </w:r>
      <w:r w:rsidRPr="00E9340A">
        <w:t>Diagrama de clase de mis temas propuestos</w:t>
      </w:r>
      <w:bookmarkEnd w:id="143"/>
    </w:p>
    <w:p w:rsidR="006A0256" w:rsidRDefault="006A0256" w:rsidP="006A0256">
      <w:pPr>
        <w:pStyle w:val="Ttulo2"/>
        <w:numPr>
          <w:ilvl w:val="3"/>
          <w:numId w:val="31"/>
        </w:numPr>
      </w:pPr>
      <w:bookmarkStart w:id="144" w:name="_Toc56097014"/>
      <w:r>
        <w:lastRenderedPageBreak/>
        <w:t xml:space="preserve">DIAGRAMA DE CLASE </w:t>
      </w:r>
      <w:r w:rsidRPr="0074057B">
        <w:t xml:space="preserve">DE </w:t>
      </w:r>
      <w:r w:rsidR="00802121">
        <w:t>HISTORIAL DE TEMAS PROPUESTOS</w:t>
      </w:r>
      <w:bookmarkEnd w:id="144"/>
    </w:p>
    <w:p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rsidR="00E4666F" w:rsidRPr="00E4666F" w:rsidRDefault="00E4666F" w:rsidP="00E4666F"/>
    <w:p w:rsidR="00093660" w:rsidRDefault="00912B7F" w:rsidP="00093660">
      <w:pPr>
        <w:keepNext/>
        <w:jc w:val="center"/>
      </w:pPr>
      <w:r>
        <w:rPr>
          <w:noProof/>
          <w:lang w:val="es-ES" w:eastAsia="es-ES"/>
        </w:rPr>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1" cstate="print"/>
                    <a:stretch>
                      <a:fillRect/>
                    </a:stretch>
                  </pic:blipFill>
                  <pic:spPr>
                    <a:xfrm>
                      <a:off x="0" y="0"/>
                      <a:ext cx="5612130" cy="5464810"/>
                    </a:xfrm>
                    <a:prstGeom prst="rect">
                      <a:avLst/>
                    </a:prstGeom>
                  </pic:spPr>
                </pic:pic>
              </a:graphicData>
            </a:graphic>
          </wp:inline>
        </w:drawing>
      </w:r>
    </w:p>
    <w:p w:rsidR="00802121" w:rsidRDefault="00093660" w:rsidP="00093660">
      <w:pPr>
        <w:pStyle w:val="Epgrafe"/>
        <w:jc w:val="center"/>
      </w:pPr>
      <w:bookmarkStart w:id="145" w:name="_Toc56097083"/>
      <w:r>
        <w:t xml:space="preserve">Figura </w:t>
      </w:r>
      <w:fldSimple w:instr=" SEQ Figura \* ARABIC ">
        <w:r w:rsidR="0053204E">
          <w:rPr>
            <w:noProof/>
          </w:rPr>
          <w:t>6</w:t>
        </w:r>
      </w:fldSimple>
      <w:r>
        <w:t xml:space="preserve">: </w:t>
      </w:r>
      <w:r w:rsidRPr="00C573EC">
        <w:t>Diagrama de clase de historial de temas propuestos</w:t>
      </w:r>
      <w:bookmarkEnd w:id="145"/>
    </w:p>
    <w:p w:rsidR="0040600C" w:rsidRDefault="0040600C" w:rsidP="005375F8">
      <w:pPr>
        <w:pStyle w:val="Ttulo2"/>
        <w:numPr>
          <w:ilvl w:val="1"/>
          <w:numId w:val="31"/>
        </w:numPr>
        <w:rPr>
          <w:rFonts w:cs="Arial"/>
        </w:rPr>
      </w:pPr>
      <w:bookmarkStart w:id="146" w:name="_Toc56097015"/>
      <w:r w:rsidRPr="00F54AC8">
        <w:rPr>
          <w:rFonts w:cs="Arial"/>
        </w:rPr>
        <w:t xml:space="preserve">DIAGRAMAS DE </w:t>
      </w:r>
      <w:r w:rsidR="006C7B25">
        <w:rPr>
          <w:rFonts w:cs="Arial"/>
        </w:rPr>
        <w:t>SECUENCIAS</w:t>
      </w:r>
      <w:bookmarkEnd w:id="146"/>
    </w:p>
    <w:p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xml:space="preserve"> o en los procesos y </w:t>
      </w:r>
      <w:r w:rsidRPr="00E86CB1">
        <w:rPr>
          <w:rFonts w:cs="Arial"/>
          <w:szCs w:val="24"/>
        </w:rPr>
        <w:lastRenderedPageBreak/>
        <w:t>objetos que coexisten simultáneamente, y los mensajes intercambiados entre ellos para ejecutar una función antes de que la línea de vida termine.</w:t>
      </w:r>
    </w:p>
    <w:p w:rsidR="007627A6" w:rsidRDefault="00F54AC8" w:rsidP="00F54AC8">
      <w:pPr>
        <w:pStyle w:val="Ttulo2"/>
        <w:numPr>
          <w:ilvl w:val="2"/>
          <w:numId w:val="31"/>
        </w:numPr>
      </w:pPr>
      <w:bookmarkStart w:id="147" w:name="_Toc56097016"/>
      <w:r w:rsidRPr="00F54AC8">
        <w:t>DIAGRAMA DE SECUENCIA DE INICIO DE SESIÓN DE ESTUDIANTE</w:t>
      </w:r>
      <w:bookmarkEnd w:id="147"/>
    </w:p>
    <w:p w:rsidR="00DC1F0F" w:rsidRPr="00DC1F0F" w:rsidRDefault="00DC1F0F" w:rsidP="00DC1F0F">
      <w:r>
        <w:t>El diagrama de secuencia de inicio de sesión de estudiante permite visualizar el modelo lógico</w:t>
      </w:r>
      <w:r w:rsidR="002546FA">
        <w:t xml:space="preserve"> con más facilidad de cómo se distribuyen las tareas que puede ejecutar el usuario e</w:t>
      </w:r>
      <w:r w:rsidR="00300DF7">
        <w:t>studiante entre los componentes; iniciar sesión como estudiante y estar en el formulario de la búsqueda de temas a aplicar.</w:t>
      </w:r>
    </w:p>
    <w:p w:rsidR="00477AE2" w:rsidRDefault="00F54AC8" w:rsidP="00477AE2">
      <w:pPr>
        <w:keepNext/>
        <w:jc w:val="center"/>
      </w:pPr>
      <w:r>
        <w:rPr>
          <w:noProof/>
          <w:lang w:val="es-ES" w:eastAsia="es-ES"/>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2" cstate="print"/>
                    <a:srcRect b="16721"/>
                    <a:stretch>
                      <a:fillRect/>
                    </a:stretch>
                  </pic:blipFill>
                  <pic:spPr>
                    <a:xfrm>
                      <a:off x="0" y="0"/>
                      <a:ext cx="5612130" cy="3076575"/>
                    </a:xfrm>
                    <a:prstGeom prst="rect">
                      <a:avLst/>
                    </a:prstGeom>
                  </pic:spPr>
                </pic:pic>
              </a:graphicData>
            </a:graphic>
          </wp:inline>
        </w:drawing>
      </w:r>
    </w:p>
    <w:p w:rsidR="00802121" w:rsidRDefault="00477AE2" w:rsidP="00477AE2">
      <w:pPr>
        <w:pStyle w:val="Epgrafe"/>
        <w:jc w:val="center"/>
      </w:pPr>
      <w:bookmarkStart w:id="148" w:name="_Toc56097084"/>
      <w:r>
        <w:t xml:space="preserve">Figura </w:t>
      </w:r>
      <w:fldSimple w:instr=" SEQ Figura \* ARABIC ">
        <w:r w:rsidR="0053204E">
          <w:rPr>
            <w:noProof/>
          </w:rPr>
          <w:t>7</w:t>
        </w:r>
      </w:fldSimple>
      <w:r>
        <w:t xml:space="preserve">: </w:t>
      </w:r>
      <w:r w:rsidRPr="00353C47">
        <w:t>Diagrama de secuencia de inicio de sesión de estudiante</w:t>
      </w:r>
      <w:bookmarkEnd w:id="148"/>
    </w:p>
    <w:p w:rsidR="00F54AC8" w:rsidRDefault="00F54AC8" w:rsidP="00F54AC8">
      <w:pPr>
        <w:pStyle w:val="Ttulo2"/>
        <w:numPr>
          <w:ilvl w:val="2"/>
          <w:numId w:val="31"/>
        </w:numPr>
      </w:pPr>
      <w:bookmarkStart w:id="149" w:name="_Toc56097017"/>
      <w:r>
        <w:t>DIAGRAMA DE SECUENCIA DE INICIO DE SESIÓN DE PROFESOR-INVESTIGADOR</w:t>
      </w:r>
      <w:bookmarkEnd w:id="149"/>
    </w:p>
    <w:p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rsidR="002546FA" w:rsidRPr="002546FA" w:rsidRDefault="002546FA" w:rsidP="002546FA"/>
    <w:p w:rsidR="00477AE2" w:rsidRDefault="00F54AC8" w:rsidP="00477AE2">
      <w:pPr>
        <w:keepNext/>
        <w:jc w:val="center"/>
      </w:pPr>
      <w:r>
        <w:rPr>
          <w:noProof/>
          <w:lang w:val="es-ES" w:eastAsia="es-ES"/>
        </w:rPr>
        <w:lastRenderedPageBreak/>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3" cstate="print"/>
                    <a:srcRect b="15508"/>
                    <a:stretch>
                      <a:fillRect/>
                    </a:stretch>
                  </pic:blipFill>
                  <pic:spPr>
                    <a:xfrm>
                      <a:off x="0" y="0"/>
                      <a:ext cx="5612130" cy="3009900"/>
                    </a:xfrm>
                    <a:prstGeom prst="rect">
                      <a:avLst/>
                    </a:prstGeom>
                  </pic:spPr>
                </pic:pic>
              </a:graphicData>
            </a:graphic>
          </wp:inline>
        </w:drawing>
      </w:r>
    </w:p>
    <w:p w:rsidR="00802121" w:rsidRDefault="00477AE2" w:rsidP="00477AE2">
      <w:pPr>
        <w:pStyle w:val="Epgrafe"/>
        <w:jc w:val="center"/>
      </w:pPr>
      <w:bookmarkStart w:id="150" w:name="_Toc56097085"/>
      <w:r>
        <w:t xml:space="preserve">Figura </w:t>
      </w:r>
      <w:fldSimple w:instr=" SEQ Figura \* ARABIC ">
        <w:r w:rsidR="0053204E">
          <w:rPr>
            <w:noProof/>
          </w:rPr>
          <w:t>8</w:t>
        </w:r>
      </w:fldSimple>
      <w:r>
        <w:t xml:space="preserve">: </w:t>
      </w:r>
      <w:r w:rsidRPr="005330EA">
        <w:t>Diagrama de secuencia de inicio de sesión de profesor-investigador</w:t>
      </w:r>
      <w:bookmarkEnd w:id="150"/>
    </w:p>
    <w:p w:rsidR="00F54AC8" w:rsidRDefault="00085AC6" w:rsidP="00085AC6">
      <w:pPr>
        <w:pStyle w:val="Ttulo2"/>
        <w:numPr>
          <w:ilvl w:val="2"/>
          <w:numId w:val="31"/>
        </w:numPr>
      </w:pPr>
      <w:bookmarkStart w:id="151" w:name="_Toc56097018"/>
      <w:r w:rsidRPr="00085AC6">
        <w:t>DIAGRAMA DE SECUENCIA DE APLICAR A UN TEMA DE TRABAJO DE GRADUACIÓN</w:t>
      </w:r>
      <w:bookmarkEnd w:id="151"/>
    </w:p>
    <w:p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rsidR="00477AE2" w:rsidRDefault="00BE4DD7" w:rsidP="00103F44">
      <w:pPr>
        <w:keepNext/>
        <w:jc w:val="center"/>
      </w:pPr>
      <w:r>
        <w:rPr>
          <w:noProof/>
          <w:lang w:val="es-ES" w:eastAsia="es-ES"/>
        </w:rPr>
        <w:drawing>
          <wp:inline distT="0" distB="0" distL="0" distR="0">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4" cstate="print"/>
                    <a:srcRect b="23209"/>
                    <a:stretch>
                      <a:fillRect/>
                    </a:stretch>
                  </pic:blipFill>
                  <pic:spPr>
                    <a:xfrm>
                      <a:off x="0" y="0"/>
                      <a:ext cx="5428711" cy="2469273"/>
                    </a:xfrm>
                    <a:prstGeom prst="rect">
                      <a:avLst/>
                    </a:prstGeom>
                  </pic:spPr>
                </pic:pic>
              </a:graphicData>
            </a:graphic>
          </wp:inline>
        </w:drawing>
      </w:r>
    </w:p>
    <w:p w:rsidR="0058260B" w:rsidRDefault="00477AE2" w:rsidP="00477AE2">
      <w:pPr>
        <w:pStyle w:val="Epgrafe"/>
        <w:jc w:val="center"/>
      </w:pPr>
      <w:bookmarkStart w:id="152" w:name="_Toc56097086"/>
      <w:r>
        <w:t xml:space="preserve">Figura </w:t>
      </w:r>
      <w:fldSimple w:instr=" SEQ Figura \* ARABIC ">
        <w:r w:rsidR="0053204E">
          <w:rPr>
            <w:noProof/>
          </w:rPr>
          <w:t>9</w:t>
        </w:r>
      </w:fldSimple>
      <w:r>
        <w:t xml:space="preserve">: </w:t>
      </w:r>
      <w:r w:rsidRPr="00B94445">
        <w:t>Diagrama de secuencia de aplicar a un tema de trabajo de graduación</w:t>
      </w:r>
      <w:bookmarkEnd w:id="152"/>
    </w:p>
    <w:p w:rsidR="0074057B" w:rsidRPr="0074057B" w:rsidRDefault="0074057B" w:rsidP="0074057B">
      <w:pPr>
        <w:pStyle w:val="Ttulo2"/>
        <w:numPr>
          <w:ilvl w:val="2"/>
          <w:numId w:val="31"/>
        </w:numPr>
      </w:pPr>
      <w:bookmarkStart w:id="153" w:name="_Toc56097019"/>
      <w:r>
        <w:lastRenderedPageBreak/>
        <w:t xml:space="preserve">DIAGRAMA DE SECUENCIA DE </w:t>
      </w:r>
      <w:r w:rsidRPr="002D72AB">
        <w:t xml:space="preserve">MANTENIMIENTO DE LAS OPCIONES DE </w:t>
      </w:r>
      <w:r>
        <w:t xml:space="preserve">TEMAS DE </w:t>
      </w:r>
      <w:r w:rsidRPr="002D72AB">
        <w:t>TRABAJO DE GRADUACIÓN</w:t>
      </w:r>
      <w:bookmarkEnd w:id="153"/>
    </w:p>
    <w:p w:rsidR="00085AC6" w:rsidRDefault="00085AC6" w:rsidP="0074057B">
      <w:pPr>
        <w:pStyle w:val="Ttulo2"/>
        <w:numPr>
          <w:ilvl w:val="3"/>
          <w:numId w:val="31"/>
        </w:numPr>
      </w:pPr>
      <w:bookmarkStart w:id="154" w:name="_Toc56097020"/>
      <w:r w:rsidRPr="0074057B">
        <w:t xml:space="preserve">DIAGRAMA DE SECUENCIA DE </w:t>
      </w:r>
      <w:r w:rsidR="00802121">
        <w:t>MIS TEMAS PROPUESTOS</w:t>
      </w:r>
      <w:bookmarkEnd w:id="154"/>
    </w:p>
    <w:p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val="es-ES" w:eastAsia="es-ES"/>
        </w:rPr>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5" cstate="print"/>
                    <a:srcRect b="25483"/>
                    <a:stretch>
                      <a:fillRect/>
                    </a:stretch>
                  </pic:blipFill>
                  <pic:spPr>
                    <a:xfrm>
                      <a:off x="0" y="0"/>
                      <a:ext cx="5612130" cy="4038600"/>
                    </a:xfrm>
                    <a:prstGeom prst="rect">
                      <a:avLst/>
                    </a:prstGeom>
                  </pic:spPr>
                </pic:pic>
              </a:graphicData>
            </a:graphic>
          </wp:inline>
        </w:drawing>
      </w:r>
    </w:p>
    <w:p w:rsidR="00912B7F" w:rsidRDefault="00477AE2" w:rsidP="00477AE2">
      <w:pPr>
        <w:pStyle w:val="Epgrafe"/>
        <w:jc w:val="center"/>
      </w:pPr>
      <w:bookmarkStart w:id="155" w:name="_Toc56097087"/>
      <w:r>
        <w:t xml:space="preserve">Figura </w:t>
      </w:r>
      <w:fldSimple w:instr=" SEQ Figura \* ARABIC ">
        <w:r w:rsidR="0053204E">
          <w:rPr>
            <w:noProof/>
          </w:rPr>
          <w:t>10</w:t>
        </w:r>
      </w:fldSimple>
      <w:r>
        <w:t xml:space="preserve">: </w:t>
      </w:r>
      <w:r w:rsidRPr="00E730BC">
        <w:t>Diagrama de secuencia de mis temas propuestos</w:t>
      </w:r>
      <w:bookmarkEnd w:id="155"/>
    </w:p>
    <w:p w:rsidR="0074057B" w:rsidRDefault="0074057B" w:rsidP="0074057B">
      <w:pPr>
        <w:pStyle w:val="Ttulo2"/>
        <w:numPr>
          <w:ilvl w:val="3"/>
          <w:numId w:val="31"/>
        </w:numPr>
      </w:pPr>
      <w:bookmarkStart w:id="156" w:name="_Toc56097021"/>
      <w:r w:rsidRPr="0074057B">
        <w:t xml:space="preserve">DIAGRAMA DE SECUENCIA DE </w:t>
      </w:r>
      <w:r w:rsidR="00802121">
        <w:t>HISTORIAL DE TEMAS PROPUESTOS</w:t>
      </w:r>
      <w:bookmarkEnd w:id="156"/>
    </w:p>
    <w:p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val="es-ES" w:eastAsia="es-ES"/>
        </w:rPr>
        <w:lastRenderedPageBreak/>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6" cstate="print"/>
                    <a:srcRect b="27417"/>
                    <a:stretch>
                      <a:fillRect/>
                    </a:stretch>
                  </pic:blipFill>
                  <pic:spPr>
                    <a:xfrm>
                      <a:off x="0" y="0"/>
                      <a:ext cx="5612130" cy="3933825"/>
                    </a:xfrm>
                    <a:prstGeom prst="rect">
                      <a:avLst/>
                    </a:prstGeom>
                  </pic:spPr>
                </pic:pic>
              </a:graphicData>
            </a:graphic>
          </wp:inline>
        </w:drawing>
      </w:r>
    </w:p>
    <w:p w:rsidR="00912B7F" w:rsidRDefault="00477AE2" w:rsidP="00477AE2">
      <w:pPr>
        <w:pStyle w:val="Epgrafe"/>
        <w:jc w:val="center"/>
      </w:pPr>
      <w:bookmarkStart w:id="157" w:name="_Toc56097088"/>
      <w:r>
        <w:t xml:space="preserve">Figura </w:t>
      </w:r>
      <w:fldSimple w:instr=" SEQ Figura \* ARABIC ">
        <w:r w:rsidR="0053204E">
          <w:rPr>
            <w:noProof/>
          </w:rPr>
          <w:t>11</w:t>
        </w:r>
      </w:fldSimple>
      <w:r>
        <w:t xml:space="preserve">: </w:t>
      </w:r>
      <w:r w:rsidRPr="008C264A">
        <w:t>Diagrama de secuencia de historial de temas propuestos</w:t>
      </w:r>
      <w:bookmarkEnd w:id="157"/>
    </w:p>
    <w:p w:rsidR="0074057B" w:rsidRDefault="0074057B" w:rsidP="0074057B">
      <w:pPr>
        <w:pStyle w:val="Ttulo2"/>
        <w:numPr>
          <w:ilvl w:val="2"/>
          <w:numId w:val="31"/>
        </w:numPr>
      </w:pPr>
      <w:bookmarkStart w:id="158" w:name="_Toc56097022"/>
      <w:r w:rsidRPr="0074057B">
        <w:t xml:space="preserve">DIAGRAMA DE SECUENCIA DE </w:t>
      </w:r>
      <w:r w:rsidR="00802121">
        <w:t>AGREGAR</w:t>
      </w:r>
      <w:r w:rsidRPr="0074057B">
        <w:t xml:space="preserve"> UN TEMA DE TRABAJO DE GRADUACIÓN</w:t>
      </w:r>
      <w:bookmarkEnd w:id="158"/>
    </w:p>
    <w:p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rsidR="00103F44" w:rsidRPr="00103F44" w:rsidRDefault="00103F44" w:rsidP="00103F44"/>
    <w:p w:rsidR="00477AE2" w:rsidRDefault="00201C43" w:rsidP="00477AE2">
      <w:pPr>
        <w:keepNext/>
      </w:pPr>
      <w:r>
        <w:rPr>
          <w:noProof/>
          <w:lang w:val="es-ES" w:eastAsia="es-ES"/>
        </w:rPr>
        <w:lastRenderedPageBreak/>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7" cstate="print"/>
                    <a:srcRect b="14823"/>
                    <a:stretch>
                      <a:fillRect/>
                    </a:stretch>
                  </pic:blipFill>
                  <pic:spPr>
                    <a:xfrm>
                      <a:off x="0" y="0"/>
                      <a:ext cx="5612130" cy="3886200"/>
                    </a:xfrm>
                    <a:prstGeom prst="rect">
                      <a:avLst/>
                    </a:prstGeom>
                  </pic:spPr>
                </pic:pic>
              </a:graphicData>
            </a:graphic>
          </wp:inline>
        </w:drawing>
      </w:r>
    </w:p>
    <w:p w:rsidR="00201C43" w:rsidRDefault="00477AE2" w:rsidP="00477AE2">
      <w:pPr>
        <w:pStyle w:val="Epgrafe"/>
        <w:jc w:val="center"/>
      </w:pPr>
      <w:bookmarkStart w:id="159" w:name="_Toc56097089"/>
      <w:r>
        <w:t xml:space="preserve">Figura </w:t>
      </w:r>
      <w:fldSimple w:instr=" SEQ Figura \* ARABIC ">
        <w:r w:rsidR="0053204E">
          <w:rPr>
            <w:noProof/>
          </w:rPr>
          <w:t>12</w:t>
        </w:r>
      </w:fldSimple>
      <w:r>
        <w:t xml:space="preserve">: </w:t>
      </w:r>
      <w:r w:rsidRPr="002067DE">
        <w:t>Diagrama de secuencia de agregar un tema de trabajo de graduación</w:t>
      </w:r>
      <w:bookmarkEnd w:id="159"/>
    </w:p>
    <w:p w:rsidR="0040600C" w:rsidRPr="00EE1285" w:rsidRDefault="0040600C" w:rsidP="005375F8">
      <w:pPr>
        <w:pStyle w:val="Ttulo2"/>
        <w:numPr>
          <w:ilvl w:val="1"/>
          <w:numId w:val="31"/>
        </w:numPr>
        <w:rPr>
          <w:noProof/>
        </w:rPr>
      </w:pPr>
      <w:bookmarkStart w:id="160" w:name="_Toc56097023"/>
      <w:r w:rsidRPr="00EE1285">
        <w:rPr>
          <w:noProof/>
        </w:rPr>
        <w:t xml:space="preserve">DIAGRAMAS DE </w:t>
      </w:r>
      <w:r w:rsidR="006C7B25" w:rsidRPr="00EE1285">
        <w:rPr>
          <w:noProof/>
        </w:rPr>
        <w:t>ACTIVIDADES</w:t>
      </w:r>
      <w:bookmarkEnd w:id="160"/>
    </w:p>
    <w:p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rsidR="002D72AB" w:rsidRDefault="00EE1285" w:rsidP="00EE1285">
      <w:pPr>
        <w:pStyle w:val="Ttulo2"/>
        <w:numPr>
          <w:ilvl w:val="2"/>
          <w:numId w:val="31"/>
        </w:numPr>
        <w:rPr>
          <w:noProof/>
        </w:rPr>
      </w:pPr>
      <w:bookmarkStart w:id="161" w:name="_Toc56097024"/>
      <w:r>
        <w:rPr>
          <w:noProof/>
        </w:rPr>
        <w:t>DIAGRAMA DE ACTIVIDAD PARA ESTUDIANTE</w:t>
      </w:r>
      <w:bookmarkEnd w:id="161"/>
    </w:p>
    <w:p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rsidR="00477AE2" w:rsidRDefault="00037C78" w:rsidP="00477AE2">
      <w:pPr>
        <w:keepNext/>
      </w:pPr>
      <w:r>
        <w:rPr>
          <w:noProof/>
          <w:lang w:val="es-ES" w:eastAsia="es-ES"/>
        </w:rPr>
        <w:lastRenderedPageBreak/>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8" cstate="print"/>
                    <a:stretch>
                      <a:fillRect/>
                    </a:stretch>
                  </pic:blipFill>
                  <pic:spPr>
                    <a:xfrm>
                      <a:off x="0" y="0"/>
                      <a:ext cx="5612130" cy="7597140"/>
                    </a:xfrm>
                    <a:prstGeom prst="rect">
                      <a:avLst/>
                    </a:prstGeom>
                  </pic:spPr>
                </pic:pic>
              </a:graphicData>
            </a:graphic>
          </wp:inline>
        </w:drawing>
      </w:r>
    </w:p>
    <w:p w:rsidR="00EE1285" w:rsidRDefault="00477AE2" w:rsidP="00477AE2">
      <w:pPr>
        <w:pStyle w:val="Epgrafe"/>
        <w:jc w:val="center"/>
      </w:pPr>
      <w:bookmarkStart w:id="162" w:name="_Toc56097090"/>
      <w:r>
        <w:t xml:space="preserve">Figura </w:t>
      </w:r>
      <w:fldSimple w:instr=" SEQ Figura \* ARABIC ">
        <w:r w:rsidR="0053204E">
          <w:rPr>
            <w:noProof/>
          </w:rPr>
          <w:t>13</w:t>
        </w:r>
      </w:fldSimple>
      <w:r>
        <w:t xml:space="preserve">: </w:t>
      </w:r>
      <w:r w:rsidRPr="00BB6B90">
        <w:t>Diagrama de actividad para estudiantes</w:t>
      </w:r>
      <w:bookmarkEnd w:id="162"/>
    </w:p>
    <w:p w:rsidR="00EE1285" w:rsidRDefault="00EE1285" w:rsidP="00EE1285">
      <w:pPr>
        <w:pStyle w:val="Ttulo2"/>
        <w:numPr>
          <w:ilvl w:val="2"/>
          <w:numId w:val="31"/>
        </w:numPr>
      </w:pPr>
      <w:bookmarkStart w:id="163" w:name="_Toc56097025"/>
      <w:r>
        <w:lastRenderedPageBreak/>
        <w:t>DIAGRAMA DE ACTIVIDAD PARA PROFESOR E INVESTIGADOR</w:t>
      </w:r>
      <w:bookmarkEnd w:id="163"/>
    </w:p>
    <w:p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rsidR="00477AE2" w:rsidRDefault="00037C78" w:rsidP="00477AE2">
      <w:pPr>
        <w:keepNext/>
        <w:jc w:val="center"/>
      </w:pPr>
      <w:r>
        <w:rPr>
          <w:noProof/>
          <w:lang w:val="es-ES" w:eastAsia="es-ES"/>
        </w:rPr>
        <w:drawing>
          <wp:inline distT="0" distB="0" distL="0" distR="0">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9" cstate="print"/>
                    <a:stretch>
                      <a:fillRect/>
                    </a:stretch>
                  </pic:blipFill>
                  <pic:spPr>
                    <a:xfrm>
                      <a:off x="0" y="0"/>
                      <a:ext cx="5765264" cy="4296850"/>
                    </a:xfrm>
                    <a:prstGeom prst="rect">
                      <a:avLst/>
                    </a:prstGeom>
                  </pic:spPr>
                </pic:pic>
              </a:graphicData>
            </a:graphic>
          </wp:inline>
        </w:drawing>
      </w:r>
    </w:p>
    <w:p w:rsidR="002D72AB" w:rsidRPr="00F7440D" w:rsidRDefault="00477AE2" w:rsidP="00477AE2">
      <w:pPr>
        <w:pStyle w:val="Epgrafe"/>
        <w:jc w:val="center"/>
      </w:pPr>
      <w:bookmarkStart w:id="164" w:name="_Toc56097091"/>
      <w:r>
        <w:t xml:space="preserve">Figura </w:t>
      </w:r>
      <w:fldSimple w:instr=" SEQ Figura \* ARABIC ">
        <w:r w:rsidR="0053204E">
          <w:rPr>
            <w:noProof/>
          </w:rPr>
          <w:t>14</w:t>
        </w:r>
      </w:fldSimple>
      <w:r>
        <w:t xml:space="preserve">: </w:t>
      </w:r>
      <w:r w:rsidRPr="00272BA8">
        <w:t>Diagrama de actividad para profesor e investigador</w:t>
      </w:r>
      <w:bookmarkEnd w:id="164"/>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65" w:name="_Toc56097026"/>
      <w:r>
        <w:t>V DESARROLLO</w:t>
      </w:r>
      <w:bookmarkEnd w:id="165"/>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0A43AF" w:rsidRDefault="000A43AF" w:rsidP="00E00478"/>
    <w:p w:rsidR="00AA06BA" w:rsidRDefault="00AA06BA" w:rsidP="00E00478"/>
    <w:p w:rsidR="00E00478" w:rsidRPr="00546417" w:rsidRDefault="00E00478" w:rsidP="005375F8">
      <w:pPr>
        <w:pStyle w:val="Ttulo2"/>
        <w:numPr>
          <w:ilvl w:val="1"/>
          <w:numId w:val="29"/>
        </w:numPr>
      </w:pPr>
      <w:bookmarkStart w:id="166" w:name="_Toc56097027"/>
      <w:r w:rsidRPr="00546417">
        <w:lastRenderedPageBreak/>
        <w:t>MODELO DE LA BASE DE DATOS</w:t>
      </w:r>
      <w:bookmarkEnd w:id="166"/>
    </w:p>
    <w:p w:rsidR="00546417" w:rsidRDefault="00546417" w:rsidP="00546417">
      <w:r>
        <w:t xml:space="preserve">Basado en los requerimientos </w:t>
      </w:r>
      <w:r w:rsidRPr="00546417">
        <w:t>para el Gestor de opciones de trabajo de graduación, se crea la siguiente estructura de tablas para la base de datos:</w:t>
      </w:r>
    </w:p>
    <w:p w:rsidR="00477AE2" w:rsidRDefault="00CE4F2C" w:rsidP="00477AE2">
      <w:pPr>
        <w:keepNext/>
        <w:jc w:val="center"/>
      </w:pPr>
      <w:r>
        <w:rPr>
          <w:noProof/>
          <w:lang w:val="es-ES" w:eastAsia="es-ES"/>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4970780"/>
                    </a:xfrm>
                    <a:prstGeom prst="rect">
                      <a:avLst/>
                    </a:prstGeom>
                  </pic:spPr>
                </pic:pic>
              </a:graphicData>
            </a:graphic>
          </wp:inline>
        </w:drawing>
      </w:r>
    </w:p>
    <w:p w:rsidR="00546417" w:rsidRDefault="00477AE2" w:rsidP="00477AE2">
      <w:pPr>
        <w:pStyle w:val="Epgrafe"/>
        <w:jc w:val="center"/>
        <w:rPr>
          <w:highlight w:val="yellow"/>
        </w:rPr>
      </w:pPr>
      <w:bookmarkStart w:id="167" w:name="_Toc56097092"/>
      <w:r>
        <w:t xml:space="preserve">Figura </w:t>
      </w:r>
      <w:fldSimple w:instr=" SEQ Figura \* ARABIC ">
        <w:r w:rsidR="0053204E">
          <w:rPr>
            <w:noProof/>
          </w:rPr>
          <w:t>15</w:t>
        </w:r>
      </w:fldSimple>
      <w:r>
        <w:t xml:space="preserve">: </w:t>
      </w:r>
      <w:r w:rsidRPr="00156891">
        <w:t>Modelo de la base de datos</w:t>
      </w:r>
      <w:bookmarkEnd w:id="167"/>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5375F8">
      <w:pPr>
        <w:pStyle w:val="Ttulo2"/>
        <w:numPr>
          <w:ilvl w:val="1"/>
          <w:numId w:val="29"/>
        </w:numPr>
      </w:pPr>
      <w:bookmarkStart w:id="168" w:name="_Toc56097028"/>
      <w:r w:rsidRPr="00546417">
        <w:t>VALIDACIÓN DE LAS CARACTERÍSTICAS DE SEGURIDAD</w:t>
      </w:r>
      <w:bookmarkEnd w:id="168"/>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5375F8">
      <w:pPr>
        <w:pStyle w:val="Ttulo2"/>
        <w:numPr>
          <w:ilvl w:val="1"/>
          <w:numId w:val="29"/>
        </w:numPr>
      </w:pPr>
      <w:bookmarkStart w:id="169" w:name="_Toc56097029"/>
      <w:r w:rsidRPr="00546417">
        <w:lastRenderedPageBreak/>
        <w:t>FUNCIONALIDADES</w:t>
      </w:r>
      <w:bookmarkEnd w:id="169"/>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5375F8">
      <w:pPr>
        <w:pStyle w:val="Ttulo2"/>
        <w:numPr>
          <w:ilvl w:val="2"/>
          <w:numId w:val="29"/>
        </w:numPr>
      </w:pPr>
      <w:bookmarkStart w:id="170" w:name="_Toc56097030"/>
      <w:r>
        <w:t>FUNCIONALIDADES COMUNES</w:t>
      </w:r>
      <w:bookmarkEnd w:id="170"/>
      <w:r>
        <w:t xml:space="preserve"> </w:t>
      </w:r>
    </w:p>
    <w:p w:rsidR="0045443B" w:rsidRPr="00BB00E7" w:rsidRDefault="0045443B" w:rsidP="00442DD2">
      <w:r w:rsidRPr="00BB00E7">
        <w:t>Son funcionalidades comunes las que están disponibles para todos los usuarios del sistema.</w:t>
      </w:r>
    </w:p>
    <w:p w:rsidR="0045443B" w:rsidRDefault="00197906" w:rsidP="005375F8">
      <w:pPr>
        <w:pStyle w:val="Ttulo2"/>
        <w:numPr>
          <w:ilvl w:val="3"/>
          <w:numId w:val="29"/>
        </w:numPr>
      </w:pPr>
      <w:bookmarkStart w:id="171" w:name="_Toc56097031"/>
      <w:r>
        <w:t>INICIO DE SESIÓN</w:t>
      </w:r>
      <w:bookmarkEnd w:id="171"/>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67401E">
      <w:pPr>
        <w:pStyle w:val="Epgrafe"/>
        <w:spacing w:line="360" w:lineRule="auto"/>
        <w:jc w:val="center"/>
      </w:pPr>
      <w:bookmarkStart w:id="172" w:name="_Toc56097118"/>
      <w:r>
        <w:lastRenderedPageBreak/>
        <w:t>Código</w:t>
      </w:r>
      <w:r w:rsidR="003B7FCF">
        <w:t xml:space="preserve"> </w:t>
      </w:r>
      <w:r w:rsidR="00B6363C">
        <w:fldChar w:fldCharType="begin"/>
      </w:r>
      <w:r w:rsidR="00B00A51">
        <w:instrText xml:space="preserve"> SEQ Cuadro \* ARABIC </w:instrText>
      </w:r>
      <w:r w:rsidR="00B6363C">
        <w:fldChar w:fldCharType="separate"/>
      </w:r>
      <w:r w:rsidR="00CE183E">
        <w:rPr>
          <w:noProof/>
        </w:rPr>
        <w:t>1</w:t>
      </w:r>
      <w:r w:rsidR="00B6363C">
        <w:rPr>
          <w:noProof/>
        </w:rPr>
        <w:fldChar w:fldCharType="end"/>
      </w:r>
      <w:r w:rsidR="003B7FCF">
        <w:t xml:space="preserve">: </w:t>
      </w:r>
      <w:r w:rsidR="00A53138">
        <w:t>Código de inicio de sesión (método principal)</w:t>
      </w:r>
      <w:bookmarkEnd w:id="172"/>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67401E">
      <w:pPr>
        <w:pStyle w:val="Epgrafe"/>
        <w:spacing w:line="360" w:lineRule="auto"/>
        <w:jc w:val="center"/>
      </w:pPr>
      <w:bookmarkStart w:id="173" w:name="_Toc56097119"/>
      <w:r>
        <w:lastRenderedPageBreak/>
        <w:t>Código</w:t>
      </w:r>
      <w:r w:rsidR="00A53138">
        <w:t xml:space="preserve"> </w:t>
      </w:r>
      <w:r w:rsidR="00B6363C">
        <w:fldChar w:fldCharType="begin"/>
      </w:r>
      <w:r w:rsidR="00B00A51">
        <w:instrText xml:space="preserve"> SEQ Cuadro \* ARABIC </w:instrText>
      </w:r>
      <w:r w:rsidR="00B6363C">
        <w:fldChar w:fldCharType="separate"/>
      </w:r>
      <w:r w:rsidR="00CE183E">
        <w:rPr>
          <w:noProof/>
        </w:rPr>
        <w:t>2</w:t>
      </w:r>
      <w:r w:rsidR="00B6363C">
        <w:rPr>
          <w:noProof/>
        </w:rPr>
        <w:fldChar w:fldCharType="end"/>
      </w:r>
      <w:r w:rsidR="00A53138">
        <w:t>: Código de inicio de sesión (servicio)</w:t>
      </w:r>
      <w:bookmarkEnd w:id="173"/>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0D5EB8"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401E">
      <w:pPr>
        <w:pStyle w:val="Epgrafe"/>
        <w:spacing w:line="360" w:lineRule="auto"/>
        <w:jc w:val="center"/>
      </w:pPr>
      <w:bookmarkStart w:id="174" w:name="_Toc56097120"/>
      <w:r>
        <w:t xml:space="preserve">Código </w:t>
      </w:r>
      <w:r w:rsidR="00B6363C">
        <w:fldChar w:fldCharType="begin"/>
      </w:r>
      <w:r w:rsidR="00B00A51">
        <w:instrText xml:space="preserve"> SEQ Cuadro \* ARABIC </w:instrText>
      </w:r>
      <w:r w:rsidR="00B6363C">
        <w:fldChar w:fldCharType="separate"/>
      </w:r>
      <w:r w:rsidR="00CE183E">
        <w:rPr>
          <w:noProof/>
        </w:rPr>
        <w:t>3</w:t>
      </w:r>
      <w:r w:rsidR="00B6363C">
        <w:rPr>
          <w:noProof/>
        </w:rPr>
        <w:fldChar w:fldCharType="end"/>
      </w:r>
      <w:commentRangeStart w:id="175"/>
      <w:r w:rsidR="00A53138">
        <w:t xml:space="preserve">: Código de </w:t>
      </w:r>
      <w:commentRangeEnd w:id="175"/>
      <w:r w:rsidR="00DE1537">
        <w:rPr>
          <w:rStyle w:val="Refdecomentario"/>
          <w:i w:val="0"/>
          <w:iCs w:val="0"/>
          <w:color w:val="auto"/>
        </w:rPr>
        <w:commentReference w:id="175"/>
      </w:r>
      <w:r w:rsidR="00A53138">
        <w:t>inicio de sesión (backend)</w:t>
      </w:r>
      <w:bookmarkEnd w:id="174"/>
    </w:p>
    <w:p w:rsidR="00CB6392" w:rsidRPr="00CB6392" w:rsidRDefault="00CB6392" w:rsidP="005375F8">
      <w:pPr>
        <w:pStyle w:val="Ttulo2"/>
        <w:numPr>
          <w:ilvl w:val="2"/>
          <w:numId w:val="29"/>
        </w:numPr>
      </w:pPr>
      <w:bookmarkStart w:id="176" w:name="_Toc56097032"/>
      <w:r w:rsidRPr="00CB6392">
        <w:t>FUNCIONALIDADES PARA USUARIOS DE TIPO ESTUDIANTE</w:t>
      </w:r>
      <w:bookmarkEnd w:id="176"/>
      <w:r w:rsidRPr="00CB6392">
        <w:t xml:space="preserve"> </w:t>
      </w:r>
    </w:p>
    <w:p w:rsidR="00CB6392" w:rsidRDefault="000224FC" w:rsidP="005375F8">
      <w:pPr>
        <w:pStyle w:val="Ttulo2"/>
        <w:numPr>
          <w:ilvl w:val="3"/>
          <w:numId w:val="29"/>
        </w:numPr>
      </w:pPr>
      <w:bookmarkStart w:id="177" w:name="_Toc56097033"/>
      <w:r>
        <w:t>BÚSQUEDA DE TEMAS DE TRABAJO DE GRADUACIÓN</w:t>
      </w:r>
      <w:bookmarkEnd w:id="177"/>
    </w:p>
    <w:p w:rsidR="00CB6392" w:rsidRDefault="00CB6392" w:rsidP="00442DD2">
      <w:r>
        <w:t>La búsqueda de temas para trabajos de graduación estará controlada por los códigos descritos a continuación.</w:t>
      </w:r>
    </w:p>
    <w:p w:rsidR="00F04FAE" w:rsidRDefault="00F04FAE" w:rsidP="00442DD2"/>
    <w:p w:rsidR="00CB6392" w:rsidRPr="004B441C" w:rsidRDefault="00CB6392" w:rsidP="00442DD2">
      <w:pPr>
        <w:rPr>
          <w:b/>
        </w:rPr>
      </w:pPr>
      <w:r w:rsidRPr="004B441C">
        <w:rPr>
          <w:b/>
        </w:rPr>
        <w:lastRenderedPageBreak/>
        <w:t xml:space="preserve">Método Principal </w:t>
      </w:r>
    </w:p>
    <w:p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67401E">
      <w:pPr>
        <w:pStyle w:val="Epgrafe"/>
        <w:spacing w:line="360" w:lineRule="auto"/>
        <w:jc w:val="center"/>
      </w:pPr>
      <w:bookmarkStart w:id="178" w:name="_Toc56097121"/>
      <w:r>
        <w:t xml:space="preserve">Código </w:t>
      </w:r>
      <w:r w:rsidR="00B6363C">
        <w:fldChar w:fldCharType="begin"/>
      </w:r>
      <w:r w:rsidR="00B00A51">
        <w:instrText xml:space="preserve"> SEQ Cuadro \* ARABIC </w:instrText>
      </w:r>
      <w:r w:rsidR="00B6363C">
        <w:fldChar w:fldCharType="separate"/>
      </w:r>
      <w:r w:rsidR="00CE183E">
        <w:rPr>
          <w:noProof/>
        </w:rPr>
        <w:t>4</w:t>
      </w:r>
      <w:r w:rsidR="00B6363C">
        <w:rPr>
          <w:noProof/>
        </w:rPr>
        <w:fldChar w:fldCharType="end"/>
      </w:r>
      <w:r w:rsidR="003F102C">
        <w:t xml:space="preserve">: Código de </w:t>
      </w:r>
      <w:r w:rsidR="003F102C" w:rsidRPr="00F8073F">
        <w:t>Búsqueda de temas de trabajo de graduación</w:t>
      </w:r>
      <w:r w:rsidR="003F102C">
        <w:t xml:space="preserve"> (método principal)</w:t>
      </w:r>
      <w:bookmarkEnd w:id="178"/>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67401E">
      <w:pPr>
        <w:pStyle w:val="Epgrafe"/>
        <w:spacing w:line="360" w:lineRule="auto"/>
        <w:jc w:val="center"/>
      </w:pPr>
      <w:bookmarkStart w:id="179" w:name="_Toc56097122"/>
      <w:r>
        <w:t xml:space="preserve">Código </w:t>
      </w:r>
      <w:r w:rsidR="00B6363C">
        <w:fldChar w:fldCharType="begin"/>
      </w:r>
      <w:r w:rsidR="00B00A51">
        <w:instrText xml:space="preserve"> SEQ Cuadro \* ARABIC </w:instrText>
      </w:r>
      <w:r w:rsidR="00B6363C">
        <w:fldChar w:fldCharType="separate"/>
      </w:r>
      <w:r w:rsidR="00CE183E">
        <w:rPr>
          <w:noProof/>
        </w:rPr>
        <w:t>5</w:t>
      </w:r>
      <w:r w:rsidR="00B6363C">
        <w:rPr>
          <w:noProof/>
        </w:rPr>
        <w:fldChar w:fldCharType="end"/>
      </w:r>
      <w:r w:rsidR="003F102C">
        <w:t xml:space="preserve">: Código de </w:t>
      </w:r>
      <w:r w:rsidR="003F102C" w:rsidRPr="00B72882">
        <w:t xml:space="preserve">Búsqueda de temas de trabajo de graduación </w:t>
      </w:r>
      <w:r w:rsidR="003F102C">
        <w:t>(servicio)</w:t>
      </w:r>
      <w:bookmarkEnd w:id="179"/>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67401E">
      <w:pPr>
        <w:pStyle w:val="Epgrafe"/>
        <w:spacing w:line="360" w:lineRule="auto"/>
        <w:jc w:val="center"/>
      </w:pPr>
      <w:bookmarkStart w:id="180" w:name="_Toc56097123"/>
      <w:r>
        <w:lastRenderedPageBreak/>
        <w:t xml:space="preserve">Código </w:t>
      </w:r>
      <w:r w:rsidR="00B6363C">
        <w:fldChar w:fldCharType="begin"/>
      </w:r>
      <w:r w:rsidR="00B00A51">
        <w:instrText xml:space="preserve"> SEQ Cuadro \* ARABIC </w:instrText>
      </w:r>
      <w:r w:rsidR="00B6363C">
        <w:fldChar w:fldCharType="separate"/>
      </w:r>
      <w:r w:rsidR="00CE183E">
        <w:rPr>
          <w:noProof/>
        </w:rPr>
        <w:t>6</w:t>
      </w:r>
      <w:r w:rsidR="00B6363C">
        <w:rPr>
          <w:noProof/>
        </w:rPr>
        <w:fldChar w:fldCharType="end"/>
      </w:r>
      <w:r w:rsidR="003F102C">
        <w:t xml:space="preserve">: Código de </w:t>
      </w:r>
      <w:r w:rsidR="003F102C" w:rsidRPr="006F7DE2">
        <w:t xml:space="preserve">Búsqueda de temas de trabajo de graduación </w:t>
      </w:r>
      <w:r w:rsidR="003F102C">
        <w:t>(backend)</w:t>
      </w:r>
      <w:bookmarkEnd w:id="180"/>
    </w:p>
    <w:p w:rsidR="0031174F" w:rsidRDefault="000224FC" w:rsidP="005375F8">
      <w:pPr>
        <w:pStyle w:val="Ttulo2"/>
        <w:numPr>
          <w:ilvl w:val="3"/>
          <w:numId w:val="29"/>
        </w:numPr>
      </w:pPr>
      <w:bookmarkStart w:id="181" w:name="_Toc56097034"/>
      <w:r>
        <w:lastRenderedPageBreak/>
        <w:t>MOSTRAR MÁS INFORMACIÓN DE UN TEMA DE GRADUACIÓN</w:t>
      </w:r>
      <w:bookmarkEnd w:id="181"/>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67401E">
      <w:pPr>
        <w:pStyle w:val="Epgrafe"/>
        <w:spacing w:line="360" w:lineRule="auto"/>
        <w:jc w:val="center"/>
      </w:pPr>
      <w:bookmarkStart w:id="182" w:name="_Toc56097124"/>
      <w:r>
        <w:t>Código</w:t>
      </w:r>
      <w:r w:rsidR="00776A1A">
        <w:t xml:space="preserve"> </w:t>
      </w:r>
      <w:r w:rsidR="00B6363C">
        <w:fldChar w:fldCharType="begin"/>
      </w:r>
      <w:r w:rsidR="00B00A51">
        <w:instrText xml:space="preserve"> SEQ Cuadro \* ARABIC </w:instrText>
      </w:r>
      <w:r w:rsidR="00B6363C">
        <w:fldChar w:fldCharType="separate"/>
      </w:r>
      <w:r w:rsidR="00CE183E">
        <w:rPr>
          <w:noProof/>
        </w:rPr>
        <w:t>7</w:t>
      </w:r>
      <w:r w:rsidR="00B6363C">
        <w:rPr>
          <w:noProof/>
        </w:rPr>
        <w:fldChar w:fldCharType="end"/>
      </w:r>
      <w:r w:rsidR="00776A1A">
        <w:t xml:space="preserve">: Código de </w:t>
      </w:r>
      <w:r w:rsidR="00776A1A" w:rsidRPr="00C35C37">
        <w:t xml:space="preserve">Mostrar más información de un tema de graduación </w:t>
      </w:r>
      <w:r w:rsidR="00776A1A">
        <w:t>(método principal)</w:t>
      </w:r>
      <w:bookmarkEnd w:id="182"/>
    </w:p>
    <w:p w:rsidR="00CB6392" w:rsidRDefault="00896B76" w:rsidP="005375F8">
      <w:pPr>
        <w:pStyle w:val="Ttulo2"/>
        <w:numPr>
          <w:ilvl w:val="3"/>
          <w:numId w:val="29"/>
        </w:numPr>
      </w:pPr>
      <w:bookmarkStart w:id="183" w:name="_Toc56097035"/>
      <w:r>
        <w:lastRenderedPageBreak/>
        <w:t>ENVÍO DE CORREO</w:t>
      </w:r>
      <w:bookmarkEnd w:id="183"/>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84" w:name="_Toc56097125"/>
      <w:r>
        <w:lastRenderedPageBreak/>
        <w:t xml:space="preserve">Código </w:t>
      </w:r>
      <w:r w:rsidR="00B6363C">
        <w:fldChar w:fldCharType="begin"/>
      </w:r>
      <w:r w:rsidR="00B00A51">
        <w:instrText xml:space="preserve"> SEQ Cuadro \* ARABIC </w:instrText>
      </w:r>
      <w:r w:rsidR="00B6363C">
        <w:fldChar w:fldCharType="separate"/>
      </w:r>
      <w:r w:rsidR="00CE183E">
        <w:rPr>
          <w:noProof/>
        </w:rPr>
        <w:t>8</w:t>
      </w:r>
      <w:r w:rsidR="00B6363C">
        <w:rPr>
          <w:noProof/>
        </w:rPr>
        <w:fldChar w:fldCharType="end"/>
      </w:r>
      <w:r w:rsidR="00776A1A">
        <w:t xml:space="preserve">: Código de </w:t>
      </w:r>
      <w:r w:rsidR="00776A1A" w:rsidRPr="008F0249">
        <w:t xml:space="preserve">Envío de correo </w:t>
      </w:r>
      <w:r w:rsidR="00776A1A">
        <w:t>(método principal)</w:t>
      </w:r>
      <w:bookmarkEnd w:id="184"/>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85" w:name="_Toc56097126"/>
      <w:r>
        <w:t xml:space="preserve">Código </w:t>
      </w:r>
      <w:r w:rsidR="00B6363C">
        <w:fldChar w:fldCharType="begin"/>
      </w:r>
      <w:r w:rsidR="00B00A51">
        <w:instrText xml:space="preserve"> SEQ Cuadro \* ARABIC </w:instrText>
      </w:r>
      <w:r w:rsidR="00B6363C">
        <w:fldChar w:fldCharType="separate"/>
      </w:r>
      <w:r w:rsidR="00CE183E">
        <w:rPr>
          <w:noProof/>
        </w:rPr>
        <w:t>9</w:t>
      </w:r>
      <w:r w:rsidR="00B6363C">
        <w:rPr>
          <w:noProof/>
        </w:rPr>
        <w:fldChar w:fldCharType="end"/>
      </w:r>
      <w:r w:rsidR="00776A1A">
        <w:t xml:space="preserve">: Código de </w:t>
      </w:r>
      <w:r w:rsidR="00776A1A" w:rsidRPr="00FE311C">
        <w:t xml:space="preserve">Envío de correo </w:t>
      </w:r>
      <w:r w:rsidR="00776A1A">
        <w:t>(servicio)</w:t>
      </w:r>
      <w:bookmarkEnd w:id="185"/>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4D4481"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w:t>
            </w:r>
            <w:proofErr w:type="spellStart"/>
            <w:proofErr w:type="gramStart"/>
            <w:r w:rsidRPr="00D8727F">
              <w:rPr>
                <w:rFonts w:ascii="Consolas" w:eastAsia="Times New Roman" w:hAnsi="Consolas" w:cs="Consolas"/>
                <w:color w:val="001080"/>
                <w:sz w:val="20"/>
                <w:szCs w:val="21"/>
                <w:lang w:eastAsia="es-PA"/>
              </w:rPr>
              <w:t>message</w:t>
            </w:r>
            <w:proofErr w:type="spellEnd"/>
            <w:r w:rsidRPr="00D8727F">
              <w:rPr>
                <w:rFonts w:ascii="Consolas" w:eastAsia="Times New Roman" w:hAnsi="Consolas" w:cs="Consolas"/>
                <w:color w:val="000000"/>
                <w:sz w:val="20"/>
                <w:szCs w:val="21"/>
                <w:lang w:eastAsia="es-PA"/>
              </w:rPr>
              <w:t xml:space="preserve"> .</w:t>
            </w:r>
            <w:proofErr w:type="gramEnd"/>
            <w:r w:rsidRPr="00D8727F">
              <w:rPr>
                <w:rFonts w:ascii="Consolas" w:eastAsia="Times New Roman" w:hAnsi="Consolas" w:cs="Consolas"/>
                <w:color w:val="000000"/>
                <w:sz w:val="20"/>
                <w:szCs w:val="21"/>
                <w:lang w:eastAsia="es-PA"/>
              </w:rPr>
              <w:t>=</w:t>
            </w:r>
            <w:r w:rsidRPr="00D8727F">
              <w:rPr>
                <w:rFonts w:ascii="Consolas" w:eastAsia="Times New Roman" w:hAnsi="Consolas" w:cs="Consolas"/>
                <w:color w:val="A31515"/>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Pr="00B2200F" w:rsidRDefault="008F0E18" w:rsidP="0067401E">
      <w:pPr>
        <w:pStyle w:val="Epgrafe"/>
        <w:spacing w:line="360" w:lineRule="auto"/>
        <w:jc w:val="center"/>
      </w:pPr>
      <w:bookmarkStart w:id="186" w:name="_Toc56097127"/>
      <w:r>
        <w:lastRenderedPageBreak/>
        <w:t xml:space="preserve">Código </w:t>
      </w:r>
      <w:r w:rsidR="00B6363C">
        <w:fldChar w:fldCharType="begin"/>
      </w:r>
      <w:r w:rsidR="00B00A51">
        <w:instrText xml:space="preserve"> SEQ Cuadro \* ARABIC </w:instrText>
      </w:r>
      <w:r w:rsidR="00B6363C">
        <w:fldChar w:fldCharType="separate"/>
      </w:r>
      <w:r w:rsidR="00CE183E">
        <w:rPr>
          <w:noProof/>
        </w:rPr>
        <w:t>10</w:t>
      </w:r>
      <w:r w:rsidR="00B6363C">
        <w:rPr>
          <w:noProof/>
        </w:rPr>
        <w:fldChar w:fldCharType="end"/>
      </w:r>
      <w:r w:rsidR="00776A1A">
        <w:t xml:space="preserve">: Código de </w:t>
      </w:r>
      <w:r w:rsidR="00776A1A" w:rsidRPr="00E0374D">
        <w:t xml:space="preserve">Envío de correo </w:t>
      </w:r>
      <w:r w:rsidR="00776A1A">
        <w:t>(backend)</w:t>
      </w:r>
      <w:bookmarkEnd w:id="186"/>
    </w:p>
    <w:p w:rsidR="0031174F" w:rsidRPr="0031174F" w:rsidRDefault="0031174F" w:rsidP="005375F8">
      <w:pPr>
        <w:pStyle w:val="Ttulo2"/>
        <w:numPr>
          <w:ilvl w:val="2"/>
          <w:numId w:val="29"/>
        </w:numPr>
      </w:pPr>
      <w:bookmarkStart w:id="187" w:name="_Toc56097036"/>
      <w:r w:rsidRPr="0031174F">
        <w:t>FUNCIONALIDADES PARA USUARIOS TIPO PROFESOR E INVESTIGADOR</w:t>
      </w:r>
      <w:bookmarkEnd w:id="187"/>
      <w:r w:rsidRPr="0031174F">
        <w:t xml:space="preserve"> </w:t>
      </w:r>
    </w:p>
    <w:p w:rsidR="0031174F" w:rsidRDefault="00896B76" w:rsidP="005375F8">
      <w:pPr>
        <w:pStyle w:val="Ttulo2"/>
        <w:numPr>
          <w:ilvl w:val="3"/>
          <w:numId w:val="29"/>
        </w:numPr>
      </w:pPr>
      <w:bookmarkStart w:id="188" w:name="_Toc56097037"/>
      <w:r w:rsidRPr="00535F4F">
        <w:t>CONSULTA DE TEMAS DE GRADUACIÓN AGREGADOS</w:t>
      </w:r>
      <w:bookmarkEnd w:id="188"/>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89" w:name="_Toc56097128"/>
      <w:r>
        <w:lastRenderedPageBreak/>
        <w:t xml:space="preserve">Código </w:t>
      </w:r>
      <w:r w:rsidR="00B6363C">
        <w:fldChar w:fldCharType="begin"/>
      </w:r>
      <w:r w:rsidR="00B00A51">
        <w:instrText xml:space="preserve"> SEQ Cuadro \* ARABIC </w:instrText>
      </w:r>
      <w:r w:rsidR="00B6363C">
        <w:fldChar w:fldCharType="separate"/>
      </w:r>
      <w:r w:rsidR="00CE183E">
        <w:rPr>
          <w:noProof/>
        </w:rPr>
        <w:t>11</w:t>
      </w:r>
      <w:r w:rsidR="00B6363C">
        <w:rPr>
          <w:noProof/>
        </w:rPr>
        <w:fldChar w:fldCharType="end"/>
      </w:r>
      <w:r w:rsidR="007E4B9B">
        <w:t xml:space="preserve">: Código de consulta </w:t>
      </w:r>
      <w:r w:rsidR="007E4B9B" w:rsidRPr="00582B8F">
        <w:t>de temas de graduación agregados</w:t>
      </w:r>
      <w:r w:rsidR="007E4B9B">
        <w:t xml:space="preserve"> (método principal)</w:t>
      </w:r>
      <w:bookmarkEnd w:id="189"/>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67401E">
      <w:pPr>
        <w:pStyle w:val="Epgrafe"/>
        <w:spacing w:line="360" w:lineRule="auto"/>
        <w:jc w:val="center"/>
      </w:pPr>
      <w:bookmarkStart w:id="190" w:name="_Toc56097129"/>
      <w:r>
        <w:lastRenderedPageBreak/>
        <w:t xml:space="preserve">Código </w:t>
      </w:r>
      <w:r w:rsidR="00B6363C">
        <w:fldChar w:fldCharType="begin"/>
      </w:r>
      <w:r w:rsidR="00B00A51">
        <w:instrText xml:space="preserve"> SEQ Cuadro \* ARABIC </w:instrText>
      </w:r>
      <w:r w:rsidR="00B6363C">
        <w:fldChar w:fldCharType="separate"/>
      </w:r>
      <w:r w:rsidR="00CE183E">
        <w:rPr>
          <w:noProof/>
        </w:rPr>
        <w:t>12</w:t>
      </w:r>
      <w:r w:rsidR="00B6363C">
        <w:rPr>
          <w:noProof/>
        </w:rPr>
        <w:fldChar w:fldCharType="end"/>
      </w:r>
      <w:r w:rsidR="007E4B9B">
        <w:t xml:space="preserve">: Código de </w:t>
      </w:r>
      <w:r w:rsidR="007E4B9B" w:rsidRPr="00E70496">
        <w:t xml:space="preserve">consulta de temas de graduación agregados </w:t>
      </w:r>
      <w:r w:rsidR="007E4B9B">
        <w:t>(servicio)</w:t>
      </w:r>
      <w:bookmarkEnd w:id="190"/>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67401E">
      <w:pPr>
        <w:pStyle w:val="Epgrafe"/>
        <w:spacing w:line="360" w:lineRule="auto"/>
        <w:jc w:val="center"/>
      </w:pPr>
      <w:bookmarkStart w:id="191" w:name="_Toc56097130"/>
      <w:r>
        <w:lastRenderedPageBreak/>
        <w:t xml:space="preserve">Código </w:t>
      </w:r>
      <w:r w:rsidR="00B6363C">
        <w:fldChar w:fldCharType="begin"/>
      </w:r>
      <w:r w:rsidR="00B00A51">
        <w:instrText xml:space="preserve"> SEQ Cuadro \* ARABIC </w:instrText>
      </w:r>
      <w:r w:rsidR="00B6363C">
        <w:fldChar w:fldCharType="separate"/>
      </w:r>
      <w:r w:rsidR="00CE183E">
        <w:rPr>
          <w:noProof/>
        </w:rPr>
        <w:t>13</w:t>
      </w:r>
      <w:r w:rsidR="00B6363C">
        <w:rPr>
          <w:noProof/>
        </w:rPr>
        <w:fldChar w:fldCharType="end"/>
      </w:r>
      <w:r w:rsidR="007E4B9B">
        <w:t xml:space="preserve">: Código de </w:t>
      </w:r>
      <w:r w:rsidR="007E4B9B" w:rsidRPr="00E34E1D">
        <w:t xml:space="preserve">consulta de temas de graduación agregados </w:t>
      </w:r>
      <w:r w:rsidR="007E4B9B">
        <w:t>(backend)</w:t>
      </w:r>
      <w:bookmarkEnd w:id="191"/>
    </w:p>
    <w:p w:rsidR="00535F4F" w:rsidRDefault="00896B76" w:rsidP="005375F8">
      <w:pPr>
        <w:pStyle w:val="Ttulo2"/>
        <w:numPr>
          <w:ilvl w:val="3"/>
          <w:numId w:val="29"/>
        </w:numPr>
      </w:pPr>
      <w:bookmarkStart w:id="192" w:name="_Toc56097038"/>
      <w:r>
        <w:t>ACTUALIZAR TEMA DE TRABAJO DE GRADUACIÓN</w:t>
      </w:r>
      <w:bookmarkEnd w:id="192"/>
      <w:r>
        <w:t xml:space="preserve"> </w:t>
      </w:r>
    </w:p>
    <w:p w:rsidR="00535F4F" w:rsidRDefault="00535F4F" w:rsidP="00442DD2">
      <w:r w:rsidRPr="00535F4F">
        <w:t>La actualización de los temas de trabajos de graduación estará controlada por el código descrito a continuación.</w:t>
      </w:r>
    </w:p>
    <w:p w:rsidR="00F04FAE" w:rsidRDefault="00F04FAE" w:rsidP="00442DD2"/>
    <w:p w:rsidR="00535F4F" w:rsidRPr="00B2200F" w:rsidRDefault="00535F4F" w:rsidP="00442DD2">
      <w:pPr>
        <w:rPr>
          <w:b/>
        </w:rPr>
      </w:pPr>
      <w:r w:rsidRPr="00B2200F">
        <w:rPr>
          <w:b/>
        </w:rPr>
        <w:lastRenderedPageBreak/>
        <w:t>Método Principal</w:t>
      </w:r>
    </w:p>
    <w:p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93" w:name="_Toc56097131"/>
      <w:r>
        <w:lastRenderedPageBreak/>
        <w:t xml:space="preserve">Código </w:t>
      </w:r>
      <w:r w:rsidR="00B6363C">
        <w:fldChar w:fldCharType="begin"/>
      </w:r>
      <w:r w:rsidR="00B00A51">
        <w:instrText xml:space="preserve"> SEQ Cuadro \* ARABIC </w:instrText>
      </w:r>
      <w:r w:rsidR="00B6363C">
        <w:fldChar w:fldCharType="separate"/>
      </w:r>
      <w:r w:rsidR="00CE183E">
        <w:rPr>
          <w:noProof/>
        </w:rPr>
        <w:t>14</w:t>
      </w:r>
      <w:r w:rsidR="00B6363C">
        <w:rPr>
          <w:noProof/>
        </w:rPr>
        <w:fldChar w:fldCharType="end"/>
      </w:r>
      <w:r w:rsidR="007E4B9B">
        <w:t xml:space="preserve">: Código de </w:t>
      </w:r>
      <w:r w:rsidR="007E4B9B" w:rsidRPr="00084FA6">
        <w:t xml:space="preserve">Actualizar tema de trabajo de graduación </w:t>
      </w:r>
      <w:r w:rsidR="007E4B9B">
        <w:t>(método principal)</w:t>
      </w:r>
      <w:bookmarkEnd w:id="193"/>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67401E">
      <w:pPr>
        <w:pStyle w:val="Epgrafe"/>
        <w:spacing w:line="360" w:lineRule="auto"/>
        <w:jc w:val="center"/>
      </w:pPr>
      <w:bookmarkStart w:id="194" w:name="_Toc56097132"/>
      <w:r>
        <w:t xml:space="preserve">Código </w:t>
      </w:r>
      <w:r w:rsidR="00B6363C">
        <w:fldChar w:fldCharType="begin"/>
      </w:r>
      <w:r w:rsidR="00B00A51">
        <w:instrText xml:space="preserve"> SEQ Cuadro \* ARABIC </w:instrText>
      </w:r>
      <w:r w:rsidR="00B6363C">
        <w:fldChar w:fldCharType="separate"/>
      </w:r>
      <w:r w:rsidR="00CE183E">
        <w:rPr>
          <w:noProof/>
        </w:rPr>
        <w:t>15</w:t>
      </w:r>
      <w:r w:rsidR="00B6363C">
        <w:rPr>
          <w:noProof/>
        </w:rPr>
        <w:fldChar w:fldCharType="end"/>
      </w:r>
      <w:r w:rsidR="007E4B9B">
        <w:t xml:space="preserve">: </w:t>
      </w:r>
      <w:r w:rsidR="007E4B9B" w:rsidRPr="00030219">
        <w:t xml:space="preserve">Código de Actualizar tema de trabajo de graduación </w:t>
      </w:r>
      <w:r w:rsidR="007E4B9B">
        <w:t>(controlador)</w:t>
      </w:r>
      <w:bookmarkEnd w:id="194"/>
    </w:p>
    <w:p w:rsidR="00535F4F" w:rsidRPr="00B2200F" w:rsidRDefault="00535F4F" w:rsidP="00442DD2">
      <w:pPr>
        <w:rPr>
          <w:b/>
        </w:rPr>
      </w:pPr>
      <w:r w:rsidRPr="00B2200F">
        <w:rPr>
          <w:b/>
        </w:rPr>
        <w:lastRenderedPageBreak/>
        <w:t xml:space="preserve">Servicio </w:t>
      </w:r>
    </w:p>
    <w:p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95" w:name="_Toc56097133"/>
      <w:r>
        <w:t xml:space="preserve">Código </w:t>
      </w:r>
      <w:r w:rsidR="00B6363C">
        <w:fldChar w:fldCharType="begin"/>
      </w:r>
      <w:r w:rsidR="00B00A51">
        <w:instrText xml:space="preserve"> SEQ Cuadro \* ARABIC </w:instrText>
      </w:r>
      <w:r w:rsidR="00B6363C">
        <w:fldChar w:fldCharType="separate"/>
      </w:r>
      <w:r w:rsidR="00CE183E">
        <w:rPr>
          <w:noProof/>
        </w:rPr>
        <w:t>16</w:t>
      </w:r>
      <w:r w:rsidR="00B6363C">
        <w:rPr>
          <w:noProof/>
        </w:rPr>
        <w:fldChar w:fldCharType="end"/>
      </w:r>
      <w:r w:rsidR="007E4B9B">
        <w:t xml:space="preserve">: </w:t>
      </w:r>
      <w:r w:rsidR="007E4B9B" w:rsidRPr="002D7D02">
        <w:t xml:space="preserve">Código de Actualizar tema de trabajo de graduación </w:t>
      </w:r>
      <w:r w:rsidR="007E4B9B">
        <w:t>(servicio)</w:t>
      </w:r>
      <w:bookmarkEnd w:id="195"/>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lastRenderedPageBreak/>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96" w:name="_Toc56097134"/>
      <w:r>
        <w:lastRenderedPageBreak/>
        <w:t xml:space="preserve">Código </w:t>
      </w:r>
      <w:r w:rsidR="00B6363C">
        <w:fldChar w:fldCharType="begin"/>
      </w:r>
      <w:r w:rsidR="00B00A51">
        <w:instrText xml:space="preserve"> SEQ Cuadro \* ARABIC </w:instrText>
      </w:r>
      <w:r w:rsidR="00B6363C">
        <w:fldChar w:fldCharType="separate"/>
      </w:r>
      <w:r w:rsidR="00CE183E">
        <w:rPr>
          <w:noProof/>
        </w:rPr>
        <w:t>17</w:t>
      </w:r>
      <w:r w:rsidR="00B6363C">
        <w:rPr>
          <w:noProof/>
        </w:rPr>
        <w:fldChar w:fldCharType="end"/>
      </w:r>
      <w:r w:rsidR="007E4B9B">
        <w:t xml:space="preserve">: </w:t>
      </w:r>
      <w:r w:rsidR="007E4B9B" w:rsidRPr="00A54BA7">
        <w:t xml:space="preserve">Código de Actualizar tema de trabajo de graduación </w:t>
      </w:r>
      <w:r w:rsidR="007E4B9B">
        <w:t>(backend)</w:t>
      </w:r>
      <w:bookmarkEnd w:id="196"/>
    </w:p>
    <w:p w:rsidR="00272D8F" w:rsidRDefault="00896B76" w:rsidP="005375F8">
      <w:pPr>
        <w:pStyle w:val="Ttulo2"/>
        <w:numPr>
          <w:ilvl w:val="3"/>
          <w:numId w:val="29"/>
        </w:numPr>
      </w:pPr>
      <w:bookmarkStart w:id="197" w:name="_Toc56097039"/>
      <w:r>
        <w:lastRenderedPageBreak/>
        <w:t>ELIMINAR TEMA DE TRABAJO DE GRADUACIÓN</w:t>
      </w:r>
      <w:bookmarkEnd w:id="197"/>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98" w:name="_Toc56097135"/>
      <w:r>
        <w:lastRenderedPageBreak/>
        <w:t xml:space="preserve">Código </w:t>
      </w:r>
      <w:r w:rsidR="00B6363C">
        <w:fldChar w:fldCharType="begin"/>
      </w:r>
      <w:r w:rsidR="00B00A51">
        <w:instrText xml:space="preserve"> SEQ Cuadro \* ARABIC </w:instrText>
      </w:r>
      <w:r w:rsidR="00B6363C">
        <w:fldChar w:fldCharType="separate"/>
      </w:r>
      <w:r w:rsidR="00CE183E">
        <w:rPr>
          <w:noProof/>
        </w:rPr>
        <w:t>18</w:t>
      </w:r>
      <w:r w:rsidR="00B6363C">
        <w:rPr>
          <w:noProof/>
        </w:rPr>
        <w:fldChar w:fldCharType="end"/>
      </w:r>
      <w:r w:rsidR="007E4B9B">
        <w:t xml:space="preserve">: Código de </w:t>
      </w:r>
      <w:r w:rsidR="007E4B9B" w:rsidRPr="00355A02">
        <w:t xml:space="preserve">Eliminar tema de trabajo de graduación </w:t>
      </w:r>
      <w:r w:rsidR="007E4B9B">
        <w:t>(método principal)</w:t>
      </w:r>
      <w:bookmarkEnd w:id="198"/>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99" w:name="_Toc56097136"/>
      <w:r>
        <w:t xml:space="preserve">Código </w:t>
      </w:r>
      <w:r w:rsidR="00B6363C">
        <w:fldChar w:fldCharType="begin"/>
      </w:r>
      <w:r w:rsidR="00B00A51">
        <w:instrText xml:space="preserve"> SEQ Cuadro \* ARABIC </w:instrText>
      </w:r>
      <w:r w:rsidR="00B6363C">
        <w:fldChar w:fldCharType="separate"/>
      </w:r>
      <w:r w:rsidR="00CE183E">
        <w:rPr>
          <w:noProof/>
        </w:rPr>
        <w:t>19</w:t>
      </w:r>
      <w:r w:rsidR="00B6363C">
        <w:rPr>
          <w:noProof/>
        </w:rPr>
        <w:fldChar w:fldCharType="end"/>
      </w:r>
      <w:r w:rsidR="00CE183E">
        <w:t xml:space="preserve">: </w:t>
      </w:r>
      <w:r w:rsidR="00CE183E" w:rsidRPr="00BC79EA">
        <w:t xml:space="preserve">Código de Eliminar tema de trabajo de graduación </w:t>
      </w:r>
      <w:r w:rsidR="00CE183E">
        <w:t>(controlador)</w:t>
      </w:r>
      <w:bookmarkEnd w:id="199"/>
    </w:p>
    <w:p w:rsidR="0067401E" w:rsidRDefault="0067401E" w:rsidP="00442DD2">
      <w:pPr>
        <w:rPr>
          <w:b/>
        </w:rPr>
      </w:pPr>
    </w:p>
    <w:p w:rsidR="00272D8F" w:rsidRPr="00B2200F" w:rsidRDefault="00272D8F" w:rsidP="00442DD2">
      <w:pPr>
        <w:rPr>
          <w:b/>
        </w:rPr>
      </w:pPr>
      <w:r w:rsidRPr="00B2200F">
        <w:rPr>
          <w:b/>
        </w:rPr>
        <w:lastRenderedPageBreak/>
        <w:t>Servicio</w:t>
      </w:r>
    </w:p>
    <w:p w:rsidR="00272D8F" w:rsidRDefault="00272D8F" w:rsidP="00442DD2">
      <w:r w:rsidRPr="00272D8F">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67401E">
      <w:pPr>
        <w:pStyle w:val="Epgrafe"/>
        <w:spacing w:line="360" w:lineRule="auto"/>
        <w:jc w:val="center"/>
      </w:pPr>
      <w:bookmarkStart w:id="200" w:name="_Toc56097137"/>
      <w:r>
        <w:t xml:space="preserve">Código </w:t>
      </w:r>
      <w:r w:rsidR="00B6363C">
        <w:fldChar w:fldCharType="begin"/>
      </w:r>
      <w:r w:rsidR="00B00A51">
        <w:instrText xml:space="preserve"> SEQ Cuadro \* ARABIC </w:instrText>
      </w:r>
      <w:r w:rsidR="00B6363C">
        <w:fldChar w:fldCharType="separate"/>
      </w:r>
      <w:r w:rsidR="00CE183E">
        <w:rPr>
          <w:noProof/>
        </w:rPr>
        <w:t>20</w:t>
      </w:r>
      <w:r w:rsidR="00B6363C">
        <w:rPr>
          <w:noProof/>
        </w:rPr>
        <w:fldChar w:fldCharType="end"/>
      </w:r>
      <w:r w:rsidR="00CE183E">
        <w:t xml:space="preserve">: </w:t>
      </w:r>
      <w:r w:rsidR="00CE183E" w:rsidRPr="00523260">
        <w:t xml:space="preserve">Código de Eliminar tema de trabajo de graduación </w:t>
      </w:r>
      <w:r w:rsidR="00CE183E">
        <w:t>(servicio)</w:t>
      </w:r>
      <w:bookmarkEnd w:id="200"/>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201" w:name="_Toc56097138"/>
      <w:r>
        <w:lastRenderedPageBreak/>
        <w:t xml:space="preserve">Código </w:t>
      </w:r>
      <w:r w:rsidR="00B6363C">
        <w:fldChar w:fldCharType="begin"/>
      </w:r>
      <w:r w:rsidR="00B00A51">
        <w:instrText xml:space="preserve"> SEQ Cuadro \* ARABIC </w:instrText>
      </w:r>
      <w:r w:rsidR="00B6363C">
        <w:fldChar w:fldCharType="separate"/>
      </w:r>
      <w:r w:rsidR="00CE183E">
        <w:rPr>
          <w:noProof/>
        </w:rPr>
        <w:t>21</w:t>
      </w:r>
      <w:r w:rsidR="00B6363C">
        <w:rPr>
          <w:noProof/>
        </w:rPr>
        <w:fldChar w:fldCharType="end"/>
      </w:r>
      <w:r w:rsidR="00CE183E">
        <w:t xml:space="preserve">: </w:t>
      </w:r>
      <w:r w:rsidR="00CE183E" w:rsidRPr="00217A6A">
        <w:t xml:space="preserve">Código de Eliminar tema de trabajo de graduación </w:t>
      </w:r>
      <w:r w:rsidR="00CE183E">
        <w:t>(backend)</w:t>
      </w:r>
      <w:bookmarkEnd w:id="201"/>
    </w:p>
    <w:p w:rsidR="00272D8F" w:rsidRDefault="00896B76" w:rsidP="005375F8">
      <w:pPr>
        <w:pStyle w:val="Ttulo2"/>
        <w:numPr>
          <w:ilvl w:val="3"/>
          <w:numId w:val="29"/>
        </w:numPr>
      </w:pPr>
      <w:bookmarkStart w:id="202" w:name="_Toc56097040"/>
      <w:r>
        <w:t>AGREGAR UN NUEVO TEMA DE TRABAJO DE GRADUACIÓN</w:t>
      </w:r>
      <w:bookmarkEnd w:id="202"/>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203" w:name="_Toc56097139"/>
      <w:r>
        <w:lastRenderedPageBreak/>
        <w:t xml:space="preserve">Código </w:t>
      </w:r>
      <w:r w:rsidR="00B6363C">
        <w:fldChar w:fldCharType="begin"/>
      </w:r>
      <w:r w:rsidR="00B00A51">
        <w:instrText xml:space="preserve"> SEQ Cuadro \* ARABIC </w:instrText>
      </w:r>
      <w:r w:rsidR="00B6363C">
        <w:fldChar w:fldCharType="separate"/>
      </w:r>
      <w:r w:rsidR="00CE183E">
        <w:rPr>
          <w:noProof/>
        </w:rPr>
        <w:t>22</w:t>
      </w:r>
      <w:r w:rsidR="00B6363C">
        <w:rPr>
          <w:noProof/>
        </w:rPr>
        <w:fldChar w:fldCharType="end"/>
      </w:r>
      <w:r w:rsidR="00CE183E">
        <w:t xml:space="preserve">: Código de </w:t>
      </w:r>
      <w:r w:rsidR="00CE183E" w:rsidRPr="008968EE">
        <w:t xml:space="preserve">Agregar un nuevo tema de trabajo de graduación </w:t>
      </w:r>
      <w:r w:rsidR="00CE183E">
        <w:t>(método principal)</w:t>
      </w:r>
      <w:bookmarkEnd w:id="203"/>
    </w:p>
    <w:p w:rsidR="00272D8F" w:rsidRPr="00B2200F" w:rsidRDefault="00272D8F" w:rsidP="00442DD2">
      <w:pPr>
        <w:rPr>
          <w:b/>
        </w:rPr>
      </w:pPr>
      <w:r w:rsidRPr="00B2200F">
        <w:rPr>
          <w:b/>
        </w:rPr>
        <w:t>Servicio</w:t>
      </w:r>
    </w:p>
    <w:p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204" w:name="_Toc56097140"/>
      <w:r>
        <w:lastRenderedPageBreak/>
        <w:t xml:space="preserve">Código </w:t>
      </w:r>
      <w:r w:rsidR="00B6363C">
        <w:fldChar w:fldCharType="begin"/>
      </w:r>
      <w:r w:rsidR="00B00A51">
        <w:instrText xml:space="preserve"> SEQ Cuadro \* ARABIC </w:instrText>
      </w:r>
      <w:r w:rsidR="00B6363C">
        <w:fldChar w:fldCharType="separate"/>
      </w:r>
      <w:r w:rsidR="00CE183E">
        <w:rPr>
          <w:noProof/>
        </w:rPr>
        <w:t>23</w:t>
      </w:r>
      <w:r w:rsidR="00B6363C">
        <w:rPr>
          <w:noProof/>
        </w:rPr>
        <w:fldChar w:fldCharType="end"/>
      </w:r>
      <w:r w:rsidR="00CE183E">
        <w:t xml:space="preserve">: </w:t>
      </w:r>
      <w:r w:rsidR="00CE183E" w:rsidRPr="004072D7">
        <w:t xml:space="preserve">Código de Agregar un nuevo tema de trabajo de graduación </w:t>
      </w:r>
      <w:r w:rsidR="00CE183E">
        <w:t>(servicio)</w:t>
      </w:r>
      <w:bookmarkEnd w:id="204"/>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205" w:name="_Toc56097141"/>
      <w:r>
        <w:lastRenderedPageBreak/>
        <w:t xml:space="preserve">Código </w:t>
      </w:r>
      <w:r w:rsidR="00B6363C">
        <w:fldChar w:fldCharType="begin"/>
      </w:r>
      <w:r w:rsidR="00B00A51">
        <w:instrText xml:space="preserve"> SEQ Cuadro \* ARABIC </w:instrText>
      </w:r>
      <w:r w:rsidR="00B6363C">
        <w:fldChar w:fldCharType="separate"/>
      </w:r>
      <w:r w:rsidR="00CE183E">
        <w:rPr>
          <w:noProof/>
        </w:rPr>
        <w:t>24</w:t>
      </w:r>
      <w:r w:rsidR="00B6363C">
        <w:rPr>
          <w:noProof/>
        </w:rPr>
        <w:fldChar w:fldCharType="end"/>
      </w:r>
      <w:r w:rsidR="00CE183E">
        <w:t xml:space="preserve">: </w:t>
      </w:r>
      <w:r w:rsidR="00CE183E" w:rsidRPr="00336DC8">
        <w:t xml:space="preserve">Código de Agregar un nuevo tema de trabajo de graduación </w:t>
      </w:r>
      <w:r w:rsidR="00CE183E">
        <w:t>(backend)</w:t>
      </w:r>
      <w:bookmarkEnd w:id="205"/>
    </w:p>
    <w:p w:rsidR="00E00478" w:rsidRPr="005339B0" w:rsidRDefault="00E00478" w:rsidP="005375F8">
      <w:pPr>
        <w:pStyle w:val="Ttulo2"/>
        <w:numPr>
          <w:ilvl w:val="1"/>
          <w:numId w:val="29"/>
        </w:numPr>
      </w:pPr>
      <w:bookmarkStart w:id="206" w:name="_Toc56097041"/>
      <w:r w:rsidRPr="005339B0">
        <w:t>INTERFAZ GRÁFICA</w:t>
      </w:r>
      <w:bookmarkEnd w:id="206"/>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5375F8">
      <w:pPr>
        <w:pStyle w:val="Ttulo2"/>
        <w:numPr>
          <w:ilvl w:val="2"/>
          <w:numId w:val="29"/>
        </w:numPr>
      </w:pPr>
      <w:bookmarkStart w:id="207" w:name="_Toc56097042"/>
      <w:r>
        <w:t>VISTAS COMUNES</w:t>
      </w:r>
      <w:bookmarkEnd w:id="207"/>
    </w:p>
    <w:p w:rsidR="00017215" w:rsidRDefault="00017215" w:rsidP="005375F8">
      <w:pPr>
        <w:pStyle w:val="Ttulo2"/>
        <w:numPr>
          <w:ilvl w:val="3"/>
          <w:numId w:val="29"/>
        </w:numPr>
      </w:pPr>
      <w:bookmarkStart w:id="208" w:name="_Toc56097043"/>
      <w:r>
        <w:t>CABECERA</w:t>
      </w:r>
      <w:bookmarkEnd w:id="208"/>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477AE2" w:rsidRDefault="00984894" w:rsidP="00477AE2">
      <w:pPr>
        <w:keepNext/>
        <w:jc w:val="center"/>
      </w:pPr>
      <w:r>
        <w:rPr>
          <w:noProof/>
          <w:lang w:val="es-ES" w:eastAsia="es-ES"/>
        </w:rPr>
        <w:drawing>
          <wp:inline distT="0" distB="0" distL="0" distR="0">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0632" cy="945995"/>
                    </a:xfrm>
                    <a:prstGeom prst="rect">
                      <a:avLst/>
                    </a:prstGeom>
                  </pic:spPr>
                </pic:pic>
              </a:graphicData>
            </a:graphic>
          </wp:inline>
        </w:drawing>
      </w:r>
    </w:p>
    <w:p w:rsidR="00CE183E" w:rsidRDefault="00477AE2" w:rsidP="00477AE2">
      <w:pPr>
        <w:pStyle w:val="Epgrafe"/>
        <w:jc w:val="center"/>
      </w:pPr>
      <w:bookmarkStart w:id="209" w:name="_Toc56097093"/>
      <w:r>
        <w:t xml:space="preserve">Figura </w:t>
      </w:r>
      <w:fldSimple w:instr=" SEQ Figura \* ARABIC ">
        <w:r w:rsidR="0053204E">
          <w:rPr>
            <w:noProof/>
          </w:rPr>
          <w:t>16</w:t>
        </w:r>
      </w:fldSimple>
      <w:r>
        <w:t xml:space="preserve">: </w:t>
      </w:r>
      <w:r w:rsidRPr="008937C7">
        <w:t xml:space="preserve">Cabecera sin usuario </w:t>
      </w:r>
      <w:proofErr w:type="spellStart"/>
      <w:r w:rsidRPr="008937C7">
        <w:t>logueado</w:t>
      </w:r>
      <w:bookmarkEnd w:id="209"/>
      <w:proofErr w:type="spellEnd"/>
    </w:p>
    <w:p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rsidR="00477AE2" w:rsidRDefault="00984894" w:rsidP="00477AE2">
      <w:pPr>
        <w:keepNext/>
      </w:pPr>
      <w:r>
        <w:rPr>
          <w:noProof/>
          <w:lang w:val="es-ES" w:eastAsia="es-ES"/>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477AE2" w:rsidP="00477AE2">
      <w:pPr>
        <w:pStyle w:val="Epgrafe"/>
        <w:spacing w:line="360" w:lineRule="auto"/>
        <w:jc w:val="center"/>
      </w:pPr>
      <w:bookmarkStart w:id="210" w:name="_Toc56097094"/>
      <w:r>
        <w:t xml:space="preserve">Figura </w:t>
      </w:r>
      <w:fldSimple w:instr=" SEQ Figura \* ARABIC ">
        <w:r w:rsidR="0053204E">
          <w:rPr>
            <w:noProof/>
          </w:rPr>
          <w:t>17</w:t>
        </w:r>
      </w:fldSimple>
      <w:r>
        <w:t xml:space="preserve">: </w:t>
      </w:r>
      <w:r w:rsidRPr="00284682">
        <w:t xml:space="preserve">Cabecera con usuario </w:t>
      </w:r>
      <w:proofErr w:type="spellStart"/>
      <w:r w:rsidRPr="00284682">
        <w:t>logueado</w:t>
      </w:r>
      <w:bookmarkEnd w:id="210"/>
      <w:proofErr w:type="spellEnd"/>
    </w:p>
    <w:p w:rsidR="00AC6339" w:rsidRDefault="00AC6339" w:rsidP="005375F8">
      <w:pPr>
        <w:pStyle w:val="Ttulo2"/>
        <w:numPr>
          <w:ilvl w:val="3"/>
          <w:numId w:val="29"/>
        </w:numPr>
      </w:pPr>
      <w:bookmarkStart w:id="211" w:name="_Toc56097044"/>
      <w:r>
        <w:t>FOOTER</w:t>
      </w:r>
      <w:bookmarkEnd w:id="211"/>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477AE2" w:rsidRDefault="00984894" w:rsidP="00477AE2">
      <w:pPr>
        <w:keepNext/>
      </w:pPr>
      <w:r>
        <w:rPr>
          <w:noProof/>
          <w:lang w:val="es-ES" w:eastAsia="es-ES"/>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612130" cy="916305"/>
                    </a:xfrm>
                    <a:prstGeom prst="rect">
                      <a:avLst/>
                    </a:prstGeom>
                  </pic:spPr>
                </pic:pic>
              </a:graphicData>
            </a:graphic>
          </wp:inline>
        </w:drawing>
      </w:r>
    </w:p>
    <w:p w:rsidR="00CE183E" w:rsidRDefault="00477AE2" w:rsidP="00477AE2">
      <w:pPr>
        <w:pStyle w:val="Epgrafe"/>
        <w:spacing w:line="360" w:lineRule="auto"/>
        <w:jc w:val="center"/>
      </w:pPr>
      <w:bookmarkStart w:id="212" w:name="_Toc56097095"/>
      <w:r>
        <w:t xml:space="preserve">Figura </w:t>
      </w:r>
      <w:fldSimple w:instr=" SEQ Figura \* ARABIC ">
        <w:r w:rsidR="0053204E">
          <w:rPr>
            <w:noProof/>
          </w:rPr>
          <w:t>18</w:t>
        </w:r>
      </w:fldSimple>
      <w:r>
        <w:t xml:space="preserve">: </w:t>
      </w:r>
      <w:proofErr w:type="spellStart"/>
      <w:r w:rsidRPr="00846581">
        <w:t>Footer</w:t>
      </w:r>
      <w:bookmarkEnd w:id="212"/>
      <w:proofErr w:type="spellEnd"/>
    </w:p>
    <w:p w:rsidR="00AC6339" w:rsidRDefault="00AC6339" w:rsidP="005375F8">
      <w:pPr>
        <w:pStyle w:val="Ttulo2"/>
        <w:numPr>
          <w:ilvl w:val="3"/>
          <w:numId w:val="29"/>
        </w:numPr>
      </w:pPr>
      <w:bookmarkStart w:id="213" w:name="_Toc56097045"/>
      <w:r>
        <w:t>INICIO DE SESIÓN</w:t>
      </w:r>
      <w:bookmarkEnd w:id="213"/>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t>Esta vista muestra un pequeño formulario donde el usuario deberá ingresar su número de identificación y contraseña y un botón para el inicio de sesión en el sistema.</w:t>
      </w:r>
    </w:p>
    <w:p w:rsidR="0053204E" w:rsidRDefault="00984894" w:rsidP="0053204E">
      <w:pPr>
        <w:keepNext/>
        <w:jc w:val="center"/>
      </w:pPr>
      <w:r>
        <w:rPr>
          <w:noProof/>
          <w:lang w:val="es-ES" w:eastAsia="es-ES"/>
        </w:rPr>
        <w:lastRenderedPageBreak/>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53204E" w:rsidP="0053204E">
      <w:pPr>
        <w:pStyle w:val="Epgrafe"/>
        <w:jc w:val="center"/>
      </w:pPr>
      <w:bookmarkStart w:id="214" w:name="_Toc56097096"/>
      <w:r>
        <w:t xml:space="preserve">Figura </w:t>
      </w:r>
      <w:fldSimple w:instr=" SEQ Figura \* ARABIC ">
        <w:r>
          <w:rPr>
            <w:noProof/>
          </w:rPr>
          <w:t>19</w:t>
        </w:r>
      </w:fldSimple>
      <w:r>
        <w:t xml:space="preserve">: </w:t>
      </w:r>
      <w:r w:rsidRPr="00445899">
        <w:t>Inicio de sesión</w:t>
      </w:r>
      <w:bookmarkEnd w:id="214"/>
    </w:p>
    <w:p w:rsidR="00AC6339" w:rsidRDefault="00C8739B" w:rsidP="005375F8">
      <w:pPr>
        <w:pStyle w:val="Ttulo2"/>
        <w:numPr>
          <w:ilvl w:val="3"/>
          <w:numId w:val="29"/>
        </w:numPr>
      </w:pPr>
      <w:bookmarkStart w:id="215" w:name="_Toc56097046"/>
      <w:r>
        <w:t>NOTIFICACIONES</w:t>
      </w:r>
      <w:bookmarkEnd w:id="215"/>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53204E" w:rsidRDefault="00C8739B" w:rsidP="0053204E">
      <w:pPr>
        <w:keepNext/>
        <w:jc w:val="center"/>
      </w:pPr>
      <w:r>
        <w:rPr>
          <w:noProof/>
          <w:lang w:val="es-ES" w:eastAsia="es-ES"/>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E183E" w:rsidRDefault="0053204E" w:rsidP="0053204E">
      <w:pPr>
        <w:pStyle w:val="Epgrafe"/>
        <w:jc w:val="center"/>
      </w:pPr>
      <w:bookmarkStart w:id="216" w:name="_Toc56097097"/>
      <w:r>
        <w:t xml:space="preserve">Figura </w:t>
      </w:r>
      <w:fldSimple w:instr=" SEQ Figura \* ARABIC ">
        <w:r>
          <w:rPr>
            <w:noProof/>
          </w:rPr>
          <w:t>20</w:t>
        </w:r>
      </w:fldSimple>
      <w:r>
        <w:t xml:space="preserve">: </w:t>
      </w:r>
      <w:r w:rsidRPr="00B07BAC">
        <w:t>Notificaciones</w:t>
      </w:r>
      <w:bookmarkEnd w:id="216"/>
    </w:p>
    <w:p w:rsidR="00C8739B" w:rsidRDefault="00C8739B" w:rsidP="005375F8">
      <w:pPr>
        <w:pStyle w:val="Ttulo2"/>
        <w:numPr>
          <w:ilvl w:val="2"/>
          <w:numId w:val="29"/>
        </w:numPr>
      </w:pPr>
      <w:bookmarkStart w:id="217" w:name="_Toc56097047"/>
      <w:r>
        <w:lastRenderedPageBreak/>
        <w:t>PÁGINA PRINCIPAL DE ESTUDIANTES</w:t>
      </w:r>
      <w:bookmarkEnd w:id="217"/>
      <w:r>
        <w:t xml:space="preserve"> </w:t>
      </w:r>
    </w:p>
    <w:p w:rsidR="00C8739B" w:rsidRDefault="00C8739B" w:rsidP="005375F8">
      <w:pPr>
        <w:pStyle w:val="Ttulo2"/>
        <w:numPr>
          <w:ilvl w:val="3"/>
          <w:numId w:val="29"/>
        </w:numPr>
      </w:pPr>
      <w:bookmarkStart w:id="218" w:name="_Toc56097048"/>
      <w:r>
        <w:t>FORMULARIO DE BÚSQUEDA</w:t>
      </w:r>
      <w:bookmarkEnd w:id="218"/>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53204E" w:rsidRDefault="00984894" w:rsidP="0053204E">
      <w:pPr>
        <w:keepNext/>
      </w:pPr>
      <w:r>
        <w:rPr>
          <w:noProof/>
          <w:lang w:val="es-ES" w:eastAsia="es-ES"/>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612130" cy="1902460"/>
                    </a:xfrm>
                    <a:prstGeom prst="rect">
                      <a:avLst/>
                    </a:prstGeom>
                  </pic:spPr>
                </pic:pic>
              </a:graphicData>
            </a:graphic>
          </wp:inline>
        </w:drawing>
      </w:r>
    </w:p>
    <w:p w:rsidR="00CE183E" w:rsidRDefault="0053204E" w:rsidP="0053204E">
      <w:pPr>
        <w:pStyle w:val="Epgrafe"/>
        <w:spacing w:line="360" w:lineRule="auto"/>
        <w:jc w:val="center"/>
      </w:pPr>
      <w:bookmarkStart w:id="219" w:name="_Toc56097098"/>
      <w:r>
        <w:t xml:space="preserve">Figura </w:t>
      </w:r>
      <w:fldSimple w:instr=" SEQ Figura \* ARABIC ">
        <w:r>
          <w:rPr>
            <w:noProof/>
          </w:rPr>
          <w:t>21</w:t>
        </w:r>
      </w:fldSimple>
      <w:r>
        <w:t xml:space="preserve">: </w:t>
      </w:r>
      <w:r w:rsidRPr="00B044AF">
        <w:t>Formulario de búsqueda</w:t>
      </w:r>
      <w:bookmarkEnd w:id="219"/>
    </w:p>
    <w:p w:rsidR="003D3B81" w:rsidRDefault="003D3B81" w:rsidP="005375F8">
      <w:pPr>
        <w:pStyle w:val="Ttulo2"/>
        <w:numPr>
          <w:ilvl w:val="3"/>
          <w:numId w:val="29"/>
        </w:numPr>
      </w:pPr>
      <w:bookmarkStart w:id="220" w:name="_Toc56097049"/>
      <w:r>
        <w:t>CUADRO DE RESULTADOS</w:t>
      </w:r>
      <w:bookmarkEnd w:id="220"/>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rsidR="0053204E" w:rsidRDefault="00313EB9" w:rsidP="0053204E">
      <w:pPr>
        <w:keepNext/>
        <w:jc w:val="center"/>
      </w:pPr>
      <w:r>
        <w:rPr>
          <w:noProof/>
          <w:lang w:val="es-ES" w:eastAsia="es-ES"/>
        </w:rPr>
        <w:lastRenderedPageBreak/>
        <w:drawing>
          <wp:inline distT="0" distB="0" distL="0" distR="0">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237120" cy="3077881"/>
                    </a:xfrm>
                    <a:prstGeom prst="rect">
                      <a:avLst/>
                    </a:prstGeom>
                  </pic:spPr>
                </pic:pic>
              </a:graphicData>
            </a:graphic>
          </wp:inline>
        </w:drawing>
      </w:r>
    </w:p>
    <w:p w:rsidR="00CE183E" w:rsidRDefault="0053204E" w:rsidP="0053204E">
      <w:pPr>
        <w:pStyle w:val="Epgrafe"/>
        <w:jc w:val="center"/>
      </w:pPr>
      <w:bookmarkStart w:id="221" w:name="_Toc56097099"/>
      <w:r>
        <w:t xml:space="preserve">Figura </w:t>
      </w:r>
      <w:fldSimple w:instr=" SEQ Figura \* ARABIC ">
        <w:r>
          <w:rPr>
            <w:noProof/>
          </w:rPr>
          <w:t>22</w:t>
        </w:r>
      </w:fldSimple>
      <w:r>
        <w:t xml:space="preserve">: </w:t>
      </w:r>
      <w:r w:rsidRPr="008038BA">
        <w:t>Cuadro de resultados de la búsqueda</w:t>
      </w:r>
      <w:bookmarkEnd w:id="221"/>
    </w:p>
    <w:p w:rsidR="003D3B81" w:rsidRDefault="00A1520C" w:rsidP="005375F8">
      <w:pPr>
        <w:pStyle w:val="Ttulo2"/>
        <w:numPr>
          <w:ilvl w:val="3"/>
          <w:numId w:val="29"/>
        </w:numPr>
      </w:pPr>
      <w:bookmarkStart w:id="222" w:name="_Toc56097050"/>
      <w:r>
        <w:t xml:space="preserve">VENTANA </w:t>
      </w:r>
      <w:commentRangeStart w:id="223"/>
      <w:r w:rsidR="003D3B81">
        <w:t>MODAL DE INFORMACIÓN</w:t>
      </w:r>
      <w:bookmarkEnd w:id="222"/>
      <w:r w:rsidR="003D3B81">
        <w:t xml:space="preserve"> </w:t>
      </w:r>
      <w:commentRangeEnd w:id="223"/>
      <w:r w:rsidR="00DE1537">
        <w:rPr>
          <w:rStyle w:val="Refdecomentario"/>
          <w:rFonts w:eastAsiaTheme="minorHAnsi" w:cstheme="minorBidi"/>
          <w:b w:val="0"/>
          <w:bCs w:val="0"/>
        </w:rPr>
        <w:commentReference w:id="223"/>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53204E" w:rsidRDefault="00313EB9" w:rsidP="0053204E">
      <w:pPr>
        <w:keepNext/>
        <w:jc w:val="center"/>
      </w:pPr>
      <w:r>
        <w:rPr>
          <w:noProof/>
          <w:lang w:val="es-ES" w:eastAsia="es-ES"/>
        </w:rPr>
        <w:drawing>
          <wp:inline distT="0" distB="0" distL="0" distR="0">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969885" cy="1932839"/>
                    </a:xfrm>
                    <a:prstGeom prst="rect">
                      <a:avLst/>
                    </a:prstGeom>
                  </pic:spPr>
                </pic:pic>
              </a:graphicData>
            </a:graphic>
          </wp:inline>
        </w:drawing>
      </w:r>
    </w:p>
    <w:p w:rsidR="00CE183E" w:rsidRDefault="0053204E" w:rsidP="0053204E">
      <w:pPr>
        <w:pStyle w:val="Epgrafe"/>
        <w:jc w:val="center"/>
      </w:pPr>
      <w:bookmarkStart w:id="224" w:name="_Toc56097100"/>
      <w:r>
        <w:t xml:space="preserve">Figura </w:t>
      </w:r>
      <w:fldSimple w:instr=" SEQ Figura \* ARABIC ">
        <w:r>
          <w:rPr>
            <w:noProof/>
          </w:rPr>
          <w:t>23</w:t>
        </w:r>
      </w:fldSimple>
      <w:r>
        <w:t xml:space="preserve">: </w:t>
      </w:r>
      <w:r w:rsidR="00A1520C">
        <w:t>Ventana m</w:t>
      </w:r>
      <w:r w:rsidRPr="004039ED">
        <w:t>odal de información</w:t>
      </w:r>
      <w:bookmarkEnd w:id="224"/>
    </w:p>
    <w:p w:rsidR="003D3B81" w:rsidRDefault="00A1520C" w:rsidP="005375F8">
      <w:pPr>
        <w:pStyle w:val="Ttulo2"/>
        <w:numPr>
          <w:ilvl w:val="3"/>
          <w:numId w:val="29"/>
        </w:numPr>
      </w:pPr>
      <w:bookmarkStart w:id="225" w:name="_Toc56097051"/>
      <w:r>
        <w:lastRenderedPageBreak/>
        <w:t xml:space="preserve">VENTANA </w:t>
      </w:r>
      <w:r w:rsidR="003D3B81">
        <w:t>MODAL DEL ENVÍO DE CORREO</w:t>
      </w:r>
      <w:bookmarkEnd w:id="225"/>
      <w:r w:rsidR="003D3B81">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53204E" w:rsidRDefault="00313EB9" w:rsidP="0053204E">
      <w:pPr>
        <w:keepNext/>
        <w:jc w:val="center"/>
      </w:pPr>
      <w:r>
        <w:rPr>
          <w:noProof/>
          <w:lang w:val="es-ES" w:eastAsia="es-ES"/>
        </w:rPr>
        <w:drawing>
          <wp:inline distT="0" distB="0" distL="0" distR="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rcRect b="3174"/>
                    <a:stretch>
                      <a:fillRect/>
                    </a:stretch>
                  </pic:blipFill>
                  <pic:spPr>
                    <a:xfrm>
                      <a:off x="0" y="0"/>
                      <a:ext cx="3245146" cy="2234028"/>
                    </a:xfrm>
                    <a:prstGeom prst="rect">
                      <a:avLst/>
                    </a:prstGeom>
                  </pic:spPr>
                </pic:pic>
              </a:graphicData>
            </a:graphic>
          </wp:inline>
        </w:drawing>
      </w:r>
    </w:p>
    <w:p w:rsidR="00CE183E" w:rsidRDefault="0053204E" w:rsidP="0053204E">
      <w:pPr>
        <w:pStyle w:val="Epgrafe"/>
        <w:jc w:val="center"/>
      </w:pPr>
      <w:bookmarkStart w:id="226" w:name="_Toc56097101"/>
      <w:r>
        <w:t xml:space="preserve">Figura </w:t>
      </w:r>
      <w:fldSimple w:instr=" SEQ Figura \* ARABIC ">
        <w:r>
          <w:rPr>
            <w:noProof/>
          </w:rPr>
          <w:t>24</w:t>
        </w:r>
      </w:fldSimple>
      <w:r>
        <w:t xml:space="preserve">: </w:t>
      </w:r>
      <w:r w:rsidR="00A1520C">
        <w:t>Ventana m</w:t>
      </w:r>
      <w:r w:rsidRPr="00386F1A">
        <w:t>odal de envío de correo</w:t>
      </w:r>
      <w:bookmarkEnd w:id="226"/>
    </w:p>
    <w:p w:rsidR="000831AC" w:rsidRDefault="000831AC" w:rsidP="005375F8">
      <w:pPr>
        <w:pStyle w:val="Ttulo2"/>
        <w:numPr>
          <w:ilvl w:val="2"/>
          <w:numId w:val="29"/>
        </w:numPr>
      </w:pPr>
      <w:bookmarkStart w:id="227" w:name="_Toc56097052"/>
      <w:r>
        <w:t>PÁGINA PRINCIPAL DE PROPONENTES</w:t>
      </w:r>
      <w:bookmarkEnd w:id="227"/>
      <w:r>
        <w:t xml:space="preserve"> </w:t>
      </w:r>
    </w:p>
    <w:p w:rsidR="000831AC" w:rsidRDefault="000831AC" w:rsidP="005375F8">
      <w:pPr>
        <w:pStyle w:val="Ttulo2"/>
        <w:numPr>
          <w:ilvl w:val="3"/>
          <w:numId w:val="29"/>
        </w:numPr>
      </w:pPr>
      <w:bookmarkStart w:id="228" w:name="_Toc56097053"/>
      <w:r>
        <w:t>RESUMEN DE OPCIONES DE TRABAJOS DE GRADUACIÓN</w:t>
      </w:r>
      <w:bookmarkEnd w:id="228"/>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53204E" w:rsidRDefault="005E1874" w:rsidP="0053204E">
      <w:pPr>
        <w:keepNext/>
        <w:jc w:val="center"/>
      </w:pPr>
      <w:r>
        <w:rPr>
          <w:noProof/>
          <w:lang w:val="es-ES" w:eastAsia="es-ES"/>
        </w:rPr>
        <w:lastRenderedPageBreak/>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612130" cy="3212465"/>
                    </a:xfrm>
                    <a:prstGeom prst="rect">
                      <a:avLst/>
                    </a:prstGeom>
                  </pic:spPr>
                </pic:pic>
              </a:graphicData>
            </a:graphic>
          </wp:inline>
        </w:drawing>
      </w:r>
    </w:p>
    <w:p w:rsidR="00EC1F2D" w:rsidRDefault="0053204E" w:rsidP="0053204E">
      <w:pPr>
        <w:pStyle w:val="Epgrafe"/>
        <w:jc w:val="center"/>
      </w:pPr>
      <w:bookmarkStart w:id="229" w:name="_Toc56097102"/>
      <w:r>
        <w:t xml:space="preserve">Figura </w:t>
      </w:r>
      <w:fldSimple w:instr=" SEQ Figura \* ARABIC ">
        <w:r>
          <w:rPr>
            <w:noProof/>
          </w:rPr>
          <w:t>25</w:t>
        </w:r>
      </w:fldSimple>
      <w:r>
        <w:t xml:space="preserve">: </w:t>
      </w:r>
      <w:r w:rsidRPr="00C531DC">
        <w:t>Resumen de opciones de trabajos de graduación</w:t>
      </w:r>
      <w:bookmarkEnd w:id="229"/>
    </w:p>
    <w:p w:rsidR="000831AC" w:rsidRDefault="00A1520C" w:rsidP="005375F8">
      <w:pPr>
        <w:pStyle w:val="Ttulo2"/>
        <w:numPr>
          <w:ilvl w:val="3"/>
          <w:numId w:val="29"/>
        </w:numPr>
      </w:pPr>
      <w:bookmarkStart w:id="230" w:name="_Toc56097054"/>
      <w:r>
        <w:t xml:space="preserve">VENTANA </w:t>
      </w:r>
      <w:r w:rsidR="000831AC">
        <w:t>MODAL DE EDICIÓN DE TEMAS DE TRABAJO DE GRADUACIÓN</w:t>
      </w:r>
      <w:bookmarkEnd w:id="230"/>
      <w:r w:rsidR="000831AC">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53204E" w:rsidRDefault="00F52245" w:rsidP="0053204E">
      <w:pPr>
        <w:keepNext/>
        <w:jc w:val="center"/>
      </w:pPr>
      <w:r>
        <w:rPr>
          <w:noProof/>
          <w:lang w:val="es-ES" w:eastAsia="es-ES"/>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598531" cy="2997006"/>
                    </a:xfrm>
                    <a:prstGeom prst="rect">
                      <a:avLst/>
                    </a:prstGeom>
                  </pic:spPr>
                </pic:pic>
              </a:graphicData>
            </a:graphic>
          </wp:inline>
        </w:drawing>
      </w:r>
    </w:p>
    <w:p w:rsidR="00EC1F2D" w:rsidRDefault="0053204E" w:rsidP="0053204E">
      <w:pPr>
        <w:pStyle w:val="Epgrafe"/>
        <w:jc w:val="center"/>
      </w:pPr>
      <w:bookmarkStart w:id="231" w:name="_Toc56097103"/>
      <w:r>
        <w:t xml:space="preserve">Figura </w:t>
      </w:r>
      <w:fldSimple w:instr=" SEQ Figura \* ARABIC ">
        <w:r>
          <w:rPr>
            <w:noProof/>
          </w:rPr>
          <w:t>26</w:t>
        </w:r>
      </w:fldSimple>
      <w:r>
        <w:t xml:space="preserve">: </w:t>
      </w:r>
      <w:r w:rsidR="00A1520C">
        <w:t>Ventana m</w:t>
      </w:r>
      <w:r w:rsidRPr="00243C8A">
        <w:t>odal de edición de temas de trabajo de graduación</w:t>
      </w:r>
      <w:bookmarkEnd w:id="231"/>
    </w:p>
    <w:p w:rsidR="00F52245" w:rsidRDefault="00A1520C" w:rsidP="005375F8">
      <w:pPr>
        <w:pStyle w:val="Ttulo2"/>
        <w:numPr>
          <w:ilvl w:val="3"/>
          <w:numId w:val="29"/>
        </w:numPr>
      </w:pPr>
      <w:bookmarkStart w:id="232" w:name="_Toc56097055"/>
      <w:r>
        <w:t xml:space="preserve">VENTANA </w:t>
      </w:r>
      <w:r w:rsidR="00F52245">
        <w:t>MODAL DE CONFIRMACIÓN PARA ELIMINAR</w:t>
      </w:r>
      <w:bookmarkEnd w:id="232"/>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53204E" w:rsidRDefault="00D40D75" w:rsidP="0053204E">
      <w:pPr>
        <w:keepNext/>
        <w:jc w:val="center"/>
      </w:pPr>
      <w:r>
        <w:rPr>
          <w:noProof/>
          <w:lang w:val="es-ES" w:eastAsia="es-ES"/>
        </w:rPr>
        <w:drawing>
          <wp:inline distT="0" distB="0" distL="0" distR="0">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rcRect b="3668"/>
                    <a:stretch>
                      <a:fillRect/>
                    </a:stretch>
                  </pic:blipFill>
                  <pic:spPr>
                    <a:xfrm>
                      <a:off x="0" y="0"/>
                      <a:ext cx="4029740" cy="1577355"/>
                    </a:xfrm>
                    <a:prstGeom prst="rect">
                      <a:avLst/>
                    </a:prstGeom>
                  </pic:spPr>
                </pic:pic>
              </a:graphicData>
            </a:graphic>
          </wp:inline>
        </w:drawing>
      </w:r>
    </w:p>
    <w:p w:rsidR="00D40D75" w:rsidRDefault="0053204E" w:rsidP="0053204E">
      <w:pPr>
        <w:pStyle w:val="Epgrafe"/>
        <w:spacing w:line="360" w:lineRule="auto"/>
        <w:jc w:val="center"/>
      </w:pPr>
      <w:bookmarkStart w:id="233" w:name="_Toc56097104"/>
      <w:r>
        <w:t xml:space="preserve">Figura </w:t>
      </w:r>
      <w:fldSimple w:instr=" SEQ Figura \* ARABIC ">
        <w:r>
          <w:rPr>
            <w:noProof/>
          </w:rPr>
          <w:t>27</w:t>
        </w:r>
      </w:fldSimple>
      <w:r>
        <w:t xml:space="preserve">: </w:t>
      </w:r>
      <w:r w:rsidR="00A1520C">
        <w:t>Ventana m</w:t>
      </w:r>
      <w:r w:rsidRPr="00625881">
        <w:t>odal de confirmación al eliminar</w:t>
      </w:r>
      <w:bookmarkEnd w:id="233"/>
    </w:p>
    <w:p w:rsidR="00F52245" w:rsidRPr="00F52245" w:rsidRDefault="00D40D75" w:rsidP="005375F8">
      <w:pPr>
        <w:pStyle w:val="Ttulo2"/>
        <w:numPr>
          <w:ilvl w:val="3"/>
          <w:numId w:val="29"/>
        </w:numPr>
      </w:pPr>
      <w:bookmarkStart w:id="234" w:name="_Toc56097056"/>
      <w:r>
        <w:t>FORMULARIO PARA AÑAD</w:t>
      </w:r>
      <w:r w:rsidR="00F52245">
        <w:t>IR TEMA PARA TRABAJO DE GRADUACIÓN</w:t>
      </w:r>
      <w:bookmarkEnd w:id="234"/>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lastRenderedPageBreak/>
        <w:t>Bajo el formulario se encuentra la opción ‘agregar trabajo’ mediante la cual se validarán los datos ingresados y, de estar todo correcto, los datos serán guardados en la base de datos.</w:t>
      </w:r>
    </w:p>
    <w:p w:rsidR="0053204E" w:rsidRDefault="00D40D75" w:rsidP="0053204E">
      <w:pPr>
        <w:keepNext/>
        <w:jc w:val="center"/>
      </w:pPr>
      <w:r>
        <w:rPr>
          <w:noProof/>
          <w:lang w:val="es-ES" w:eastAsia="es-ES"/>
        </w:rPr>
        <w:drawing>
          <wp:inline distT="0" distB="0" distL="0" distR="0">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520849" cy="2047049"/>
                    </a:xfrm>
                    <a:prstGeom prst="rect">
                      <a:avLst/>
                    </a:prstGeom>
                  </pic:spPr>
                </pic:pic>
              </a:graphicData>
            </a:graphic>
          </wp:inline>
        </w:drawing>
      </w:r>
    </w:p>
    <w:p w:rsidR="00EC1F2D" w:rsidRDefault="0053204E" w:rsidP="0053204E">
      <w:pPr>
        <w:pStyle w:val="Epgrafe"/>
        <w:jc w:val="center"/>
      </w:pPr>
      <w:bookmarkStart w:id="235" w:name="_Toc56097105"/>
      <w:r>
        <w:t xml:space="preserve">Figura </w:t>
      </w:r>
      <w:fldSimple w:instr=" SEQ Figura \* ARABIC ">
        <w:r>
          <w:rPr>
            <w:noProof/>
          </w:rPr>
          <w:t>28</w:t>
        </w:r>
      </w:fldSimple>
      <w:r>
        <w:t xml:space="preserve">: </w:t>
      </w:r>
      <w:r w:rsidR="00A1520C">
        <w:t>Ventana m</w:t>
      </w:r>
      <w:r w:rsidRPr="004D6331">
        <w:t>odal de confirmación para eliminar</w:t>
      </w:r>
      <w:bookmarkEnd w:id="235"/>
    </w:p>
    <w:p w:rsidR="00E07065" w:rsidRDefault="00D40D75" w:rsidP="005375F8">
      <w:pPr>
        <w:pStyle w:val="Ttulo2"/>
        <w:numPr>
          <w:ilvl w:val="3"/>
          <w:numId w:val="29"/>
        </w:numPr>
      </w:pPr>
      <w:bookmarkStart w:id="236" w:name="_Toc56097057"/>
      <w:r>
        <w:t>HISTORIAL DE TEMA PROPUESTOS</w:t>
      </w:r>
      <w:bookmarkEnd w:id="236"/>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53204E" w:rsidRDefault="00D40D75" w:rsidP="0053204E">
      <w:pPr>
        <w:keepNext/>
        <w:jc w:val="center"/>
      </w:pPr>
      <w:r>
        <w:rPr>
          <w:noProof/>
          <w:lang w:val="es-ES" w:eastAsia="es-ES"/>
        </w:rPr>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612130" cy="2495550"/>
                    </a:xfrm>
                    <a:prstGeom prst="rect">
                      <a:avLst/>
                    </a:prstGeom>
                  </pic:spPr>
                </pic:pic>
              </a:graphicData>
            </a:graphic>
          </wp:inline>
        </w:drawing>
      </w:r>
    </w:p>
    <w:p w:rsidR="00E07065" w:rsidRDefault="0053204E" w:rsidP="0053204E">
      <w:pPr>
        <w:pStyle w:val="Epgrafe"/>
        <w:jc w:val="center"/>
      </w:pPr>
      <w:bookmarkStart w:id="237" w:name="_Toc56097106"/>
      <w:r>
        <w:t xml:space="preserve">Figura </w:t>
      </w:r>
      <w:fldSimple w:instr=" SEQ Figura \* ARABIC ">
        <w:r>
          <w:rPr>
            <w:noProof/>
          </w:rPr>
          <w:t>29</w:t>
        </w:r>
      </w:fldSimple>
      <w:r>
        <w:t xml:space="preserve">: </w:t>
      </w:r>
      <w:r w:rsidRPr="00D57569">
        <w:t>Historial de temas propuestos</w:t>
      </w:r>
      <w:bookmarkEnd w:id="237"/>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B2200F"/>
    <w:p w:rsidR="0053204E" w:rsidRPr="00B2200F" w:rsidRDefault="0053204E" w:rsidP="00B2200F"/>
    <w:p w:rsidR="00E07065" w:rsidRDefault="00E07065" w:rsidP="00E07065">
      <w:pPr>
        <w:pStyle w:val="Ttulo1"/>
      </w:pPr>
      <w:bookmarkStart w:id="238" w:name="_Toc56097058"/>
      <w:r>
        <w:t>V</w:t>
      </w:r>
      <w:r w:rsidR="00442DD2">
        <w:t>I</w:t>
      </w:r>
      <w:r>
        <w:t xml:space="preserve"> EVALUACIÓN</w:t>
      </w:r>
      <w:bookmarkEnd w:id="238"/>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53204E" w:rsidRDefault="0053204E" w:rsidP="00E07065"/>
    <w:p w:rsidR="0053204E" w:rsidRDefault="0053204E" w:rsidP="00E07065"/>
    <w:p w:rsidR="00E07065" w:rsidRDefault="00E07065" w:rsidP="00E07065"/>
    <w:p w:rsidR="00E07065" w:rsidRDefault="00E07065" w:rsidP="00E07065"/>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39" w:name="_Toc36401776"/>
      <w:bookmarkStart w:id="240" w:name="_Toc36401908"/>
      <w:bookmarkStart w:id="241" w:name="_Toc37880513"/>
      <w:bookmarkStart w:id="242" w:name="_Toc37880626"/>
      <w:bookmarkStart w:id="243" w:name="_Toc37883608"/>
      <w:bookmarkStart w:id="244" w:name="_Toc37883721"/>
      <w:bookmarkStart w:id="245" w:name="_Toc37883834"/>
      <w:bookmarkStart w:id="246" w:name="_Toc40801283"/>
      <w:bookmarkStart w:id="247" w:name="_Toc47783380"/>
      <w:bookmarkStart w:id="248" w:name="_Toc47802814"/>
      <w:bookmarkStart w:id="249" w:name="_Toc47803076"/>
      <w:bookmarkStart w:id="250" w:name="_Toc48312247"/>
      <w:bookmarkStart w:id="251" w:name="_Toc48312382"/>
      <w:bookmarkStart w:id="252" w:name="_Toc48314459"/>
      <w:bookmarkStart w:id="253" w:name="_Toc48314595"/>
      <w:bookmarkStart w:id="254" w:name="_Toc48647072"/>
      <w:bookmarkStart w:id="255" w:name="_Toc48647214"/>
      <w:bookmarkStart w:id="256" w:name="_Toc48660751"/>
      <w:bookmarkStart w:id="257" w:name="_Toc48718965"/>
      <w:bookmarkStart w:id="258" w:name="_Toc48722378"/>
      <w:bookmarkStart w:id="259" w:name="_Toc48743403"/>
      <w:bookmarkStart w:id="260" w:name="_Toc49775926"/>
      <w:bookmarkStart w:id="261" w:name="_Toc49776083"/>
      <w:bookmarkStart w:id="262" w:name="_Toc50993554"/>
      <w:bookmarkStart w:id="263" w:name="_Toc50993710"/>
      <w:bookmarkStart w:id="264" w:name="_Toc51062222"/>
      <w:bookmarkStart w:id="265" w:name="_Toc52276192"/>
      <w:bookmarkStart w:id="266" w:name="_Toc52276346"/>
      <w:bookmarkStart w:id="267" w:name="_Toc52318822"/>
      <w:bookmarkStart w:id="268" w:name="_Toc52321575"/>
      <w:bookmarkStart w:id="269" w:name="_Toc52321821"/>
      <w:bookmarkStart w:id="270" w:name="_Toc52322175"/>
      <w:bookmarkStart w:id="271" w:name="_Toc54778221"/>
      <w:bookmarkStart w:id="272" w:name="_Toc54778382"/>
      <w:bookmarkStart w:id="273" w:name="_Toc54778544"/>
      <w:bookmarkStart w:id="274" w:name="_Toc54778706"/>
      <w:bookmarkStart w:id="275" w:name="_Toc55981107"/>
      <w:bookmarkStart w:id="276" w:name="_Toc55986145"/>
      <w:bookmarkStart w:id="277" w:name="_Toc55986869"/>
      <w:bookmarkStart w:id="278" w:name="_Toc55991712"/>
      <w:bookmarkStart w:id="279" w:name="_Toc55992853"/>
      <w:bookmarkStart w:id="280" w:name="_Toc55993017"/>
      <w:bookmarkStart w:id="281" w:name="_Toc56006654"/>
      <w:bookmarkStart w:id="282" w:name="_Toc56006818"/>
      <w:bookmarkStart w:id="283" w:name="_Toc56072086"/>
      <w:bookmarkStart w:id="284" w:name="_Toc56072249"/>
      <w:bookmarkStart w:id="285" w:name="_Toc56094535"/>
      <w:bookmarkStart w:id="286" w:name="_Toc56094696"/>
      <w:bookmarkStart w:id="287" w:name="_Toc56094928"/>
      <w:bookmarkStart w:id="288" w:name="_Toc56097059"/>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89" w:name="_Toc36401777"/>
      <w:bookmarkStart w:id="290" w:name="_Toc36401909"/>
      <w:bookmarkStart w:id="291" w:name="_Toc37880514"/>
      <w:bookmarkStart w:id="292" w:name="_Toc37880627"/>
      <w:bookmarkStart w:id="293" w:name="_Toc37883609"/>
      <w:bookmarkStart w:id="294" w:name="_Toc37883722"/>
      <w:bookmarkStart w:id="295" w:name="_Toc37883835"/>
      <w:bookmarkStart w:id="296" w:name="_Toc40801284"/>
      <w:bookmarkStart w:id="297" w:name="_Toc47783381"/>
      <w:bookmarkStart w:id="298" w:name="_Toc47802815"/>
      <w:bookmarkStart w:id="299" w:name="_Toc47803077"/>
      <w:bookmarkStart w:id="300" w:name="_Toc48312248"/>
      <w:bookmarkStart w:id="301" w:name="_Toc48312383"/>
      <w:bookmarkStart w:id="302" w:name="_Toc48314460"/>
      <w:bookmarkStart w:id="303" w:name="_Toc48314596"/>
      <w:bookmarkStart w:id="304" w:name="_Toc48647073"/>
      <w:bookmarkStart w:id="305" w:name="_Toc48647215"/>
      <w:bookmarkStart w:id="306" w:name="_Toc48660752"/>
      <w:bookmarkStart w:id="307" w:name="_Toc48718966"/>
      <w:bookmarkStart w:id="308" w:name="_Toc48722379"/>
      <w:bookmarkStart w:id="309" w:name="_Toc48743404"/>
      <w:bookmarkStart w:id="310" w:name="_Toc49775927"/>
      <w:bookmarkStart w:id="311" w:name="_Toc49776084"/>
      <w:bookmarkStart w:id="312" w:name="_Toc50993555"/>
      <w:bookmarkStart w:id="313" w:name="_Toc50993711"/>
      <w:bookmarkStart w:id="314" w:name="_Toc51062223"/>
      <w:bookmarkStart w:id="315" w:name="_Toc52276193"/>
      <w:bookmarkStart w:id="316" w:name="_Toc52276347"/>
      <w:bookmarkStart w:id="317" w:name="_Toc52318823"/>
      <w:bookmarkStart w:id="318" w:name="_Toc52321576"/>
      <w:bookmarkStart w:id="319" w:name="_Toc52321822"/>
      <w:bookmarkStart w:id="320" w:name="_Toc52322176"/>
      <w:bookmarkStart w:id="321" w:name="_Toc54778222"/>
      <w:bookmarkStart w:id="322" w:name="_Toc54778383"/>
      <w:bookmarkStart w:id="323" w:name="_Toc54778545"/>
      <w:bookmarkStart w:id="324" w:name="_Toc54778707"/>
      <w:bookmarkStart w:id="325" w:name="_Toc55981108"/>
      <w:bookmarkStart w:id="326" w:name="_Toc55986146"/>
      <w:bookmarkStart w:id="327" w:name="_Toc55986870"/>
      <w:bookmarkStart w:id="328" w:name="_Toc55991713"/>
      <w:bookmarkStart w:id="329" w:name="_Toc55992854"/>
      <w:bookmarkStart w:id="330" w:name="_Toc55993018"/>
      <w:bookmarkStart w:id="331" w:name="_Toc56006655"/>
      <w:bookmarkStart w:id="332" w:name="_Toc56006819"/>
      <w:bookmarkStart w:id="333" w:name="_Toc56072087"/>
      <w:bookmarkStart w:id="334" w:name="_Toc56072250"/>
      <w:bookmarkStart w:id="335" w:name="_Toc56094536"/>
      <w:bookmarkStart w:id="336" w:name="_Toc56094697"/>
      <w:bookmarkStart w:id="337" w:name="_Toc56094929"/>
      <w:bookmarkStart w:id="338" w:name="_Toc56097060"/>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339" w:name="_Toc36401778"/>
      <w:bookmarkStart w:id="340" w:name="_Toc36401910"/>
      <w:bookmarkStart w:id="341" w:name="_Toc37880515"/>
      <w:bookmarkStart w:id="342" w:name="_Toc37880628"/>
      <w:bookmarkStart w:id="343" w:name="_Toc37883610"/>
      <w:bookmarkStart w:id="344" w:name="_Toc37883723"/>
      <w:bookmarkStart w:id="345" w:name="_Toc37883836"/>
      <w:bookmarkStart w:id="346" w:name="_Toc40801285"/>
      <w:bookmarkStart w:id="347" w:name="_Toc47783382"/>
      <w:bookmarkStart w:id="348" w:name="_Toc47802816"/>
      <w:bookmarkStart w:id="349" w:name="_Toc47803078"/>
      <w:bookmarkStart w:id="350" w:name="_Toc48312249"/>
      <w:bookmarkStart w:id="351" w:name="_Toc48312384"/>
      <w:bookmarkStart w:id="352" w:name="_Toc48314461"/>
      <w:bookmarkStart w:id="353" w:name="_Toc48314597"/>
      <w:bookmarkStart w:id="354" w:name="_Toc48647074"/>
      <w:bookmarkStart w:id="355" w:name="_Toc48647216"/>
      <w:bookmarkStart w:id="356" w:name="_Toc48660753"/>
      <w:bookmarkStart w:id="357" w:name="_Toc48718967"/>
      <w:bookmarkStart w:id="358" w:name="_Toc48722380"/>
      <w:bookmarkStart w:id="359" w:name="_Toc48743405"/>
      <w:bookmarkStart w:id="360" w:name="_Toc49775928"/>
      <w:bookmarkStart w:id="361" w:name="_Toc49776085"/>
      <w:bookmarkStart w:id="362" w:name="_Toc50993556"/>
      <w:bookmarkStart w:id="363" w:name="_Toc50993712"/>
      <w:bookmarkStart w:id="364" w:name="_Toc51062224"/>
      <w:bookmarkStart w:id="365" w:name="_Toc52276194"/>
      <w:bookmarkStart w:id="366" w:name="_Toc52276348"/>
      <w:bookmarkStart w:id="367" w:name="_Toc52318824"/>
      <w:bookmarkStart w:id="368" w:name="_Toc52321577"/>
      <w:bookmarkStart w:id="369" w:name="_Toc52321823"/>
      <w:bookmarkStart w:id="370" w:name="_Toc52322177"/>
      <w:bookmarkStart w:id="371" w:name="_Toc54778223"/>
      <w:bookmarkStart w:id="372" w:name="_Toc54778384"/>
      <w:bookmarkStart w:id="373" w:name="_Toc54778546"/>
      <w:bookmarkStart w:id="374" w:name="_Toc54778708"/>
      <w:bookmarkStart w:id="375" w:name="_Toc55981109"/>
      <w:bookmarkStart w:id="376" w:name="_Toc55986147"/>
      <w:bookmarkStart w:id="377" w:name="_Toc55986871"/>
      <w:bookmarkStart w:id="378" w:name="_Toc55991714"/>
      <w:bookmarkStart w:id="379" w:name="_Toc55992855"/>
      <w:bookmarkStart w:id="380" w:name="_Toc55993019"/>
      <w:bookmarkStart w:id="381" w:name="_Toc56006656"/>
      <w:bookmarkStart w:id="382" w:name="_Toc56006820"/>
      <w:bookmarkStart w:id="383" w:name="_Toc56072088"/>
      <w:bookmarkStart w:id="384" w:name="_Toc56072251"/>
      <w:bookmarkStart w:id="385" w:name="_Toc56094537"/>
      <w:bookmarkStart w:id="386" w:name="_Toc56094698"/>
      <w:bookmarkStart w:id="387" w:name="_Toc56094930"/>
      <w:bookmarkStart w:id="388" w:name="_Toc56097061"/>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E07065" w:rsidRDefault="00E07065" w:rsidP="005375F8">
      <w:pPr>
        <w:pStyle w:val="Ttulo2"/>
        <w:numPr>
          <w:ilvl w:val="1"/>
          <w:numId w:val="30"/>
        </w:numPr>
      </w:pPr>
      <w:bookmarkStart w:id="389" w:name="_Toc56097062"/>
      <w:r>
        <w:t xml:space="preserve">PRUEBAS </w:t>
      </w:r>
      <w:r w:rsidR="005950CD">
        <w:t>FUNCIONALES</w:t>
      </w:r>
      <w:bookmarkEnd w:id="389"/>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C6AFF" w:rsidRDefault="00EC6AFF" w:rsidP="00EC6AFF">
      <w:pPr>
        <w:pStyle w:val="Ttulo2"/>
        <w:numPr>
          <w:ilvl w:val="2"/>
          <w:numId w:val="30"/>
        </w:numPr>
      </w:pPr>
      <w:bookmarkStart w:id="390" w:name="_Toc56097063"/>
      <w:r>
        <w:t>PRUEBAS AUTOMATIZADAS</w:t>
      </w:r>
      <w:bookmarkEnd w:id="390"/>
    </w:p>
    <w:p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rsidR="00EC6AFF" w:rsidRDefault="00EC6AFF" w:rsidP="00EC6AFF">
      <w:pPr>
        <w:pStyle w:val="Ttulo2"/>
        <w:numPr>
          <w:ilvl w:val="2"/>
          <w:numId w:val="30"/>
        </w:numPr>
      </w:pPr>
      <w:bookmarkStart w:id="391" w:name="_Toc56097064"/>
      <w:r>
        <w:t>RESULTADOS DE LAS PRUEBAS AUTOMATIZADAS</w:t>
      </w:r>
      <w:bookmarkEnd w:id="391"/>
    </w:p>
    <w:p w:rsidR="00EC6AFF" w:rsidRDefault="00EC6AFF" w:rsidP="00EC6AFF">
      <w:r>
        <w:t>Al ejecutar las pruebas automatizadas sobre el sistema, se dieron los siguientes resultados:</w:t>
      </w:r>
    </w:p>
    <w:p w:rsidR="00EC6AFF" w:rsidRDefault="00EC6AFF" w:rsidP="00EC6AFF">
      <w:pPr>
        <w:pStyle w:val="Ttulo2"/>
        <w:numPr>
          <w:ilvl w:val="3"/>
          <w:numId w:val="30"/>
        </w:numPr>
      </w:pPr>
      <w:bookmarkStart w:id="392" w:name="_Toc56097065"/>
      <w:r>
        <w:t>INICIO DE SESIÓN</w:t>
      </w:r>
      <w:bookmarkEnd w:id="392"/>
    </w:p>
    <w:p w:rsidR="00EC6AFF" w:rsidRDefault="00EC6AFF" w:rsidP="00EC6AFF">
      <w:r>
        <w:t>Se prueba el flujo para el correcto inicio de sesión de los diversos tipos de usuarios del sistema, dando los siguientes resultados:</w:t>
      </w:r>
    </w:p>
    <w:p w:rsidR="0053204E" w:rsidRDefault="00EC6AFF" w:rsidP="0053204E">
      <w:pPr>
        <w:keepNext/>
        <w:jc w:val="center"/>
      </w:pPr>
      <w:r>
        <w:rPr>
          <w:noProof/>
          <w:lang w:val="es-ES" w:eastAsia="es-ES"/>
        </w:rPr>
        <w:drawing>
          <wp:inline distT="0" distB="0" distL="0" distR="0">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4646" cy="2341504"/>
                    </a:xfrm>
                    <a:prstGeom prst="rect">
                      <a:avLst/>
                    </a:prstGeom>
                  </pic:spPr>
                </pic:pic>
              </a:graphicData>
            </a:graphic>
          </wp:inline>
        </w:drawing>
      </w:r>
    </w:p>
    <w:p w:rsidR="00E85264" w:rsidRPr="00E85264" w:rsidRDefault="0053204E" w:rsidP="0053204E">
      <w:pPr>
        <w:pStyle w:val="Epgrafe"/>
        <w:spacing w:line="360" w:lineRule="auto"/>
        <w:jc w:val="center"/>
      </w:pPr>
      <w:bookmarkStart w:id="393" w:name="_Toc56097107"/>
      <w:r>
        <w:t xml:space="preserve">Figura </w:t>
      </w:r>
      <w:fldSimple w:instr=" SEQ Figura \* ARABIC ">
        <w:r>
          <w:rPr>
            <w:noProof/>
          </w:rPr>
          <w:t>30</w:t>
        </w:r>
      </w:fldSimple>
      <w:r>
        <w:t xml:space="preserve">: </w:t>
      </w:r>
      <w:r w:rsidRPr="00767E24">
        <w:t>Prueba automatizada para inicio de sesión</w:t>
      </w:r>
      <w:bookmarkEnd w:id="393"/>
    </w:p>
    <w:p w:rsidR="00770502" w:rsidRDefault="00770502" w:rsidP="0053204E">
      <w:pPr>
        <w:pStyle w:val="Ttulo2"/>
        <w:numPr>
          <w:ilvl w:val="3"/>
          <w:numId w:val="30"/>
        </w:numPr>
      </w:pPr>
      <w:bookmarkStart w:id="394" w:name="_Toc56097066"/>
      <w:r>
        <w:t>AGREGAR UN TEMA DE TRABAJO DE GRADUACIÓN</w:t>
      </w:r>
      <w:bookmarkEnd w:id="394"/>
    </w:p>
    <w:p w:rsidR="00770502" w:rsidRDefault="00770502" w:rsidP="00770502">
      <w:bookmarkStart w:id="395" w:name="_Hlk52321109"/>
      <w:r>
        <w:t>Se prueba el flujo para el correcto registro de nuevos temas de trabajo de graduación por parte del usuario proponente, dando los siguientes resultados:</w:t>
      </w:r>
      <w:bookmarkEnd w:id="395"/>
    </w:p>
    <w:p w:rsidR="0053204E" w:rsidRDefault="00770502" w:rsidP="0053204E">
      <w:pPr>
        <w:keepNext/>
      </w:pPr>
      <w:r>
        <w:rPr>
          <w:noProof/>
          <w:lang w:val="es-ES" w:eastAsia="es-ES"/>
        </w:rPr>
        <w:lastRenderedPageBreak/>
        <w:drawing>
          <wp:inline distT="0" distB="0" distL="0" distR="0">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08577" cy="5796148"/>
                    </a:xfrm>
                    <a:prstGeom prst="rect">
                      <a:avLst/>
                    </a:prstGeom>
                  </pic:spPr>
                </pic:pic>
              </a:graphicData>
            </a:graphic>
          </wp:inline>
        </w:drawing>
      </w:r>
    </w:p>
    <w:p w:rsidR="00E85264" w:rsidRPr="00E85264" w:rsidRDefault="0053204E" w:rsidP="0053204E">
      <w:pPr>
        <w:pStyle w:val="Epgrafe"/>
        <w:spacing w:line="360" w:lineRule="auto"/>
        <w:jc w:val="center"/>
      </w:pPr>
      <w:bookmarkStart w:id="396" w:name="_Toc56097108"/>
      <w:r>
        <w:t xml:space="preserve">Figura </w:t>
      </w:r>
      <w:fldSimple w:instr=" SEQ Figura \* ARABIC ">
        <w:r>
          <w:rPr>
            <w:noProof/>
          </w:rPr>
          <w:t>31</w:t>
        </w:r>
      </w:fldSimple>
      <w:r>
        <w:t xml:space="preserve">: </w:t>
      </w:r>
      <w:r w:rsidRPr="00AA7D02">
        <w:t>Prueba automatizada para el registro de un nuevo tema de trabajo de graduación</w:t>
      </w:r>
      <w:bookmarkEnd w:id="396"/>
    </w:p>
    <w:p w:rsidR="00770502" w:rsidRDefault="00770502" w:rsidP="0053204E">
      <w:pPr>
        <w:pStyle w:val="Ttulo2"/>
        <w:numPr>
          <w:ilvl w:val="3"/>
          <w:numId w:val="30"/>
        </w:numPr>
      </w:pPr>
      <w:bookmarkStart w:id="397" w:name="_Toc56097067"/>
      <w:r>
        <w:t>MODIFICAR UN TEMA DE TRABAJO DE GRADUACIÓN</w:t>
      </w:r>
      <w:bookmarkEnd w:id="397"/>
    </w:p>
    <w:p w:rsidR="00770502" w:rsidRDefault="00770502" w:rsidP="00770502">
      <w:r>
        <w:t>Se prueba el flujo para la correcta modificación de un tema de trabajo de graduación por parte del usuario proponente, dando los siguientes resultados:</w:t>
      </w:r>
    </w:p>
    <w:p w:rsidR="0053204E" w:rsidRDefault="00770502" w:rsidP="0053204E">
      <w:pPr>
        <w:keepNext/>
        <w:jc w:val="center"/>
      </w:pPr>
      <w:r>
        <w:rPr>
          <w:noProof/>
          <w:lang w:val="es-ES" w:eastAsia="es-ES"/>
        </w:rPr>
        <w:lastRenderedPageBreak/>
        <w:drawing>
          <wp:inline distT="0" distB="0" distL="0" distR="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09344" cy="3413447"/>
                    </a:xfrm>
                    <a:prstGeom prst="rect">
                      <a:avLst/>
                    </a:prstGeom>
                  </pic:spPr>
                </pic:pic>
              </a:graphicData>
            </a:graphic>
          </wp:inline>
        </w:drawing>
      </w:r>
    </w:p>
    <w:p w:rsidR="00493FCF" w:rsidRPr="00493FCF" w:rsidRDefault="0053204E" w:rsidP="0053204E">
      <w:pPr>
        <w:pStyle w:val="Epgrafe"/>
        <w:spacing w:line="360" w:lineRule="auto"/>
        <w:jc w:val="center"/>
      </w:pPr>
      <w:bookmarkStart w:id="398" w:name="_Toc56097109"/>
      <w:r>
        <w:t xml:space="preserve">Figura </w:t>
      </w:r>
      <w:fldSimple w:instr=" SEQ Figura \* ARABIC ">
        <w:r>
          <w:rPr>
            <w:noProof/>
          </w:rPr>
          <w:t>32</w:t>
        </w:r>
      </w:fldSimple>
      <w:r>
        <w:t xml:space="preserve">: </w:t>
      </w:r>
      <w:r w:rsidRPr="00D532F9">
        <w:t>Prueba automatizada para la edición de un tema de trabajo de graduación</w:t>
      </w:r>
      <w:bookmarkEnd w:id="398"/>
    </w:p>
    <w:p w:rsidR="00770502" w:rsidRDefault="00770502" w:rsidP="00770502">
      <w:pPr>
        <w:pStyle w:val="Ttulo2"/>
        <w:numPr>
          <w:ilvl w:val="3"/>
          <w:numId w:val="30"/>
        </w:numPr>
      </w:pPr>
      <w:bookmarkStart w:id="399" w:name="_Toc56097068"/>
      <w:r>
        <w:t>ELIMINAR UN TEMA DE TRABAJO DE GRADUACIÓN</w:t>
      </w:r>
      <w:bookmarkEnd w:id="399"/>
    </w:p>
    <w:p w:rsidR="00770502" w:rsidRDefault="00770502" w:rsidP="00770502">
      <w:r>
        <w:t>Se prueba el flujo para la correcta eliminación de un tema de trabajo de graduación por parte del usuario proponente, dando los siguientes resultados:</w:t>
      </w:r>
    </w:p>
    <w:p w:rsidR="0053204E" w:rsidRDefault="00770502" w:rsidP="0053204E">
      <w:pPr>
        <w:keepNext/>
        <w:jc w:val="center"/>
      </w:pPr>
      <w:r>
        <w:rPr>
          <w:noProof/>
          <w:lang w:val="es-ES" w:eastAsia="es-ES"/>
        </w:rPr>
        <w:drawing>
          <wp:inline distT="0" distB="0" distL="0" distR="0">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8303" cy="1891206"/>
                    </a:xfrm>
                    <a:prstGeom prst="rect">
                      <a:avLst/>
                    </a:prstGeom>
                  </pic:spPr>
                </pic:pic>
              </a:graphicData>
            </a:graphic>
          </wp:inline>
        </w:drawing>
      </w:r>
    </w:p>
    <w:p w:rsidR="00E85264" w:rsidRDefault="0053204E" w:rsidP="0053204E">
      <w:pPr>
        <w:pStyle w:val="Epgrafe"/>
        <w:jc w:val="center"/>
      </w:pPr>
      <w:bookmarkStart w:id="400" w:name="_Toc56097110"/>
      <w:r>
        <w:t xml:space="preserve">Figura </w:t>
      </w:r>
      <w:fldSimple w:instr=" SEQ Figura \* ARABIC ">
        <w:r>
          <w:rPr>
            <w:noProof/>
          </w:rPr>
          <w:t>33</w:t>
        </w:r>
      </w:fldSimple>
      <w:r>
        <w:t xml:space="preserve">: </w:t>
      </w:r>
      <w:r w:rsidRPr="000C7178">
        <w:t>Prueba automatizada para la eliminación de un tema de trabajo de graduación</w:t>
      </w:r>
      <w:bookmarkEnd w:id="400"/>
    </w:p>
    <w:p w:rsidR="00770502" w:rsidRDefault="00770502" w:rsidP="00770502">
      <w:pPr>
        <w:pStyle w:val="Ttulo2"/>
        <w:numPr>
          <w:ilvl w:val="3"/>
          <w:numId w:val="30"/>
        </w:numPr>
      </w:pPr>
      <w:bookmarkStart w:id="401" w:name="_Toc56097069"/>
      <w:r>
        <w:t>APLICAR A UN TEMA DE TRABAJO DE GRADUACIÓN</w:t>
      </w:r>
      <w:bookmarkEnd w:id="401"/>
    </w:p>
    <w:p w:rsidR="00EC6AFF" w:rsidRDefault="00770502" w:rsidP="00EC6AFF">
      <w:r>
        <w:t>Se prueba el flujo para la correcta aplicación a un tema de trabajo de graduación por parte del usuario estudiante, dando los siguientes resultados:</w:t>
      </w:r>
    </w:p>
    <w:p w:rsidR="0053204E" w:rsidRDefault="00770502" w:rsidP="0053204E">
      <w:pPr>
        <w:keepNext/>
        <w:jc w:val="center"/>
      </w:pPr>
      <w:r>
        <w:rPr>
          <w:noProof/>
          <w:lang w:val="es-ES" w:eastAsia="es-ES"/>
        </w:rPr>
        <w:lastRenderedPageBreak/>
        <w:drawing>
          <wp:inline distT="0" distB="0" distL="0" distR="0">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2394" cy="4166541"/>
                    </a:xfrm>
                    <a:prstGeom prst="rect">
                      <a:avLst/>
                    </a:prstGeom>
                  </pic:spPr>
                </pic:pic>
              </a:graphicData>
            </a:graphic>
          </wp:inline>
        </w:drawing>
      </w:r>
    </w:p>
    <w:p w:rsidR="00493FCF" w:rsidRPr="00493FCF" w:rsidRDefault="0053204E" w:rsidP="0053204E">
      <w:pPr>
        <w:pStyle w:val="Epgrafe"/>
        <w:spacing w:line="360" w:lineRule="auto"/>
        <w:jc w:val="center"/>
      </w:pPr>
      <w:bookmarkStart w:id="402" w:name="_Toc56097111"/>
      <w:r>
        <w:t xml:space="preserve">Figura </w:t>
      </w:r>
      <w:fldSimple w:instr=" SEQ Figura \* ARABIC ">
        <w:r>
          <w:rPr>
            <w:noProof/>
          </w:rPr>
          <w:t>34</w:t>
        </w:r>
      </w:fldSimple>
      <w:r>
        <w:t xml:space="preserve">: </w:t>
      </w:r>
      <w:r w:rsidRPr="0059013A">
        <w:t>Prueba automatizada para la aplicación a un tema de trabajo de graduación</w:t>
      </w:r>
      <w:bookmarkEnd w:id="402"/>
    </w:p>
    <w:p w:rsidR="00E07065" w:rsidRDefault="00E07065" w:rsidP="0053204E">
      <w:pPr>
        <w:pStyle w:val="Ttulo2"/>
        <w:numPr>
          <w:ilvl w:val="1"/>
          <w:numId w:val="30"/>
        </w:numPr>
      </w:pPr>
      <w:bookmarkStart w:id="403" w:name="_Toc56097070"/>
      <w:r>
        <w:t xml:space="preserve">PRUEBAS DE </w:t>
      </w:r>
      <w:r w:rsidR="003F4B88">
        <w:t>USABILIDAD</w:t>
      </w:r>
      <w:r w:rsidR="00DC43E2">
        <w:t xml:space="preserve"> IN-SITU</w:t>
      </w:r>
      <w:bookmarkEnd w:id="403"/>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rsidR="00811F7D" w:rsidRDefault="00DC43E2" w:rsidP="005375F8">
      <w:pPr>
        <w:pStyle w:val="Ttulo2"/>
        <w:numPr>
          <w:ilvl w:val="2"/>
          <w:numId w:val="30"/>
        </w:numPr>
      </w:pPr>
      <w:bookmarkStart w:id="404" w:name="_Toc56097071"/>
      <w:r>
        <w:t>DESCRIPCIÓN DE LAS PRUEBAS PRESENCIALES</w:t>
      </w:r>
      <w:bookmarkEnd w:id="404"/>
    </w:p>
    <w:p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B63C19" w:rsidP="005375F8">
      <w:pPr>
        <w:pStyle w:val="Prrafodelista"/>
        <w:numPr>
          <w:ilvl w:val="0"/>
          <w:numId w:val="7"/>
        </w:numPr>
      </w:pPr>
      <w:r w:rsidRPr="00B63C19">
        <w:t>muchas otras cosas antes de poder utilizar correctamente el sistema.</w:t>
      </w:r>
    </w:p>
    <w:p w:rsidR="00365BE6" w:rsidRDefault="00365BE6" w:rsidP="005375F8">
      <w:pPr>
        <w:pStyle w:val="Ttulo2"/>
        <w:numPr>
          <w:ilvl w:val="2"/>
          <w:numId w:val="30"/>
        </w:numPr>
      </w:pPr>
      <w:bookmarkStart w:id="405" w:name="_Toc56097072"/>
      <w:r>
        <w:t>RESULTADOS DE LAS PRUEBAS PRESENCIALES</w:t>
      </w:r>
      <w:bookmarkEnd w:id="405"/>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Tablanormal31"/>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406" w:name="_Toc56097112"/>
      <w:r>
        <w:t xml:space="preserve">Tabla </w:t>
      </w:r>
      <w:fldSimple w:instr=" SEQ Tabla \* ARABIC ">
        <w:r w:rsidR="00B659EB">
          <w:rPr>
            <w:noProof/>
          </w:rPr>
          <w:t>1</w:t>
        </w:r>
      </w:fldSimple>
      <w:r>
        <w:t>: Resultados de las pruebas presenciales, usuario 1</w:t>
      </w:r>
      <w:bookmarkEnd w:id="406"/>
    </w:p>
    <w:p w:rsidR="00663927" w:rsidRPr="00ED03D7" w:rsidRDefault="00663927" w:rsidP="007C0CEE">
      <w:pPr>
        <w:rPr>
          <w:b/>
        </w:rPr>
      </w:pPr>
      <w:r>
        <w:rPr>
          <w:b/>
        </w:rPr>
        <w:t>Usuario 2</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lastRenderedPageBreak/>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407" w:name="_Toc56097113"/>
      <w:r>
        <w:t xml:space="preserve">Tabla </w:t>
      </w:r>
      <w:fldSimple w:instr=" SEQ Tabla \* ARABIC ">
        <w:r w:rsidR="00B659EB">
          <w:rPr>
            <w:noProof/>
          </w:rPr>
          <w:t>2</w:t>
        </w:r>
      </w:fldSimple>
      <w:r>
        <w:t>: Resultados de las pruebas presenciales, usuario 2</w:t>
      </w:r>
      <w:bookmarkEnd w:id="407"/>
    </w:p>
    <w:p w:rsidR="00663927" w:rsidRPr="00ED03D7" w:rsidRDefault="00663927" w:rsidP="007C0CEE">
      <w:pPr>
        <w:rPr>
          <w:b/>
        </w:rPr>
      </w:pPr>
      <w:r>
        <w:rPr>
          <w:b/>
        </w:rPr>
        <w:t>Usuario 3</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67401E">
      <w:pPr>
        <w:pStyle w:val="Epgrafe"/>
        <w:jc w:val="center"/>
        <w:rPr>
          <w:b/>
        </w:rPr>
      </w:pPr>
      <w:bookmarkStart w:id="408" w:name="_Toc56097114"/>
      <w:r>
        <w:t xml:space="preserve">Tabla </w:t>
      </w:r>
      <w:fldSimple w:instr=" SEQ Tabla \* ARABIC ">
        <w:r w:rsidR="00B659EB">
          <w:rPr>
            <w:noProof/>
          </w:rPr>
          <w:t>3</w:t>
        </w:r>
      </w:fldSimple>
      <w:r>
        <w:t>: Resultados de las pruebas presenciales, usuario 3</w:t>
      </w:r>
      <w:bookmarkEnd w:id="408"/>
    </w:p>
    <w:p w:rsidR="00663927" w:rsidRPr="00ED03D7" w:rsidRDefault="00663927" w:rsidP="007C0CEE">
      <w:pPr>
        <w:rPr>
          <w:b/>
        </w:rPr>
      </w:pPr>
      <w:r>
        <w:rPr>
          <w:b/>
        </w:rPr>
        <w:t>Usuario 4</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67401E">
      <w:pPr>
        <w:pStyle w:val="Epgrafe"/>
        <w:jc w:val="center"/>
      </w:pPr>
      <w:bookmarkStart w:id="409" w:name="_Toc56097115"/>
      <w:r>
        <w:t xml:space="preserve">Tabla </w:t>
      </w:r>
      <w:fldSimple w:instr=" SEQ Tabla \* ARABIC ">
        <w:r w:rsidR="00B659EB">
          <w:rPr>
            <w:noProof/>
          </w:rPr>
          <w:t>4</w:t>
        </w:r>
      </w:fldSimple>
      <w:r>
        <w:t>: Resultados de las pruebas presenciales, usuario 4</w:t>
      </w:r>
      <w:bookmarkEnd w:id="409"/>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7417E2" w:rsidRDefault="00DE1537">
      <w:pPr>
        <w:pStyle w:val="Ttulo2"/>
        <w:ind w:left="720"/>
        <w:pPrChange w:id="410" w:author="Elba Valderrama" w:date="2020-11-19T13:32:00Z">
          <w:pPr>
            <w:pStyle w:val="Ttulo2"/>
            <w:numPr>
              <w:ilvl w:val="2"/>
              <w:numId w:val="30"/>
            </w:numPr>
            <w:ind w:left="720" w:hanging="720"/>
          </w:pPr>
        </w:pPrChange>
      </w:pPr>
      <w:bookmarkStart w:id="411" w:name="_Toc56097073"/>
      <w:ins w:id="412" w:author="Elba Valderrama" w:date="2020-11-19T13:32:00Z">
        <w:r>
          <w:t xml:space="preserve">6.3 </w:t>
        </w:r>
      </w:ins>
      <w:r w:rsidR="008C7976">
        <w:t>DESCRIPCIÓN DE LAS PRUEBAS REMOTAS</w:t>
      </w:r>
      <w:bookmarkEnd w:id="411"/>
    </w:p>
    <w:p w:rsidR="00DE1537" w:rsidRDefault="008C7976" w:rsidP="008C7976">
      <w:pPr>
        <w:rPr>
          <w:ins w:id="413" w:author="Elba Valderrama" w:date="2020-11-19T13:33:00Z"/>
        </w:rPr>
      </w:pPr>
      <w:r>
        <w:t xml:space="preserve">Con los usuarios de tipo estudiante se realizan las pruebas de usabilidad de manera remota, en donde cada usuario, según su experiencia utilizando el sistema, completa </w:t>
      </w:r>
      <w:commentRangeStart w:id="414"/>
      <w:r w:rsidR="00B6363C" w:rsidRPr="00B6363C">
        <w:rPr>
          <w:highlight w:val="yellow"/>
          <w:rPrChange w:id="415" w:author="Elba Valderrama" w:date="2020-11-19T13:33:00Z">
            <w:rPr/>
          </w:rPrChange>
        </w:rPr>
        <w:t xml:space="preserve">el siguiente cuestionario </w:t>
      </w:r>
      <w:commentRangeEnd w:id="414"/>
      <w:r w:rsidR="00B6363C" w:rsidRPr="00B6363C">
        <w:rPr>
          <w:rStyle w:val="Refdecomentario"/>
          <w:highlight w:val="yellow"/>
          <w:rPrChange w:id="416" w:author="Elba Valderrama" w:date="2020-11-19T13:33:00Z">
            <w:rPr>
              <w:rStyle w:val="Refdecomentario"/>
            </w:rPr>
          </w:rPrChange>
        </w:rPr>
        <w:commentReference w:id="414"/>
      </w:r>
      <w:r w:rsidR="00B6363C" w:rsidRPr="00B6363C">
        <w:rPr>
          <w:highlight w:val="yellow"/>
          <w:rPrChange w:id="417" w:author="Elba Valderrama" w:date="2020-11-19T13:33:00Z">
            <w:rPr>
              <w:sz w:val="16"/>
              <w:szCs w:val="16"/>
            </w:rPr>
          </w:rPrChange>
        </w:rPr>
        <w:t>correspondiente</w:t>
      </w:r>
      <w:r>
        <w:t xml:space="preserve"> al </w:t>
      </w:r>
      <w:r w:rsidRPr="00D9675A">
        <w:t>Sistema de Escalas de Usabilidad</w:t>
      </w:r>
      <w:r>
        <w:t xml:space="preserve"> (SUS, por sus siglas en inglés) evaluando de uno a cinco dependiendo de qué tan de acuerdo esté con cada </w:t>
      </w:r>
      <w:commentRangeStart w:id="418"/>
      <w:commentRangeStart w:id="419"/>
      <w:r>
        <w:t>afirmación</w:t>
      </w:r>
      <w:commentRangeEnd w:id="418"/>
      <w:r w:rsidR="00DE1537">
        <w:rPr>
          <w:rStyle w:val="Refdecomentario"/>
        </w:rPr>
        <w:commentReference w:id="418"/>
      </w:r>
      <w:commentRangeEnd w:id="419"/>
      <w:ins w:id="420" w:author="Elba Valderrama" w:date="2020-11-19T13:35:00Z">
        <w:r w:rsidR="00D90225">
          <w:t xml:space="preserve"> </w:t>
        </w:r>
        <w:commentRangeStart w:id="421"/>
        <w:r w:rsidR="00D90225">
          <w:t>(</w:t>
        </w:r>
      </w:ins>
      <w:ins w:id="422" w:author="Elba Valderrama" w:date="2020-11-19T13:36:00Z">
        <w:r w:rsidR="00D90225">
          <w:t>autor, año)</w:t>
        </w:r>
      </w:ins>
      <w:r w:rsidR="00DE1537">
        <w:rPr>
          <w:rStyle w:val="Refdecomentario"/>
        </w:rPr>
        <w:commentReference w:id="419"/>
      </w:r>
      <w:r>
        <w:t>.</w:t>
      </w:r>
      <w:ins w:id="423" w:author="Elba Valderrama" w:date="2020-11-19T13:33:00Z">
        <w:r w:rsidR="00DE1537">
          <w:t>.</w:t>
        </w:r>
      </w:ins>
      <w:commentRangeEnd w:id="421"/>
      <w:ins w:id="424" w:author="Elba Valderrama" w:date="2020-11-19T13:36:00Z">
        <w:r w:rsidR="00D90225">
          <w:rPr>
            <w:rStyle w:val="Refdecomentario"/>
          </w:rPr>
          <w:commentReference w:id="421"/>
        </w:r>
      </w:ins>
    </w:p>
    <w:p w:rsidR="00DE1537" w:rsidRDefault="00DE1537" w:rsidP="008C7976"/>
    <w:p w:rsidR="008C7976" w:rsidRDefault="008C7976" w:rsidP="008C7976">
      <w:pPr>
        <w:pStyle w:val="Prrafodelista"/>
        <w:numPr>
          <w:ilvl w:val="0"/>
          <w:numId w:val="7"/>
        </w:numPr>
      </w:pPr>
      <w:r w:rsidRPr="00B63C19">
        <w:t>Creo que me gustaría utilizar este sistema frecuentemente.</w:t>
      </w:r>
    </w:p>
    <w:p w:rsidR="008C7976" w:rsidRDefault="008C7976" w:rsidP="008C7976">
      <w:pPr>
        <w:pStyle w:val="Prrafodelista"/>
        <w:numPr>
          <w:ilvl w:val="0"/>
          <w:numId w:val="7"/>
        </w:numPr>
      </w:pPr>
      <w:r w:rsidRPr="00B63C19">
        <w:t>El sistema me resultó innecesariamente complejo.</w:t>
      </w:r>
    </w:p>
    <w:p w:rsidR="008C7976" w:rsidRDefault="008C7976" w:rsidP="008C7976">
      <w:pPr>
        <w:pStyle w:val="Prrafodelista"/>
        <w:numPr>
          <w:ilvl w:val="0"/>
          <w:numId w:val="7"/>
        </w:numPr>
      </w:pPr>
      <w:r w:rsidRPr="00B63C19">
        <w:t>Creo que el sistema es bastante fácil de utilizar.</w:t>
      </w:r>
    </w:p>
    <w:p w:rsidR="008C7976" w:rsidRDefault="008C7976" w:rsidP="008C7976">
      <w:pPr>
        <w:pStyle w:val="Prrafodelista"/>
        <w:numPr>
          <w:ilvl w:val="0"/>
          <w:numId w:val="7"/>
        </w:numPr>
      </w:pPr>
      <w:r w:rsidRPr="00B63C19">
        <w:lastRenderedPageBreak/>
        <w:t>Creo que las diferentes funciones del sistema se encuentran muy bien integradas.</w:t>
      </w:r>
    </w:p>
    <w:p w:rsidR="008C7976" w:rsidRDefault="008C7976" w:rsidP="008C7976">
      <w:pPr>
        <w:pStyle w:val="Prrafodelista"/>
        <w:numPr>
          <w:ilvl w:val="0"/>
          <w:numId w:val="7"/>
        </w:numPr>
      </w:pPr>
      <w:r w:rsidRPr="00B63C19">
        <w:t>Opino que hubo demasiada inconsistencia en el sistema.</w:t>
      </w:r>
    </w:p>
    <w:p w:rsidR="008C7976" w:rsidRDefault="008C7976" w:rsidP="008C7976">
      <w:pPr>
        <w:pStyle w:val="Prrafodelista"/>
        <w:numPr>
          <w:ilvl w:val="0"/>
          <w:numId w:val="7"/>
        </w:numPr>
      </w:pPr>
      <w:r w:rsidRPr="00B63C19">
        <w:t>Imagino que la mayoría de las personas aprendería a utilizar el sistema rápidamente.</w:t>
      </w:r>
    </w:p>
    <w:p w:rsidR="008C7976" w:rsidRDefault="008C7976" w:rsidP="008C7976">
      <w:pPr>
        <w:pStyle w:val="Prrafodelista"/>
        <w:numPr>
          <w:ilvl w:val="0"/>
          <w:numId w:val="7"/>
        </w:numPr>
      </w:pPr>
      <w:r w:rsidRPr="00B63C19">
        <w:t>Me sentí algo incómodo al utilizar este sistema.</w:t>
      </w:r>
    </w:p>
    <w:p w:rsidR="008C7976" w:rsidRDefault="008C7976" w:rsidP="008C7976">
      <w:pPr>
        <w:pStyle w:val="Prrafodelista"/>
        <w:numPr>
          <w:ilvl w:val="0"/>
          <w:numId w:val="7"/>
        </w:numPr>
      </w:pPr>
      <w:r w:rsidRPr="00B63C19">
        <w:t>Me sentí muy seguro al utilizar este sistema</w:t>
      </w:r>
    </w:p>
    <w:p w:rsidR="008C7976" w:rsidRDefault="008C7976" w:rsidP="008C7976">
      <w:pPr>
        <w:pStyle w:val="Prrafodelista"/>
        <w:numPr>
          <w:ilvl w:val="0"/>
          <w:numId w:val="7"/>
        </w:numPr>
      </w:pPr>
      <w:r w:rsidRPr="00B63C19">
        <w:t>Necesito aprender muchas otras cosas antes de poder utilizar correctamente el sistema.</w:t>
      </w:r>
    </w:p>
    <w:p w:rsidR="007417E2" w:rsidRDefault="00DE1537">
      <w:pPr>
        <w:pStyle w:val="Ttulo2"/>
        <w:ind w:left="720"/>
        <w:pPrChange w:id="425" w:author="Elba Valderrama" w:date="2020-11-19T13:32:00Z">
          <w:pPr>
            <w:pStyle w:val="Ttulo2"/>
            <w:numPr>
              <w:ilvl w:val="2"/>
              <w:numId w:val="30"/>
            </w:numPr>
            <w:ind w:left="720" w:hanging="720"/>
          </w:pPr>
        </w:pPrChange>
      </w:pPr>
      <w:bookmarkStart w:id="426" w:name="_Toc56097074"/>
      <w:ins w:id="427" w:author="Elba Valderrama" w:date="2020-11-19T13:32:00Z">
        <w:r>
          <w:t>6.3.</w:t>
        </w:r>
      </w:ins>
      <w:ins w:id="428" w:author="Elba Valderrama" w:date="2020-11-19T13:34:00Z">
        <w:r>
          <w:t>2</w:t>
        </w:r>
      </w:ins>
      <w:r w:rsidR="00365BE6">
        <w:t>RESULTADO DE LAS PRUEBAS REMOTAS</w:t>
      </w:r>
      <w:bookmarkEnd w:id="426"/>
    </w:p>
    <w:p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67401E">
      <w:pPr>
        <w:pStyle w:val="Epgrafe"/>
        <w:jc w:val="center"/>
      </w:pPr>
      <w:bookmarkStart w:id="429" w:name="_Toc56097116"/>
      <w:r>
        <w:t xml:space="preserve">Tabla </w:t>
      </w:r>
      <w:fldSimple w:instr=" SEQ Tabla \* ARABIC ">
        <w:r>
          <w:rPr>
            <w:noProof/>
          </w:rPr>
          <w:t>5</w:t>
        </w:r>
      </w:fldSimple>
      <w:r>
        <w:t>: Resultados de las pruebas Remotas</w:t>
      </w:r>
      <w:bookmarkEnd w:id="429"/>
    </w:p>
    <w:p w:rsidR="00453A30" w:rsidRDefault="00940AB7" w:rsidP="007C0CEE">
      <w:r>
        <w:lastRenderedPageBreak/>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67401E">
      <w:pPr>
        <w:pStyle w:val="Epgrafe"/>
        <w:jc w:val="center"/>
      </w:pPr>
      <w:bookmarkStart w:id="430" w:name="_Toc56097117"/>
      <w:r>
        <w:t xml:space="preserve">Tabla </w:t>
      </w:r>
      <w:fldSimple w:instr=" SEQ Tabla \* ARABIC ">
        <w:r>
          <w:rPr>
            <w:noProof/>
          </w:rPr>
          <w:t>6</w:t>
        </w:r>
      </w:fldSimple>
      <w:r>
        <w:t>: Puntaje de rendimiento de usabilidad</w:t>
      </w:r>
      <w:bookmarkEnd w:id="430"/>
    </w:p>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53204E" w:rsidRDefault="0053204E" w:rsidP="00FB75A4">
      <w:pPr>
        <w:rPr>
          <w:highlight w:val="yellow"/>
        </w:rPr>
      </w:pPr>
    </w:p>
    <w:p w:rsidR="00493FCF" w:rsidRDefault="00493FCF" w:rsidP="00493FCF">
      <w:pPr>
        <w:pStyle w:val="Ttulo1"/>
        <w:jc w:val="both"/>
      </w:pPr>
    </w:p>
    <w:p w:rsidR="00BC585F" w:rsidRPr="00BC585F" w:rsidRDefault="00BC585F" w:rsidP="00493FCF">
      <w:pPr>
        <w:pStyle w:val="Ttulo1"/>
      </w:pPr>
      <w:bookmarkStart w:id="431" w:name="_Toc56097075"/>
      <w:r w:rsidRPr="00BC585F">
        <w:t>VII CONCLUSIONES</w:t>
      </w:r>
      <w:bookmarkEnd w:id="431"/>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Del="00CB3E88" w:rsidRDefault="00BC585F" w:rsidP="00FB75A4">
      <w:pPr>
        <w:rPr>
          <w:del w:id="432" w:author="yijimenez" w:date="2020-11-19T16:20:00Z"/>
          <w:highlight w:val="yellow"/>
        </w:rPr>
      </w:pPr>
    </w:p>
    <w:p w:rsidR="00BC585F" w:rsidDel="00CB3E88" w:rsidRDefault="00BC585F" w:rsidP="00FB75A4">
      <w:pPr>
        <w:rPr>
          <w:del w:id="433" w:author="yijimenez" w:date="2020-11-19T16:20:00Z"/>
          <w:highlight w:val="yellow"/>
        </w:rPr>
      </w:pPr>
    </w:p>
    <w:p w:rsidR="00BC585F" w:rsidRDefault="00BC585F" w:rsidP="00FB75A4">
      <w:pPr>
        <w:rPr>
          <w:highlight w:val="yellow"/>
        </w:rPr>
      </w:pPr>
    </w:p>
    <w:p w:rsidR="00BC585F" w:rsidRDefault="00BC585F" w:rsidP="007A01D0">
      <w:pPr>
        <w:pStyle w:val="Ttulo1"/>
      </w:pPr>
      <w:bookmarkStart w:id="434" w:name="_Toc56097076"/>
      <w:r w:rsidRPr="0016217D">
        <w:t>CONCLUSIONES</w:t>
      </w:r>
      <w:bookmarkEnd w:id="434"/>
    </w:p>
    <w:p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rsidR="003908A1" w:rsidRDefault="008C7976" w:rsidP="00F21546">
      <w:pPr>
        <w:pStyle w:val="Prrafodelista"/>
        <w:numPr>
          <w:ilvl w:val="0"/>
          <w:numId w:val="53"/>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rsidR="003B2B9E" w:rsidRDefault="003B2B9E" w:rsidP="003B2B9E">
      <w:pPr>
        <w:pStyle w:val="Prrafodelista"/>
        <w:numPr>
          <w:ilvl w:val="0"/>
          <w:numId w:val="53"/>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rsidR="00DE1537" w:rsidRDefault="008B3C65" w:rsidP="003B2B9E">
      <w:pPr>
        <w:pStyle w:val="Prrafodelista"/>
        <w:numPr>
          <w:ilvl w:val="0"/>
          <w:numId w:val="53"/>
        </w:numPr>
        <w:rPr>
          <w:ins w:id="435" w:author="Elba Valderrama" w:date="2020-11-19T13:35:00Z"/>
        </w:rPr>
      </w:pPr>
      <w:r>
        <w:lastRenderedPageBreak/>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rsidR="00DE1537" w:rsidRDefault="00DE1537">
      <w:pPr>
        <w:spacing w:line="276" w:lineRule="auto"/>
        <w:jc w:val="left"/>
        <w:rPr>
          <w:ins w:id="436" w:author="Elba Valderrama" w:date="2020-11-19T13:35:00Z"/>
        </w:rPr>
      </w:pPr>
      <w:ins w:id="437" w:author="Elba Valderrama" w:date="2020-11-19T13:35:00Z">
        <w:r>
          <w:br w:type="page"/>
        </w:r>
      </w:ins>
    </w:p>
    <w:p w:rsidR="007417E2" w:rsidRDefault="007417E2">
      <w:pPr>
        <w:pStyle w:val="Prrafodelista"/>
        <w:ind w:left="360"/>
        <w:pPrChange w:id="438" w:author="Elba Valderrama" w:date="2020-11-19T13:35:00Z">
          <w:pPr>
            <w:pStyle w:val="Prrafodelista"/>
            <w:numPr>
              <w:numId w:val="53"/>
            </w:numPr>
            <w:ind w:left="360" w:hanging="360"/>
          </w:pPr>
        </w:pPrChange>
      </w:pPr>
    </w:p>
    <w:p w:rsidR="001F1C87" w:rsidRDefault="006B6003" w:rsidP="001F1C87">
      <w:pPr>
        <w:pStyle w:val="Ttulo1"/>
        <w:rPr>
          <w:rFonts w:eastAsiaTheme="minorHAnsi" w:cstheme="minorBidi"/>
          <w:bCs w:val="0"/>
          <w:color w:val="auto"/>
          <w:sz w:val="24"/>
          <w:szCs w:val="22"/>
        </w:rPr>
      </w:pPr>
      <w:bookmarkStart w:id="439" w:name="_Toc56097077"/>
      <w:r>
        <w:t>BIBLIOGRAFÍA</w:t>
      </w:r>
      <w:bookmarkEnd w:id="439"/>
    </w:p>
    <w:p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rsidR="00D859D4" w:rsidRPr="00D859D4" w:rsidRDefault="00D859D4" w:rsidP="00D859D4">
      <w:pPr>
        <w:ind w:left="720" w:hanging="720"/>
        <w:rPr>
          <w:noProof/>
          <w:lang w:val="es-ES"/>
        </w:rPr>
      </w:pPr>
      <w:r w:rsidRPr="00D859D4">
        <w:rPr>
          <w:noProof/>
          <w:lang w:val="es-ES"/>
        </w:rPr>
        <w:t>Arias, Á. (2014). Bases de Datos con MySQL: 2ª Edición. IT Campus Academy.</w:t>
      </w:r>
    </w:p>
    <w:p w:rsidR="00D859D4" w:rsidRPr="00D859D4" w:rsidRDefault="00D859D4" w:rsidP="00D859D4">
      <w:pPr>
        <w:ind w:left="720" w:hanging="720"/>
        <w:rPr>
          <w:noProof/>
          <w:lang w:val="es-ES"/>
        </w:rPr>
      </w:pPr>
      <w:r w:rsidRPr="00D859D4">
        <w:rPr>
          <w:noProof/>
          <w:lang w:val="es-ES"/>
        </w:rPr>
        <w:t>Arias, M. Á. (2017). Aprende Programación Web con PHP y MySQL: 2ª Edición. IT Campus Academy.</w:t>
      </w:r>
    </w:p>
    <w:p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rsidR="00D859D4" w:rsidRPr="00D859D4" w:rsidRDefault="00D859D4" w:rsidP="00D859D4">
      <w:pPr>
        <w:ind w:left="720" w:hanging="720"/>
        <w:rPr>
          <w:noProof/>
          <w:lang w:val="es-ES"/>
        </w:rPr>
      </w:pPr>
      <w:r w:rsidRPr="00D859D4">
        <w:rPr>
          <w:noProof/>
          <w:lang w:val="es-ES"/>
        </w:rPr>
        <w:t>Carlos Azaustre. (2014). Desarrollo web ágil con Angular.js.</w:t>
      </w:r>
    </w:p>
    <w:p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rsidR="00D859D4" w:rsidRPr="00D859D4" w:rsidRDefault="00D859D4" w:rsidP="00D859D4">
      <w:pPr>
        <w:ind w:left="720" w:hanging="720"/>
        <w:rPr>
          <w:noProof/>
          <w:lang w:val="es-ES"/>
        </w:rPr>
      </w:pPr>
      <w:r w:rsidRPr="00D859D4">
        <w:rPr>
          <w:noProof/>
          <w:lang w:val="es-ES"/>
        </w:rPr>
        <w:t>Ian Gilfillan. (2018). La biblia de MySql. Anaya Multimedia.</w:t>
      </w:r>
    </w:p>
    <w:p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rsidR="00D859D4" w:rsidRPr="00D859D4" w:rsidRDefault="00D859D4" w:rsidP="00D859D4">
      <w:pPr>
        <w:ind w:left="720" w:hanging="720"/>
        <w:rPr>
          <w:noProof/>
          <w:lang w:val="es-ES"/>
        </w:rPr>
      </w:pPr>
      <w:r w:rsidRPr="00D859D4">
        <w:rPr>
          <w:noProof/>
          <w:lang w:val="es-ES"/>
        </w:rPr>
        <w:t>IBM. (2020-07-14). Database connections. 20-05-2020, de IBM Sitio web: https://www.ibm.com/support/knowledgecenter/SSMKHH_10.0.0/com.ibm.etools.mft.doc/ac00406_.htm</w:t>
      </w:r>
    </w:p>
    <w:p w:rsidR="00D859D4" w:rsidRPr="00D859D4" w:rsidRDefault="00D859D4" w:rsidP="00D859D4">
      <w:pPr>
        <w:ind w:left="720" w:hanging="720"/>
        <w:rPr>
          <w:noProof/>
          <w:lang w:val="es-ES"/>
        </w:rPr>
      </w:pPr>
      <w:r w:rsidRPr="00D859D4">
        <w:rPr>
          <w:noProof/>
          <w:lang w:val="es-ES"/>
        </w:rPr>
        <w:lastRenderedPageBreak/>
        <w:t>ICTEA. (Update 2020) ¿Qué es el lenguaje de programación PHP? 25-01-2020, de ICTEA Sitio web: https://www.ictea.com/cs/index.php?rp=%2Fknowledgebase%2F8663%2FiQue-es-el-lenguaje-de-programacion-PHP.html</w:t>
      </w:r>
    </w:p>
    <w:p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rsidR="00D859D4" w:rsidRPr="00D859D4" w:rsidRDefault="00D859D4" w:rsidP="00D859D4">
      <w:pPr>
        <w:ind w:left="720" w:hanging="720"/>
        <w:rPr>
          <w:noProof/>
          <w:lang w:val="es-ES"/>
        </w:rPr>
      </w:pPr>
      <w:r w:rsidRPr="00D859D4">
        <w:rPr>
          <w:noProof/>
          <w:lang w:val="es-ES"/>
        </w:rPr>
        <w:t>JavaTpoint. (2018). What is AngularJS. 2019, de JavaTpoint. Sitio web: https://www.javatpoint.com/what-is-angularjs</w:t>
      </w:r>
    </w:p>
    <w:p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rsidR="00D859D4" w:rsidRPr="00D859D4" w:rsidRDefault="00D859D4" w:rsidP="00D859D4">
      <w:pPr>
        <w:ind w:left="720" w:hanging="720"/>
        <w:rPr>
          <w:noProof/>
          <w:lang w:val="es-ES"/>
        </w:rPr>
      </w:pPr>
      <w:r w:rsidRPr="00D859D4">
        <w:rPr>
          <w:noProof/>
          <w:lang w:val="es-ES"/>
        </w:rPr>
        <w:t xml:space="preserve">Pmoinformatica.com. (2017). Requerimientos funcionales: Ejemplos. 19-08-2020, de Pmoinformatica.com Sitio web: </w:t>
      </w:r>
      <w:r w:rsidRPr="00D859D4">
        <w:rPr>
          <w:noProof/>
          <w:lang w:val="es-ES"/>
        </w:rPr>
        <w:lastRenderedPageBreak/>
        <w:t>http://www.pmoinformatica.com/2017/02/requerimientos-funcionales-ejemplos.html</w:t>
      </w:r>
    </w:p>
    <w:p w:rsidR="00D859D4" w:rsidRPr="00D859D4" w:rsidRDefault="00D859D4" w:rsidP="00D859D4">
      <w:pPr>
        <w:ind w:left="720" w:hanging="720"/>
        <w:rPr>
          <w:noProof/>
          <w:lang w:val="es-ES"/>
        </w:rPr>
      </w:pPr>
      <w:r w:rsidRPr="00D859D4">
        <w:rPr>
          <w:noProof/>
          <w:lang w:val="es-ES"/>
        </w:rPr>
        <w:t>Solis, C. (2015). Manual del Guerrero: AngularJS.</w:t>
      </w:r>
    </w:p>
    <w:p w:rsidR="00D859D4" w:rsidRPr="00D859D4" w:rsidRDefault="00D859D4" w:rsidP="00D859D4">
      <w:pPr>
        <w:ind w:left="720" w:hanging="720"/>
        <w:rPr>
          <w:noProof/>
          <w:lang w:val="es-ES"/>
        </w:rPr>
      </w:pPr>
      <w:r w:rsidRPr="00D859D4">
        <w:rPr>
          <w:noProof/>
          <w:lang w:val="es-ES"/>
        </w:rPr>
        <w:t>TutorialsPoint SIMPLYEASLERANIG. (Update 2019). AngularJS - MVC Architecture. 2019, de TutorialsPoint SIMPLYEASLERANIG Sitio web: https://www.tutorialspoint.com/angularjs/angularjs_mvc_architecture.htm</w:t>
      </w:r>
    </w:p>
    <w:p w:rsidR="00D859D4" w:rsidRDefault="00D859D4" w:rsidP="00D859D4">
      <w:pPr>
        <w:ind w:left="720" w:hanging="720"/>
        <w:rPr>
          <w:ins w:id="440" w:author="yijimenez" w:date="2020-11-19T15:46:00Z"/>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ins w:id="441" w:author="yijimenez" w:date="2020-11-19T15:46:00Z">
        <w:r w:rsidR="004812A9">
          <w:rPr>
            <w:noProof/>
            <w:lang w:val="es-ES"/>
          </w:rPr>
          <w:fldChar w:fldCharType="begin"/>
        </w:r>
        <w:r w:rsidR="004812A9">
          <w:rPr>
            <w:noProof/>
            <w:lang w:val="es-ES"/>
          </w:rPr>
          <w:instrText xml:space="preserve"> HYPERLINK "</w:instrText>
        </w:r>
      </w:ins>
      <w:r w:rsidR="004812A9" w:rsidRPr="00D859D4">
        <w:rPr>
          <w:noProof/>
          <w:lang w:val="es-ES"/>
        </w:rPr>
        <w:instrText>https://utp.ac.pa/antecedentes-historicos-de-la-universidad-tecnologica-de-panama</w:instrText>
      </w:r>
      <w:ins w:id="442" w:author="yijimenez" w:date="2020-11-19T15:46:00Z">
        <w:r w:rsidR="004812A9">
          <w:rPr>
            <w:noProof/>
            <w:lang w:val="es-ES"/>
          </w:rPr>
          <w:instrText xml:space="preserve">" </w:instrText>
        </w:r>
        <w:r w:rsidR="004812A9">
          <w:rPr>
            <w:noProof/>
            <w:lang w:val="es-ES"/>
          </w:rPr>
          <w:fldChar w:fldCharType="separate"/>
        </w:r>
      </w:ins>
      <w:r w:rsidR="004812A9" w:rsidRPr="009B42CB">
        <w:rPr>
          <w:rStyle w:val="Hipervnculo"/>
          <w:noProof/>
          <w:lang w:val="es-ES"/>
        </w:rPr>
        <w:t>https://utp.ac.pa/antecedentes-historicos-de-la-universidad-tecnologica-de-panama</w:t>
      </w:r>
      <w:ins w:id="443" w:author="yijimenez" w:date="2020-11-19T15:46:00Z">
        <w:r w:rsidR="004812A9">
          <w:rPr>
            <w:noProof/>
            <w:lang w:val="es-ES"/>
          </w:rPr>
          <w:fldChar w:fldCharType="end"/>
        </w:r>
      </w:ins>
    </w:p>
    <w:p w:rsidR="004812A9" w:rsidRDefault="004812A9" w:rsidP="00D859D4">
      <w:pPr>
        <w:ind w:left="720" w:hanging="720"/>
        <w:rPr>
          <w:ins w:id="444" w:author="yijimenez" w:date="2020-11-19T15:46:00Z"/>
          <w:noProof/>
          <w:lang w:val="es-ES"/>
        </w:rPr>
      </w:pPr>
    </w:p>
    <w:p w:rsidR="004812A9" w:rsidRPr="00D859D4" w:rsidRDefault="004812A9" w:rsidP="00D859D4">
      <w:pPr>
        <w:ind w:left="720" w:hanging="720"/>
        <w:rPr>
          <w:noProof/>
          <w:lang w:val="es-ES"/>
        </w:rPr>
      </w:pPr>
    </w:p>
    <w:p w:rsidR="00D859D4" w:rsidRDefault="00D859D4">
      <w:pPr>
        <w:spacing w:line="276" w:lineRule="auto"/>
        <w:jc w:val="left"/>
        <w:rPr>
          <w:lang w:val="en-US"/>
        </w:rPr>
      </w:pPr>
      <w:r>
        <w:rPr>
          <w:lang w:val="en-US"/>
        </w:rPr>
        <w:br w:type="page"/>
      </w:r>
    </w:p>
    <w:p w:rsidR="00C76FB1" w:rsidRPr="000C1499" w:rsidRDefault="00C76FB1" w:rsidP="000C1499">
      <w:pPr>
        <w:rPr>
          <w:lang w:val="en-US"/>
        </w:rPr>
      </w:pPr>
    </w:p>
    <w:sectPr w:rsidR="00C76FB1" w:rsidRPr="000C1499" w:rsidSect="00B349C9">
      <w:type w:val="continuous"/>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Elba Valderrama" w:date="2020-11-19T13:37:00Z" w:initials="EV">
    <w:p w:rsidR="007417E2" w:rsidRDefault="007417E2">
      <w:pPr>
        <w:pStyle w:val="Textocomentario"/>
      </w:pPr>
      <w:r>
        <w:rPr>
          <w:rStyle w:val="Refdecomentario"/>
        </w:rPr>
        <w:annotationRef/>
      </w:r>
      <w:r>
        <w:t xml:space="preserve">Se debe traducir al inglés y colocar luego </w:t>
      </w:r>
      <w:proofErr w:type="spellStart"/>
      <w:r>
        <w:t>Abstract</w:t>
      </w:r>
      <w:proofErr w:type="spellEnd"/>
      <w:r>
        <w:t xml:space="preserve">.  Es decir se presenta ambos el Resumen en español y el </w:t>
      </w:r>
      <w:proofErr w:type="spellStart"/>
      <w:r>
        <w:t>Abstract</w:t>
      </w:r>
      <w:proofErr w:type="spellEnd"/>
      <w:r>
        <w:t xml:space="preserve"> en  inglés</w:t>
      </w:r>
    </w:p>
  </w:comment>
  <w:comment w:id="53" w:author="Elba Valderrama" w:date="2020-11-19T13:42:00Z" w:initials="EV">
    <w:p w:rsidR="007417E2" w:rsidRDefault="007417E2">
      <w:pPr>
        <w:pStyle w:val="Textocomentario"/>
      </w:pPr>
      <w:r>
        <w:rPr>
          <w:rStyle w:val="Refdecomentario"/>
        </w:rPr>
        <w:annotationRef/>
      </w:r>
      <w:r>
        <w:t xml:space="preserve">Aquí agregar las estadísticas sobre trabajos de graduación que te </w:t>
      </w:r>
      <w:proofErr w:type="spellStart"/>
      <w:r>
        <w:t>envie</w:t>
      </w:r>
      <w:proofErr w:type="spellEnd"/>
      <w:r>
        <w:t xml:space="preserve"> hace unas semanas)</w:t>
      </w:r>
      <w:bookmarkStart w:id="54" w:name="_GoBack"/>
      <w:bookmarkEnd w:id="54"/>
    </w:p>
  </w:comment>
  <w:comment w:id="84" w:author="Elba Valderrama" w:date="2020-11-19T13:21:00Z" w:initials="EV">
    <w:p w:rsidR="007417E2" w:rsidRDefault="007417E2">
      <w:pPr>
        <w:pStyle w:val="Textocomentario"/>
      </w:pPr>
      <w:r>
        <w:rPr>
          <w:rStyle w:val="Refdecomentario"/>
        </w:rPr>
        <w:annotationRef/>
      </w:r>
      <w:r>
        <w:t xml:space="preserve">Agregar aquí las estadísticas de la información que  te mande por correo </w:t>
      </w:r>
    </w:p>
  </w:comment>
  <w:comment w:id="90" w:author="Elba Valderrama" w:date="2020-11-19T14:55:00Z" w:initials="EV">
    <w:p w:rsidR="007417E2" w:rsidRDefault="007417E2">
      <w:pPr>
        <w:pStyle w:val="Textocomentario"/>
      </w:pPr>
      <w:r>
        <w:rPr>
          <w:rStyle w:val="Refdecomentario"/>
        </w:rPr>
        <w:annotationRef/>
      </w:r>
      <w:r w:rsidRPr="007417E2">
        <w:rPr>
          <w:highlight w:val="yellow"/>
        </w:rPr>
        <w:t>Entre numeraciones debe haber un párrafo introductorio (pueden ser tres líneas)</w:t>
      </w:r>
    </w:p>
  </w:comment>
  <w:comment w:id="102" w:author="Elba Valderrama" w:date="2020-11-19T14:59:00Z" w:initials="EV">
    <w:p w:rsidR="007417E2" w:rsidRDefault="007417E2">
      <w:pPr>
        <w:pStyle w:val="Textocomentario"/>
      </w:pPr>
      <w:r>
        <w:rPr>
          <w:rStyle w:val="Refdecomentario"/>
        </w:rPr>
        <w:annotationRef/>
      </w:r>
      <w:r w:rsidRPr="007417E2">
        <w:rPr>
          <w:highlight w:val="yellow"/>
        </w:rPr>
        <w:t>Muy bien, las tablas explicando los casos de uso, agreguen por favor un diagrama (</w:t>
      </w:r>
      <w:proofErr w:type="spellStart"/>
      <w:r w:rsidRPr="007417E2">
        <w:rPr>
          <w:highlight w:val="yellow"/>
        </w:rPr>
        <w:t>uml</w:t>
      </w:r>
      <w:proofErr w:type="spellEnd"/>
      <w:r w:rsidRPr="007417E2">
        <w:rPr>
          <w:highlight w:val="yellow"/>
        </w:rPr>
        <w:t>) de casos de uso.</w:t>
      </w:r>
      <w:r>
        <w:t xml:space="preserve">  </w:t>
      </w:r>
    </w:p>
  </w:comment>
  <w:comment w:id="109" w:author="Elba Valderrama" w:date="2020-11-19T15:01:00Z" w:initials="EV">
    <w:p w:rsidR="007417E2" w:rsidRDefault="007417E2">
      <w:pPr>
        <w:pStyle w:val="Textocomentario"/>
      </w:pPr>
      <w:r>
        <w:rPr>
          <w:rStyle w:val="Refdecomentario"/>
        </w:rPr>
        <w:annotationRef/>
      </w:r>
      <w:r w:rsidRPr="007417E2">
        <w:rPr>
          <w:highlight w:val="yellow"/>
        </w:rPr>
        <w:t>Agregar un párrafo introductorio entre 4.1 y 4.1.1</w:t>
      </w:r>
    </w:p>
  </w:comment>
  <w:comment w:id="131" w:author="Elba Valderrama" w:date="2020-11-19T15:15:00Z" w:initials="EV">
    <w:p w:rsidR="007417E2" w:rsidRDefault="007417E2">
      <w:pPr>
        <w:pStyle w:val="Textocomentario"/>
      </w:pPr>
      <w:r>
        <w:rPr>
          <w:rStyle w:val="Refdecomentario"/>
        </w:rPr>
        <w:annotationRef/>
      </w:r>
      <w:r w:rsidRPr="0072632C">
        <w:rPr>
          <w:highlight w:val="yellow"/>
        </w:rPr>
        <w:t xml:space="preserve">Aquí puede el diagrama de la arquitectura del sistema, por ejemplo de paquetes, o </w:t>
      </w:r>
      <w:proofErr w:type="spellStart"/>
      <w:r w:rsidRPr="0072632C">
        <w:rPr>
          <w:highlight w:val="yellow"/>
        </w:rPr>
        <w:t>mvc</w:t>
      </w:r>
      <w:proofErr w:type="spellEnd"/>
      <w:r>
        <w:t xml:space="preserve"> </w:t>
      </w:r>
    </w:p>
  </w:comment>
  <w:comment w:id="132" w:author="Elba Valderrama" w:date="2020-11-19T15:15:00Z" w:initials="EV">
    <w:p w:rsidR="007417E2" w:rsidRDefault="007417E2">
      <w:pPr>
        <w:pStyle w:val="Textocomentario"/>
      </w:pPr>
      <w:r>
        <w:rPr>
          <w:rStyle w:val="Refdecomentario"/>
        </w:rPr>
        <w:annotationRef/>
      </w:r>
      <w:r w:rsidRPr="0072632C">
        <w:rPr>
          <w:highlight w:val="yellow"/>
        </w:rPr>
        <w:t xml:space="preserve">Este </w:t>
      </w:r>
      <w:proofErr w:type="spellStart"/>
      <w:r w:rsidRPr="0072632C">
        <w:rPr>
          <w:highlight w:val="yellow"/>
        </w:rPr>
        <w:t>diarama</w:t>
      </w:r>
      <w:proofErr w:type="spellEnd"/>
      <w:r w:rsidRPr="0072632C">
        <w:rPr>
          <w:highlight w:val="yellow"/>
        </w:rPr>
        <w:t xml:space="preserve"> parece de caso de uso, verificar si te conviene usarlo aquí o en el capítulo 3 donde se habla de caso de uso</w:t>
      </w:r>
    </w:p>
  </w:comment>
  <w:comment w:id="175" w:author="Elba Valderrama" w:date="2020-11-19T15:14:00Z" w:initials="EV">
    <w:p w:rsidR="007417E2" w:rsidRDefault="007417E2">
      <w:pPr>
        <w:pStyle w:val="Textocomentario"/>
      </w:pPr>
      <w:r>
        <w:rPr>
          <w:rStyle w:val="Refdecomentario"/>
        </w:rPr>
        <w:annotationRef/>
      </w:r>
      <w:r w:rsidRPr="0072632C">
        <w:rPr>
          <w:highlight w:val="yellow"/>
        </w:rPr>
        <w:t>No es necesario repetir la palabra código puedes directamente poner Inicio de sesión.  (hagan las modificaciones en todos los similares.</w:t>
      </w:r>
    </w:p>
  </w:comment>
  <w:comment w:id="223" w:author="Elba Valderrama" w:date="2020-11-19T15:15:00Z" w:initials="EV">
    <w:p w:rsidR="007417E2" w:rsidRDefault="007417E2">
      <w:pPr>
        <w:pStyle w:val="Textocomentario"/>
      </w:pPr>
      <w:r>
        <w:rPr>
          <w:rStyle w:val="Refdecomentario"/>
        </w:rPr>
        <w:annotationRef/>
      </w:r>
      <w:r w:rsidRPr="004812A9">
        <w:rPr>
          <w:highlight w:val="green"/>
        </w:rPr>
        <w:t>Insisto con mi comentario de la revisión anterior, ¿qué quieren decir con modal?</w:t>
      </w:r>
    </w:p>
  </w:comment>
  <w:comment w:id="414" w:author="Elba Valderrama" w:date="2020-11-19T13:33:00Z" w:initials="EV">
    <w:p w:rsidR="007417E2" w:rsidRDefault="007417E2">
      <w:pPr>
        <w:pStyle w:val="Textocomentario"/>
      </w:pPr>
      <w:r>
        <w:rPr>
          <w:rStyle w:val="Refdecomentario"/>
        </w:rPr>
        <w:annotationRef/>
      </w:r>
      <w:r>
        <w:t>un cuestionario de 10 preguntas correspondiente…</w:t>
      </w:r>
    </w:p>
  </w:comment>
  <w:comment w:id="418" w:author="Elba Valderrama" w:date="2020-11-19T13:34:00Z" w:initials="EV">
    <w:p w:rsidR="007417E2" w:rsidRDefault="007417E2">
      <w:pPr>
        <w:pStyle w:val="Textocomentario"/>
      </w:pPr>
      <w:r>
        <w:rPr>
          <w:rStyle w:val="Refdecomentario"/>
        </w:rPr>
        <w:annotationRef/>
      </w:r>
      <w:r>
        <w:t>Agregar 6.3.1 Cuestionario de la prueba SUS</w:t>
      </w:r>
    </w:p>
  </w:comment>
  <w:comment w:id="419" w:author="Elba Valderrama" w:date="2020-11-19T13:34:00Z" w:initials="EV">
    <w:p w:rsidR="007417E2" w:rsidRDefault="007417E2">
      <w:pPr>
        <w:pStyle w:val="Textocomentario"/>
      </w:pPr>
      <w:r>
        <w:rPr>
          <w:rStyle w:val="Refdecomentario"/>
        </w:rPr>
        <w:annotationRef/>
      </w:r>
      <w:r>
        <w:t xml:space="preserve">Agregar dos </w:t>
      </w:r>
      <w:proofErr w:type="spellStart"/>
      <w:r>
        <w:t>líenas</w:t>
      </w:r>
      <w:proofErr w:type="spellEnd"/>
      <w:r>
        <w:t xml:space="preserve"> introductorias</w:t>
      </w:r>
    </w:p>
  </w:comment>
  <w:comment w:id="421" w:author="Elba Valderrama" w:date="2020-11-19T13:36:00Z" w:initials="EV">
    <w:p w:rsidR="007417E2" w:rsidRDefault="007417E2">
      <w:pPr>
        <w:pStyle w:val="Textocomentario"/>
      </w:pPr>
      <w:r>
        <w:rPr>
          <w:rStyle w:val="Refdecomentario"/>
        </w:rPr>
        <w:annotationRef/>
      </w:r>
      <w:r>
        <w:t>Agregar cita, debe agregar en bibliografía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49BB7E" w15:done="0"/>
  <w15:commentEx w15:paraId="3A248679" w15:done="0"/>
  <w15:commentEx w15:paraId="49E1090E" w15:done="0"/>
  <w15:commentEx w15:paraId="3980CE16" w15:done="0"/>
  <w15:commentEx w15:paraId="24D85E95" w15:done="0"/>
  <w15:commentEx w15:paraId="253DEB5F" w15:done="0"/>
  <w15:commentEx w15:paraId="64D1ED02" w15:done="0"/>
  <w15:commentEx w15:paraId="30DD3B66" w15:done="0"/>
  <w15:commentEx w15:paraId="644D67AE" w15:done="0"/>
  <w15:commentEx w15:paraId="0D8976B0" w15:done="0"/>
  <w15:commentEx w15:paraId="12401CF4" w15:done="0"/>
  <w15:commentEx w15:paraId="139EBEC2" w15:done="0"/>
  <w15:commentEx w15:paraId="578BC76D" w15:done="0"/>
  <w15:commentEx w15:paraId="6CA5F9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49BB7E" w16cid:durableId="2360F395"/>
  <w16cid:commentId w16cid:paraId="3A248679" w16cid:durableId="2360F4BD"/>
  <w16cid:commentId w16cid:paraId="49E1090E" w16cid:durableId="2360EFD9"/>
  <w16cid:commentId w16cid:paraId="3980CE16" w16cid:durableId="2360F019"/>
  <w16cid:commentId w16cid:paraId="24D85E95" w16cid:durableId="2360F089"/>
  <w16cid:commentId w16cid:paraId="253DEB5F" w16cid:durableId="2360F0B9"/>
  <w16cid:commentId w16cid:paraId="64D1ED02" w16cid:durableId="2360F140"/>
  <w16cid:commentId w16cid:paraId="30DD3B66" w16cid:durableId="2360F0E5"/>
  <w16cid:commentId w16cid:paraId="644D67AE" w16cid:durableId="2360F1BE"/>
  <w16cid:commentId w16cid:paraId="0D8976B0" w16cid:durableId="2360F20C"/>
  <w16cid:commentId w16cid:paraId="12401CF4" w16cid:durableId="2360F2A4"/>
  <w16cid:commentId w16cid:paraId="139EBEC2" w16cid:durableId="2360F2C9"/>
  <w16cid:commentId w16cid:paraId="578BC76D" w16cid:durableId="2360F2E3"/>
  <w16cid:commentId w16cid:paraId="6CA5F98E" w16cid:durableId="2360F34B"/>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632E" w:rsidRDefault="00BB632E" w:rsidP="00193C4B">
      <w:pPr>
        <w:spacing w:after="0" w:line="240" w:lineRule="auto"/>
      </w:pPr>
      <w:r>
        <w:separator/>
      </w:r>
    </w:p>
  </w:endnote>
  <w:endnote w:type="continuationSeparator" w:id="0">
    <w:p w:rsidR="00BB632E" w:rsidRDefault="00BB632E"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632E" w:rsidRDefault="00BB632E" w:rsidP="00193C4B">
      <w:pPr>
        <w:spacing w:after="0" w:line="240" w:lineRule="auto"/>
      </w:pPr>
      <w:r>
        <w:separator/>
      </w:r>
    </w:p>
  </w:footnote>
  <w:footnote w:type="continuationSeparator" w:id="0">
    <w:p w:rsidR="00BB632E" w:rsidRDefault="00BB632E" w:rsidP="00193C4B">
      <w:pPr>
        <w:spacing w:after="0" w:line="240" w:lineRule="auto"/>
      </w:pPr>
      <w:r>
        <w:continuationSeparator/>
      </w:r>
    </w:p>
  </w:footnote>
  <w:footnote w:id="1">
    <w:p w:rsidR="007417E2" w:rsidRPr="00580E3D" w:rsidRDefault="007417E2">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7417E2" w:rsidRPr="00E834B4" w:rsidRDefault="007417E2">
      <w:pPr>
        <w:pStyle w:val="Textonotapie"/>
        <w:rPr>
          <w:lang w:val="es-MX"/>
        </w:rPr>
      </w:pPr>
      <w:r>
        <w:rPr>
          <w:rStyle w:val="Refdenotaalpie"/>
        </w:rPr>
        <w:footnoteRef/>
      </w:r>
      <w:r>
        <w:t xml:space="preserve"> </w:t>
      </w:r>
      <w:r>
        <w:rPr>
          <w:lang w:val="es-MX"/>
        </w:rPr>
        <w:t>No hay descripción disponible de los departamentos académicos de la FII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8D16F0"/>
    <w:multiLevelType w:val="hybridMultilevel"/>
    <w:tmpl w:val="4EA23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4">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5">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7F132AF"/>
    <w:multiLevelType w:val="hybridMultilevel"/>
    <w:tmpl w:val="4E268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4DD40130"/>
    <w:multiLevelType w:val="hybridMultilevel"/>
    <w:tmpl w:val="5F28D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42">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5">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6">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54">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31"/>
  </w:num>
  <w:num w:numId="4">
    <w:abstractNumId w:val="22"/>
  </w:num>
  <w:num w:numId="5">
    <w:abstractNumId w:val="50"/>
  </w:num>
  <w:num w:numId="6">
    <w:abstractNumId w:val="11"/>
  </w:num>
  <w:num w:numId="7">
    <w:abstractNumId w:val="35"/>
  </w:num>
  <w:num w:numId="8">
    <w:abstractNumId w:val="0"/>
  </w:num>
  <w:num w:numId="9">
    <w:abstractNumId w:val="7"/>
  </w:num>
  <w:num w:numId="10">
    <w:abstractNumId w:val="15"/>
  </w:num>
  <w:num w:numId="11">
    <w:abstractNumId w:val="43"/>
  </w:num>
  <w:num w:numId="12">
    <w:abstractNumId w:val="19"/>
  </w:num>
  <w:num w:numId="13">
    <w:abstractNumId w:val="45"/>
  </w:num>
  <w:num w:numId="14">
    <w:abstractNumId w:val="20"/>
  </w:num>
  <w:num w:numId="15">
    <w:abstractNumId w:val="37"/>
  </w:num>
  <w:num w:numId="16">
    <w:abstractNumId w:val="23"/>
  </w:num>
  <w:num w:numId="17">
    <w:abstractNumId w:val="52"/>
  </w:num>
  <w:num w:numId="18">
    <w:abstractNumId w:val="16"/>
  </w:num>
  <w:num w:numId="19">
    <w:abstractNumId w:val="46"/>
  </w:num>
  <w:num w:numId="20">
    <w:abstractNumId w:val="32"/>
  </w:num>
  <w:num w:numId="21">
    <w:abstractNumId w:val="26"/>
  </w:num>
  <w:num w:numId="22">
    <w:abstractNumId w:val="49"/>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9"/>
  </w:num>
  <w:num w:numId="27">
    <w:abstractNumId w:val="33"/>
  </w:num>
  <w:num w:numId="28">
    <w:abstractNumId w:val="18"/>
  </w:num>
  <w:num w:numId="29">
    <w:abstractNumId w:val="4"/>
  </w:num>
  <w:num w:numId="30">
    <w:abstractNumId w:val="21"/>
  </w:num>
  <w:num w:numId="31">
    <w:abstractNumId w:val="54"/>
  </w:num>
  <w:num w:numId="32">
    <w:abstractNumId w:val="56"/>
  </w:num>
  <w:num w:numId="33">
    <w:abstractNumId w:val="2"/>
  </w:num>
  <w:num w:numId="34">
    <w:abstractNumId w:val="3"/>
  </w:num>
  <w:num w:numId="35">
    <w:abstractNumId w:val="51"/>
  </w:num>
  <w:num w:numId="36">
    <w:abstractNumId w:val="39"/>
  </w:num>
  <w:num w:numId="37">
    <w:abstractNumId w:val="10"/>
  </w:num>
  <w:num w:numId="38">
    <w:abstractNumId w:val="28"/>
  </w:num>
  <w:num w:numId="39">
    <w:abstractNumId w:val="27"/>
  </w:num>
  <w:num w:numId="40">
    <w:abstractNumId w:val="6"/>
  </w:num>
  <w:num w:numId="41">
    <w:abstractNumId w:val="17"/>
  </w:num>
  <w:num w:numId="42">
    <w:abstractNumId w:val="29"/>
  </w:num>
  <w:num w:numId="43">
    <w:abstractNumId w:val="38"/>
  </w:num>
  <w:num w:numId="44">
    <w:abstractNumId w:val="41"/>
  </w:num>
  <w:num w:numId="45">
    <w:abstractNumId w:val="1"/>
  </w:num>
  <w:num w:numId="46">
    <w:abstractNumId w:val="48"/>
  </w:num>
  <w:num w:numId="47">
    <w:abstractNumId w:val="12"/>
  </w:num>
  <w:num w:numId="48">
    <w:abstractNumId w:val="42"/>
  </w:num>
  <w:num w:numId="49">
    <w:abstractNumId w:val="55"/>
  </w:num>
  <w:num w:numId="50">
    <w:abstractNumId w:val="53"/>
  </w:num>
  <w:num w:numId="51">
    <w:abstractNumId w:val="5"/>
  </w:num>
  <w:num w:numId="52">
    <w:abstractNumId w:val="14"/>
  </w:num>
  <w:num w:numId="53">
    <w:abstractNumId w:val="44"/>
  </w:num>
  <w:num w:numId="54">
    <w:abstractNumId w:val="40"/>
  </w:num>
  <w:num w:numId="55">
    <w:abstractNumId w:val="25"/>
  </w:num>
  <w:num w:numId="56">
    <w:abstractNumId w:val="47"/>
  </w:num>
  <w:num w:numId="57">
    <w:abstractNumId w:val="34"/>
  </w:num>
  <w:num w:numId="58">
    <w:abstractNumId w:val="30"/>
  </w:num>
  <w:num w:numId="59">
    <w:abstractNumId w:val="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ba Valderrama">
    <w15:presenceInfo w15:providerId="AD" w15:userId="S::elba.valderrama@utp.ac.pa::bd542e96-48c1-433a-85b7-6ba6472e2b6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trackRevisions/>
  <w:defaultTabStop w:val="708"/>
  <w:hyphenationZone w:val="425"/>
  <w:characterSpacingControl w:val="doNotCompress"/>
  <w:footnotePr>
    <w:footnote w:id="-1"/>
    <w:footnote w:id="0"/>
  </w:footnotePr>
  <w:endnotePr>
    <w:endnote w:id="-1"/>
    <w:endnote w:id="0"/>
  </w:endnotePr>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341EC"/>
    <w:rsid w:val="00035C0A"/>
    <w:rsid w:val="0003798A"/>
    <w:rsid w:val="00037C78"/>
    <w:rsid w:val="00040297"/>
    <w:rsid w:val="0004294D"/>
    <w:rsid w:val="00043C8B"/>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496F"/>
    <w:rsid w:val="00135F51"/>
    <w:rsid w:val="00143DDA"/>
    <w:rsid w:val="00145C9A"/>
    <w:rsid w:val="001504FF"/>
    <w:rsid w:val="00153057"/>
    <w:rsid w:val="00154677"/>
    <w:rsid w:val="001550B3"/>
    <w:rsid w:val="001564DD"/>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E1F0C"/>
    <w:rsid w:val="001E1F44"/>
    <w:rsid w:val="001E2DE0"/>
    <w:rsid w:val="001E43F8"/>
    <w:rsid w:val="001E4884"/>
    <w:rsid w:val="001E4EDC"/>
    <w:rsid w:val="001E557B"/>
    <w:rsid w:val="001F16E0"/>
    <w:rsid w:val="001F1C87"/>
    <w:rsid w:val="00201C43"/>
    <w:rsid w:val="00206C93"/>
    <w:rsid w:val="0021009F"/>
    <w:rsid w:val="002139BE"/>
    <w:rsid w:val="002269AD"/>
    <w:rsid w:val="00231138"/>
    <w:rsid w:val="00243D15"/>
    <w:rsid w:val="002546FA"/>
    <w:rsid w:val="00256707"/>
    <w:rsid w:val="00256CD0"/>
    <w:rsid w:val="0026018A"/>
    <w:rsid w:val="00260DBE"/>
    <w:rsid w:val="00272D8F"/>
    <w:rsid w:val="0028398C"/>
    <w:rsid w:val="00297EB7"/>
    <w:rsid w:val="002A1A0F"/>
    <w:rsid w:val="002A7EA8"/>
    <w:rsid w:val="002B3116"/>
    <w:rsid w:val="002B78BD"/>
    <w:rsid w:val="002C1960"/>
    <w:rsid w:val="002C2E4B"/>
    <w:rsid w:val="002D1E09"/>
    <w:rsid w:val="002D35C8"/>
    <w:rsid w:val="002D3EA4"/>
    <w:rsid w:val="002D72AB"/>
    <w:rsid w:val="002E3F73"/>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A750C"/>
    <w:rsid w:val="003B2B9E"/>
    <w:rsid w:val="003B41FE"/>
    <w:rsid w:val="003B4CA1"/>
    <w:rsid w:val="003B7FCF"/>
    <w:rsid w:val="003C15B3"/>
    <w:rsid w:val="003C206F"/>
    <w:rsid w:val="003C4CC3"/>
    <w:rsid w:val="003C6E75"/>
    <w:rsid w:val="003D0C9C"/>
    <w:rsid w:val="003D3B81"/>
    <w:rsid w:val="003D7FE9"/>
    <w:rsid w:val="003E0520"/>
    <w:rsid w:val="003E20F9"/>
    <w:rsid w:val="003E4F50"/>
    <w:rsid w:val="003F102C"/>
    <w:rsid w:val="003F2200"/>
    <w:rsid w:val="003F2C0B"/>
    <w:rsid w:val="003F4B88"/>
    <w:rsid w:val="003F6B96"/>
    <w:rsid w:val="00404096"/>
    <w:rsid w:val="0040600C"/>
    <w:rsid w:val="004071F1"/>
    <w:rsid w:val="004102A4"/>
    <w:rsid w:val="004129BE"/>
    <w:rsid w:val="0041633D"/>
    <w:rsid w:val="00420137"/>
    <w:rsid w:val="00427D11"/>
    <w:rsid w:val="00432E2D"/>
    <w:rsid w:val="00437BAC"/>
    <w:rsid w:val="00442DD2"/>
    <w:rsid w:val="004438AE"/>
    <w:rsid w:val="004458F4"/>
    <w:rsid w:val="0045111B"/>
    <w:rsid w:val="00452530"/>
    <w:rsid w:val="00453A30"/>
    <w:rsid w:val="00454278"/>
    <w:rsid w:val="0045443B"/>
    <w:rsid w:val="0045670B"/>
    <w:rsid w:val="00457644"/>
    <w:rsid w:val="00460C55"/>
    <w:rsid w:val="0046227D"/>
    <w:rsid w:val="004664B1"/>
    <w:rsid w:val="00466B2E"/>
    <w:rsid w:val="0047072C"/>
    <w:rsid w:val="00473C94"/>
    <w:rsid w:val="00477AE2"/>
    <w:rsid w:val="004812A9"/>
    <w:rsid w:val="004835DB"/>
    <w:rsid w:val="00483744"/>
    <w:rsid w:val="00485C75"/>
    <w:rsid w:val="00485F9C"/>
    <w:rsid w:val="004869E9"/>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5105CA"/>
    <w:rsid w:val="00510761"/>
    <w:rsid w:val="00512252"/>
    <w:rsid w:val="005143A5"/>
    <w:rsid w:val="00527B10"/>
    <w:rsid w:val="00527C17"/>
    <w:rsid w:val="0053024C"/>
    <w:rsid w:val="005314C3"/>
    <w:rsid w:val="0053204E"/>
    <w:rsid w:val="005339B0"/>
    <w:rsid w:val="005345B1"/>
    <w:rsid w:val="00535F4F"/>
    <w:rsid w:val="005375F8"/>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7CFA"/>
    <w:rsid w:val="005A1BAD"/>
    <w:rsid w:val="005A3EBD"/>
    <w:rsid w:val="005A48CD"/>
    <w:rsid w:val="005C2567"/>
    <w:rsid w:val="005C3DE2"/>
    <w:rsid w:val="005C4AAA"/>
    <w:rsid w:val="005C56F1"/>
    <w:rsid w:val="005C6827"/>
    <w:rsid w:val="005C6D27"/>
    <w:rsid w:val="005E1874"/>
    <w:rsid w:val="005E7308"/>
    <w:rsid w:val="005F5563"/>
    <w:rsid w:val="005F706C"/>
    <w:rsid w:val="00600D01"/>
    <w:rsid w:val="00601C88"/>
    <w:rsid w:val="0060415D"/>
    <w:rsid w:val="00616A2F"/>
    <w:rsid w:val="0062178D"/>
    <w:rsid w:val="00621D1B"/>
    <w:rsid w:val="0062214D"/>
    <w:rsid w:val="0062244D"/>
    <w:rsid w:val="00622619"/>
    <w:rsid w:val="006249A5"/>
    <w:rsid w:val="00625D3B"/>
    <w:rsid w:val="00634913"/>
    <w:rsid w:val="00640691"/>
    <w:rsid w:val="00641DAE"/>
    <w:rsid w:val="006455FB"/>
    <w:rsid w:val="00647479"/>
    <w:rsid w:val="00651B08"/>
    <w:rsid w:val="00663927"/>
    <w:rsid w:val="0067401E"/>
    <w:rsid w:val="0067561D"/>
    <w:rsid w:val="00677A3D"/>
    <w:rsid w:val="00682D97"/>
    <w:rsid w:val="00691868"/>
    <w:rsid w:val="0069227F"/>
    <w:rsid w:val="006A0256"/>
    <w:rsid w:val="006A0F59"/>
    <w:rsid w:val="006A6D08"/>
    <w:rsid w:val="006B37AE"/>
    <w:rsid w:val="006B6003"/>
    <w:rsid w:val="006C127C"/>
    <w:rsid w:val="006C2F0D"/>
    <w:rsid w:val="006C3690"/>
    <w:rsid w:val="006C7B25"/>
    <w:rsid w:val="006D04AA"/>
    <w:rsid w:val="006D5262"/>
    <w:rsid w:val="006D58CE"/>
    <w:rsid w:val="006D7E31"/>
    <w:rsid w:val="006E0E1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632C"/>
    <w:rsid w:val="00727DE4"/>
    <w:rsid w:val="00730310"/>
    <w:rsid w:val="00731CCA"/>
    <w:rsid w:val="0074057B"/>
    <w:rsid w:val="007417E2"/>
    <w:rsid w:val="00756DFB"/>
    <w:rsid w:val="00757F79"/>
    <w:rsid w:val="007627A6"/>
    <w:rsid w:val="00770502"/>
    <w:rsid w:val="00771CBC"/>
    <w:rsid w:val="007733E0"/>
    <w:rsid w:val="00775FFD"/>
    <w:rsid w:val="00776A1A"/>
    <w:rsid w:val="00780D9F"/>
    <w:rsid w:val="00780EB9"/>
    <w:rsid w:val="007817C0"/>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B42"/>
    <w:rsid w:val="00815088"/>
    <w:rsid w:val="00815122"/>
    <w:rsid w:val="00820552"/>
    <w:rsid w:val="00821892"/>
    <w:rsid w:val="00832A97"/>
    <w:rsid w:val="008344FB"/>
    <w:rsid w:val="00837446"/>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B7F"/>
    <w:rsid w:val="00913872"/>
    <w:rsid w:val="0092486F"/>
    <w:rsid w:val="00930587"/>
    <w:rsid w:val="009307AD"/>
    <w:rsid w:val="00933E94"/>
    <w:rsid w:val="00940AB7"/>
    <w:rsid w:val="0094496E"/>
    <w:rsid w:val="00950D46"/>
    <w:rsid w:val="00956B73"/>
    <w:rsid w:val="00962066"/>
    <w:rsid w:val="009656EC"/>
    <w:rsid w:val="00970BB2"/>
    <w:rsid w:val="00970E30"/>
    <w:rsid w:val="00973A5D"/>
    <w:rsid w:val="009807A2"/>
    <w:rsid w:val="00984894"/>
    <w:rsid w:val="00987B19"/>
    <w:rsid w:val="009917E5"/>
    <w:rsid w:val="00993BD3"/>
    <w:rsid w:val="00993F55"/>
    <w:rsid w:val="00997FA5"/>
    <w:rsid w:val="009A5486"/>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930BA"/>
    <w:rsid w:val="00AA06BA"/>
    <w:rsid w:val="00AA58F0"/>
    <w:rsid w:val="00AB044E"/>
    <w:rsid w:val="00AB1207"/>
    <w:rsid w:val="00AC045D"/>
    <w:rsid w:val="00AC0C81"/>
    <w:rsid w:val="00AC6339"/>
    <w:rsid w:val="00AD0E2D"/>
    <w:rsid w:val="00AD2421"/>
    <w:rsid w:val="00AD3178"/>
    <w:rsid w:val="00AD64FA"/>
    <w:rsid w:val="00AD70E3"/>
    <w:rsid w:val="00AE117C"/>
    <w:rsid w:val="00AE327E"/>
    <w:rsid w:val="00AE652C"/>
    <w:rsid w:val="00AE7A1E"/>
    <w:rsid w:val="00AF0C79"/>
    <w:rsid w:val="00AF1BB5"/>
    <w:rsid w:val="00AF45F7"/>
    <w:rsid w:val="00AF48B2"/>
    <w:rsid w:val="00B00530"/>
    <w:rsid w:val="00B00A51"/>
    <w:rsid w:val="00B03A14"/>
    <w:rsid w:val="00B1572B"/>
    <w:rsid w:val="00B17FDF"/>
    <w:rsid w:val="00B2085A"/>
    <w:rsid w:val="00B20A87"/>
    <w:rsid w:val="00B2200F"/>
    <w:rsid w:val="00B24CEC"/>
    <w:rsid w:val="00B27425"/>
    <w:rsid w:val="00B32F88"/>
    <w:rsid w:val="00B349C9"/>
    <w:rsid w:val="00B37773"/>
    <w:rsid w:val="00B40B3D"/>
    <w:rsid w:val="00B42193"/>
    <w:rsid w:val="00B42B60"/>
    <w:rsid w:val="00B53220"/>
    <w:rsid w:val="00B55A7C"/>
    <w:rsid w:val="00B604F7"/>
    <w:rsid w:val="00B60B37"/>
    <w:rsid w:val="00B6363C"/>
    <w:rsid w:val="00B63C19"/>
    <w:rsid w:val="00B659EB"/>
    <w:rsid w:val="00B66E2B"/>
    <w:rsid w:val="00B7686C"/>
    <w:rsid w:val="00B804DF"/>
    <w:rsid w:val="00B80A9D"/>
    <w:rsid w:val="00B86AAE"/>
    <w:rsid w:val="00B86FF9"/>
    <w:rsid w:val="00B964EA"/>
    <w:rsid w:val="00B9769D"/>
    <w:rsid w:val="00BA0547"/>
    <w:rsid w:val="00BA1047"/>
    <w:rsid w:val="00BA2B16"/>
    <w:rsid w:val="00BB00E7"/>
    <w:rsid w:val="00BB3400"/>
    <w:rsid w:val="00BB632E"/>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281B"/>
    <w:rsid w:val="00C9323C"/>
    <w:rsid w:val="00C94D04"/>
    <w:rsid w:val="00C96445"/>
    <w:rsid w:val="00CA066E"/>
    <w:rsid w:val="00CB04CA"/>
    <w:rsid w:val="00CB0528"/>
    <w:rsid w:val="00CB0E1E"/>
    <w:rsid w:val="00CB317F"/>
    <w:rsid w:val="00CB3E88"/>
    <w:rsid w:val="00CB6392"/>
    <w:rsid w:val="00CB7418"/>
    <w:rsid w:val="00CC2736"/>
    <w:rsid w:val="00CC2F0A"/>
    <w:rsid w:val="00CC3632"/>
    <w:rsid w:val="00CC5704"/>
    <w:rsid w:val="00CC6DC0"/>
    <w:rsid w:val="00CD2C84"/>
    <w:rsid w:val="00CD2F97"/>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44547"/>
    <w:rsid w:val="00D514FA"/>
    <w:rsid w:val="00D51568"/>
    <w:rsid w:val="00D55092"/>
    <w:rsid w:val="00D6382B"/>
    <w:rsid w:val="00D84E9E"/>
    <w:rsid w:val="00D854A3"/>
    <w:rsid w:val="00D859D4"/>
    <w:rsid w:val="00D86C13"/>
    <w:rsid w:val="00D8727F"/>
    <w:rsid w:val="00D90225"/>
    <w:rsid w:val="00D921F4"/>
    <w:rsid w:val="00D9675A"/>
    <w:rsid w:val="00D979F6"/>
    <w:rsid w:val="00D97FE7"/>
    <w:rsid w:val="00DA0D3A"/>
    <w:rsid w:val="00DA5F1E"/>
    <w:rsid w:val="00DB1872"/>
    <w:rsid w:val="00DB1ADF"/>
    <w:rsid w:val="00DC0F5A"/>
    <w:rsid w:val="00DC1F0F"/>
    <w:rsid w:val="00DC2897"/>
    <w:rsid w:val="00DC3077"/>
    <w:rsid w:val="00DC43E2"/>
    <w:rsid w:val="00DC57A2"/>
    <w:rsid w:val="00DD596A"/>
    <w:rsid w:val="00DE0144"/>
    <w:rsid w:val="00DE1537"/>
    <w:rsid w:val="00DE339E"/>
    <w:rsid w:val="00DE6E97"/>
    <w:rsid w:val="00DF374F"/>
    <w:rsid w:val="00DF524F"/>
    <w:rsid w:val="00DF7217"/>
    <w:rsid w:val="00E00478"/>
    <w:rsid w:val="00E010EE"/>
    <w:rsid w:val="00E07065"/>
    <w:rsid w:val="00E1135C"/>
    <w:rsid w:val="00E11CEC"/>
    <w:rsid w:val="00E14FB6"/>
    <w:rsid w:val="00E218FA"/>
    <w:rsid w:val="00E24B8F"/>
    <w:rsid w:val="00E2793F"/>
    <w:rsid w:val="00E303F6"/>
    <w:rsid w:val="00E30F07"/>
    <w:rsid w:val="00E333A8"/>
    <w:rsid w:val="00E378A0"/>
    <w:rsid w:val="00E40035"/>
    <w:rsid w:val="00E41827"/>
    <w:rsid w:val="00E4666F"/>
    <w:rsid w:val="00E50872"/>
    <w:rsid w:val="00E6217A"/>
    <w:rsid w:val="00E647F6"/>
    <w:rsid w:val="00E819FD"/>
    <w:rsid w:val="00E8294B"/>
    <w:rsid w:val="00E834B4"/>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99E"/>
    <w:rsid w:val="00FB4250"/>
    <w:rsid w:val="00FB4899"/>
    <w:rsid w:val="00FB75A4"/>
    <w:rsid w:val="00FE2570"/>
    <w:rsid w:val="00FE4B28"/>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UnresolvedMention">
    <w:name w:val="Unresolved Mention"/>
    <w:basedOn w:val="Fuentedeprrafopredeter"/>
    <w:uiPriority w:val="99"/>
    <w:semiHidden/>
    <w:unhideWhenUsed/>
    <w:rsid w:val="00A1520C"/>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65"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microsoft.com/office/2016/09/relationships/commentsIds" Target="commentsIds.xml"/><Relationship Id="rId8" Type="http://schemas.openxmlformats.org/officeDocument/2006/relationships/comments" Target="comment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9F790E93-9CA0-49FB-A5FA-00E776878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150</Pages>
  <Words>27731</Words>
  <Characters>152524</Characters>
  <Application>Microsoft Office Word</Application>
  <DocSecurity>0</DocSecurity>
  <Lines>1271</Lines>
  <Paragraphs>359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Girón</dc:creator>
  <cp:lastModifiedBy>yijimenez</cp:lastModifiedBy>
  <cp:revision>4</cp:revision>
  <dcterms:created xsi:type="dcterms:W3CDTF">2020-11-19T18:38:00Z</dcterms:created>
  <dcterms:modified xsi:type="dcterms:W3CDTF">2020-11-19T21:25:00Z</dcterms:modified>
</cp:coreProperties>
</file>